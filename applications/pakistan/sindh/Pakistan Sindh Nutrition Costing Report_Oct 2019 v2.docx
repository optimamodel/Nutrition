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0A94C" w14:textId="18879DDB" w:rsidR="001260FA" w:rsidRPr="005A2461" w:rsidRDefault="00171477" w:rsidP="00F31D4C">
      <w:pPr>
        <w:jc w:val="center"/>
        <w:rPr>
          <w:rFonts w:cstheme="minorHAnsi"/>
          <w:b/>
          <w:sz w:val="24"/>
          <w:szCs w:val="24"/>
        </w:rPr>
      </w:pPr>
      <w:r>
        <w:rPr>
          <w:rFonts w:cstheme="minorHAnsi"/>
          <w:b/>
          <w:sz w:val="24"/>
          <w:szCs w:val="24"/>
        </w:rPr>
        <w:t>SINDH</w:t>
      </w:r>
      <w:r w:rsidR="00F31D4C" w:rsidRPr="005A2461">
        <w:rPr>
          <w:rFonts w:cstheme="minorHAnsi"/>
          <w:b/>
          <w:sz w:val="24"/>
          <w:szCs w:val="24"/>
        </w:rPr>
        <w:t xml:space="preserve"> COSTING FOR OPTIMA NUTRITION </w:t>
      </w:r>
    </w:p>
    <w:p w14:paraId="5EDB94E3" w14:textId="77777777" w:rsidR="001260FA" w:rsidRPr="005A2461" w:rsidRDefault="001260FA" w:rsidP="001260FA">
      <w:pPr>
        <w:jc w:val="center"/>
        <w:rPr>
          <w:rFonts w:cstheme="minorHAnsi"/>
          <w:b/>
          <w:sz w:val="24"/>
          <w:szCs w:val="24"/>
        </w:rPr>
      </w:pPr>
    </w:p>
    <w:p w14:paraId="28EB9EDC" w14:textId="2307C350" w:rsidR="001260FA" w:rsidRPr="005A2461" w:rsidRDefault="001260FA" w:rsidP="001260FA">
      <w:pPr>
        <w:jc w:val="center"/>
        <w:rPr>
          <w:rFonts w:cstheme="minorHAnsi"/>
          <w:b/>
          <w:sz w:val="24"/>
          <w:szCs w:val="24"/>
        </w:rPr>
      </w:pPr>
      <w:r w:rsidRPr="005A2461">
        <w:rPr>
          <w:rFonts w:cstheme="minorHAnsi"/>
          <w:b/>
          <w:sz w:val="24"/>
          <w:szCs w:val="24"/>
        </w:rPr>
        <w:t xml:space="preserve">REPORT </w:t>
      </w:r>
    </w:p>
    <w:p w14:paraId="723A21F4" w14:textId="31175838" w:rsidR="001260FA" w:rsidRDefault="001260FA" w:rsidP="001260FA">
      <w:pPr>
        <w:jc w:val="center"/>
        <w:rPr>
          <w:rFonts w:cstheme="minorHAnsi"/>
          <w:b/>
          <w:sz w:val="24"/>
          <w:szCs w:val="24"/>
        </w:rPr>
      </w:pPr>
    </w:p>
    <w:p w14:paraId="67A02ACB" w14:textId="4943A15D" w:rsidR="00214559" w:rsidRDefault="00311B41" w:rsidP="001260FA">
      <w:pPr>
        <w:jc w:val="center"/>
        <w:rPr>
          <w:rFonts w:cstheme="minorHAnsi"/>
          <w:b/>
          <w:sz w:val="24"/>
          <w:szCs w:val="24"/>
          <w:lang w:val="fr-FR"/>
        </w:rPr>
      </w:pPr>
      <w:r>
        <w:rPr>
          <w:rFonts w:cstheme="minorHAnsi"/>
          <w:b/>
          <w:sz w:val="24"/>
          <w:szCs w:val="24"/>
        </w:rPr>
        <w:t>October</w:t>
      </w:r>
      <w:r w:rsidR="00412D19">
        <w:rPr>
          <w:rFonts w:cstheme="minorHAnsi"/>
          <w:b/>
          <w:sz w:val="24"/>
          <w:szCs w:val="24"/>
          <w:lang w:val="fr-FR"/>
        </w:rPr>
        <w:t xml:space="preserve"> 201</w:t>
      </w:r>
      <w:r w:rsidR="00171477">
        <w:rPr>
          <w:rFonts w:cstheme="minorHAnsi"/>
          <w:b/>
          <w:sz w:val="24"/>
          <w:szCs w:val="24"/>
          <w:lang w:val="fr-FR"/>
        </w:rPr>
        <w:t>9</w:t>
      </w:r>
    </w:p>
    <w:p w14:paraId="34635219" w14:textId="77777777" w:rsidR="00412D19" w:rsidRPr="00412D19" w:rsidRDefault="00412D19" w:rsidP="001260FA">
      <w:pPr>
        <w:jc w:val="center"/>
        <w:rPr>
          <w:rFonts w:cstheme="minorHAnsi"/>
          <w:b/>
          <w:sz w:val="24"/>
          <w:szCs w:val="24"/>
          <w:lang w:val="fr-FR"/>
        </w:rPr>
      </w:pPr>
    </w:p>
    <w:p w14:paraId="73A5522E" w14:textId="22C302E4" w:rsidR="005B46E3" w:rsidRPr="00412D19" w:rsidRDefault="005A2461" w:rsidP="0062668E">
      <w:pPr>
        <w:jc w:val="center"/>
        <w:rPr>
          <w:rFonts w:cstheme="minorHAnsi"/>
          <w:b/>
          <w:lang w:val="fr-FR"/>
        </w:rPr>
      </w:pPr>
      <w:r w:rsidRPr="00412D19">
        <w:rPr>
          <w:rFonts w:cstheme="minorHAnsi"/>
          <w:b/>
        </w:rPr>
        <w:t>Author</w:t>
      </w:r>
      <w:r w:rsidR="00F31D4C" w:rsidRPr="00412D19">
        <w:rPr>
          <w:rFonts w:cstheme="minorHAnsi"/>
          <w:b/>
          <w:lang w:val="fr-FR"/>
        </w:rPr>
        <w:t xml:space="preserve">: </w:t>
      </w:r>
      <w:r w:rsidR="0062668E" w:rsidRPr="00412D19">
        <w:rPr>
          <w:rFonts w:cstheme="minorHAnsi"/>
          <w:b/>
          <w:lang w:val="fr-FR"/>
        </w:rPr>
        <w:t>Davide De Beni</w:t>
      </w:r>
    </w:p>
    <w:p w14:paraId="56AACAFA" w14:textId="7139BAAD" w:rsidR="00196109" w:rsidRPr="00412D19" w:rsidRDefault="00196109">
      <w:pPr>
        <w:rPr>
          <w:b/>
          <w:lang w:val="fr-FR"/>
        </w:rPr>
      </w:pPr>
    </w:p>
    <w:sdt>
      <w:sdtPr>
        <w:rPr>
          <w:rFonts w:asciiTheme="minorHAnsi" w:eastAsiaTheme="minorEastAsia" w:hAnsiTheme="minorHAnsi" w:cs="Arial"/>
          <w:color w:val="000000" w:themeColor="text1"/>
          <w:sz w:val="22"/>
          <w:szCs w:val="22"/>
          <w:lang w:val="en-GB" w:eastAsia="ja-JP"/>
        </w:rPr>
        <w:id w:val="-1449616642"/>
        <w:docPartObj>
          <w:docPartGallery w:val="Table of Contents"/>
          <w:docPartUnique/>
        </w:docPartObj>
      </w:sdtPr>
      <w:sdtEndPr>
        <w:rPr>
          <w:b/>
          <w:bCs/>
        </w:rPr>
      </w:sdtEndPr>
      <w:sdtContent>
        <w:p w14:paraId="5A6B75AB" w14:textId="244060C2" w:rsidR="007C6606" w:rsidRPr="00412D19" w:rsidRDefault="007C6606">
          <w:pPr>
            <w:pStyle w:val="TOCHeading"/>
            <w:rPr>
              <w:rFonts w:asciiTheme="minorHAnsi" w:hAnsiTheme="minorHAnsi" w:cstheme="minorHAnsi"/>
              <w:color w:val="000000" w:themeColor="text1"/>
              <w:sz w:val="28"/>
              <w:szCs w:val="28"/>
              <w:lang w:val="fr-FR"/>
            </w:rPr>
          </w:pPr>
          <w:r w:rsidRPr="00412D19">
            <w:rPr>
              <w:rFonts w:asciiTheme="minorHAnsi" w:hAnsiTheme="minorHAnsi" w:cstheme="minorHAnsi"/>
              <w:color w:val="000000" w:themeColor="text1"/>
              <w:sz w:val="28"/>
              <w:szCs w:val="28"/>
              <w:lang w:val="fr-FR"/>
            </w:rPr>
            <w:t>Contents</w:t>
          </w:r>
        </w:p>
        <w:p w14:paraId="014A917D" w14:textId="5F255A0E" w:rsidR="005D31BE" w:rsidRDefault="007C6606">
          <w:pPr>
            <w:pStyle w:val="TOC1"/>
            <w:tabs>
              <w:tab w:val="left" w:pos="440"/>
              <w:tab w:val="right" w:leader="dot" w:pos="9350"/>
            </w:tabs>
            <w:rPr>
              <w:rFonts w:cstheme="minorBidi"/>
              <w:noProof/>
              <w:color w:val="auto"/>
              <w:lang w:eastAsia="en-GB"/>
            </w:rPr>
          </w:pPr>
          <w:r w:rsidRPr="005A2461">
            <w:fldChar w:fldCharType="begin"/>
          </w:r>
          <w:r w:rsidRPr="005A2461">
            <w:instrText xml:space="preserve"> TOC \o "1-3" \h \z \u </w:instrText>
          </w:r>
          <w:r w:rsidRPr="005A2461">
            <w:fldChar w:fldCharType="separate"/>
          </w:r>
          <w:hyperlink w:anchor="_Toc19545345" w:history="1">
            <w:r w:rsidR="005D31BE" w:rsidRPr="007C5DB8">
              <w:rPr>
                <w:rStyle w:val="Hyperlink"/>
                <w:noProof/>
              </w:rPr>
              <w:t>I.</w:t>
            </w:r>
            <w:r w:rsidR="005D31BE">
              <w:rPr>
                <w:rFonts w:cstheme="minorBidi"/>
                <w:noProof/>
                <w:color w:val="auto"/>
                <w:lang w:eastAsia="en-GB"/>
              </w:rPr>
              <w:tab/>
            </w:r>
            <w:r w:rsidR="005D31BE" w:rsidRPr="007C5DB8">
              <w:rPr>
                <w:rStyle w:val="Hyperlink"/>
                <w:noProof/>
              </w:rPr>
              <w:t>OBJECTIVE AND SCOPE OF THE ANALYSIS</w:t>
            </w:r>
            <w:r w:rsidR="005D31BE">
              <w:rPr>
                <w:noProof/>
                <w:webHidden/>
              </w:rPr>
              <w:tab/>
            </w:r>
            <w:r w:rsidR="005D31BE">
              <w:rPr>
                <w:noProof/>
                <w:webHidden/>
              </w:rPr>
              <w:fldChar w:fldCharType="begin"/>
            </w:r>
            <w:r w:rsidR="005D31BE">
              <w:rPr>
                <w:noProof/>
                <w:webHidden/>
              </w:rPr>
              <w:instrText xml:space="preserve"> PAGEREF _Toc19545345 \h </w:instrText>
            </w:r>
            <w:r w:rsidR="005D31BE">
              <w:rPr>
                <w:noProof/>
                <w:webHidden/>
              </w:rPr>
            </w:r>
            <w:r w:rsidR="005D31BE">
              <w:rPr>
                <w:noProof/>
                <w:webHidden/>
              </w:rPr>
              <w:fldChar w:fldCharType="separate"/>
            </w:r>
            <w:r w:rsidR="005D31BE">
              <w:rPr>
                <w:noProof/>
                <w:webHidden/>
              </w:rPr>
              <w:t>2</w:t>
            </w:r>
            <w:r w:rsidR="005D31BE">
              <w:rPr>
                <w:noProof/>
                <w:webHidden/>
              </w:rPr>
              <w:fldChar w:fldCharType="end"/>
            </w:r>
          </w:hyperlink>
        </w:p>
        <w:p w14:paraId="24BC1B23" w14:textId="64822B48" w:rsidR="005D31BE" w:rsidRDefault="002560C0">
          <w:pPr>
            <w:pStyle w:val="TOC1"/>
            <w:tabs>
              <w:tab w:val="left" w:pos="440"/>
              <w:tab w:val="right" w:leader="dot" w:pos="9350"/>
            </w:tabs>
            <w:rPr>
              <w:rFonts w:cstheme="minorBidi"/>
              <w:noProof/>
              <w:color w:val="auto"/>
              <w:lang w:eastAsia="en-GB"/>
            </w:rPr>
          </w:pPr>
          <w:hyperlink w:anchor="_Toc19545346" w:history="1">
            <w:r w:rsidR="005D31BE" w:rsidRPr="007C5DB8">
              <w:rPr>
                <w:rStyle w:val="Hyperlink"/>
                <w:noProof/>
              </w:rPr>
              <w:t>II.</w:t>
            </w:r>
            <w:r w:rsidR="005D31BE">
              <w:rPr>
                <w:rFonts w:cstheme="minorBidi"/>
                <w:noProof/>
                <w:color w:val="auto"/>
                <w:lang w:eastAsia="en-GB"/>
              </w:rPr>
              <w:tab/>
            </w:r>
            <w:r w:rsidR="005D31BE" w:rsidRPr="007C5DB8">
              <w:rPr>
                <w:rStyle w:val="Hyperlink"/>
                <w:noProof/>
              </w:rPr>
              <w:t>OVERALL APPROACH AND CLASSIFICATION OF COSTS</w:t>
            </w:r>
            <w:r w:rsidR="005D31BE">
              <w:rPr>
                <w:noProof/>
                <w:webHidden/>
              </w:rPr>
              <w:tab/>
            </w:r>
            <w:r w:rsidR="005D31BE">
              <w:rPr>
                <w:noProof/>
                <w:webHidden/>
              </w:rPr>
              <w:fldChar w:fldCharType="begin"/>
            </w:r>
            <w:r w:rsidR="005D31BE">
              <w:rPr>
                <w:noProof/>
                <w:webHidden/>
              </w:rPr>
              <w:instrText xml:space="preserve"> PAGEREF _Toc19545346 \h </w:instrText>
            </w:r>
            <w:r w:rsidR="005D31BE">
              <w:rPr>
                <w:noProof/>
                <w:webHidden/>
              </w:rPr>
            </w:r>
            <w:r w:rsidR="005D31BE">
              <w:rPr>
                <w:noProof/>
                <w:webHidden/>
              </w:rPr>
              <w:fldChar w:fldCharType="separate"/>
            </w:r>
            <w:r w:rsidR="005D31BE">
              <w:rPr>
                <w:noProof/>
                <w:webHidden/>
              </w:rPr>
              <w:t>3</w:t>
            </w:r>
            <w:r w:rsidR="005D31BE">
              <w:rPr>
                <w:noProof/>
                <w:webHidden/>
              </w:rPr>
              <w:fldChar w:fldCharType="end"/>
            </w:r>
          </w:hyperlink>
        </w:p>
        <w:p w14:paraId="5F69E66E" w14:textId="0A2829B3" w:rsidR="005D31BE" w:rsidRDefault="002560C0">
          <w:pPr>
            <w:pStyle w:val="TOC1"/>
            <w:tabs>
              <w:tab w:val="left" w:pos="660"/>
              <w:tab w:val="right" w:leader="dot" w:pos="9350"/>
            </w:tabs>
            <w:rPr>
              <w:rFonts w:cstheme="minorBidi"/>
              <w:noProof/>
              <w:color w:val="auto"/>
              <w:lang w:eastAsia="en-GB"/>
            </w:rPr>
          </w:pPr>
          <w:hyperlink w:anchor="_Toc19545347" w:history="1">
            <w:r w:rsidR="005D31BE" w:rsidRPr="007C5DB8">
              <w:rPr>
                <w:rStyle w:val="Hyperlink"/>
                <w:noProof/>
              </w:rPr>
              <w:t>III.</w:t>
            </w:r>
            <w:r w:rsidR="005D31BE">
              <w:rPr>
                <w:rFonts w:cstheme="minorBidi"/>
                <w:noProof/>
                <w:color w:val="auto"/>
                <w:lang w:eastAsia="en-GB"/>
              </w:rPr>
              <w:tab/>
            </w:r>
            <w:r w:rsidR="005D31BE" w:rsidRPr="007C5DB8">
              <w:rPr>
                <w:rStyle w:val="Hyperlink"/>
                <w:noProof/>
              </w:rPr>
              <w:t>SUMMARY RESULTS</w:t>
            </w:r>
            <w:r w:rsidR="005D31BE">
              <w:rPr>
                <w:noProof/>
                <w:webHidden/>
              </w:rPr>
              <w:tab/>
            </w:r>
            <w:r w:rsidR="005D31BE">
              <w:rPr>
                <w:noProof/>
                <w:webHidden/>
              </w:rPr>
              <w:fldChar w:fldCharType="begin"/>
            </w:r>
            <w:r w:rsidR="005D31BE">
              <w:rPr>
                <w:noProof/>
                <w:webHidden/>
              </w:rPr>
              <w:instrText xml:space="preserve"> PAGEREF _Toc19545347 \h </w:instrText>
            </w:r>
            <w:r w:rsidR="005D31BE">
              <w:rPr>
                <w:noProof/>
                <w:webHidden/>
              </w:rPr>
            </w:r>
            <w:r w:rsidR="005D31BE">
              <w:rPr>
                <w:noProof/>
                <w:webHidden/>
              </w:rPr>
              <w:fldChar w:fldCharType="separate"/>
            </w:r>
            <w:r w:rsidR="005D31BE">
              <w:rPr>
                <w:noProof/>
                <w:webHidden/>
              </w:rPr>
              <w:t>5</w:t>
            </w:r>
            <w:r w:rsidR="005D31BE">
              <w:rPr>
                <w:noProof/>
                <w:webHidden/>
              </w:rPr>
              <w:fldChar w:fldCharType="end"/>
            </w:r>
          </w:hyperlink>
        </w:p>
        <w:p w14:paraId="7CB9F1B2" w14:textId="79A99392" w:rsidR="005D31BE" w:rsidRDefault="002560C0">
          <w:pPr>
            <w:pStyle w:val="TOC1"/>
            <w:tabs>
              <w:tab w:val="left" w:pos="660"/>
              <w:tab w:val="right" w:leader="dot" w:pos="9350"/>
            </w:tabs>
            <w:rPr>
              <w:rFonts w:cstheme="minorBidi"/>
              <w:noProof/>
              <w:color w:val="auto"/>
              <w:lang w:eastAsia="en-GB"/>
            </w:rPr>
          </w:pPr>
          <w:hyperlink w:anchor="_Toc19545348" w:history="1">
            <w:r w:rsidR="005D31BE" w:rsidRPr="007C5DB8">
              <w:rPr>
                <w:rStyle w:val="Hyperlink"/>
                <w:noProof/>
              </w:rPr>
              <w:t>IV.</w:t>
            </w:r>
            <w:r w:rsidR="005D31BE">
              <w:rPr>
                <w:rFonts w:cstheme="minorBidi"/>
                <w:noProof/>
                <w:color w:val="auto"/>
                <w:lang w:eastAsia="en-GB"/>
              </w:rPr>
              <w:tab/>
            </w:r>
            <w:r w:rsidR="005D31BE" w:rsidRPr="007C5DB8">
              <w:rPr>
                <w:rStyle w:val="Hyperlink"/>
                <w:noProof/>
              </w:rPr>
              <w:t>COSTING ASSUMPTIONS PER INTERVENTION</w:t>
            </w:r>
            <w:r w:rsidR="005D31BE">
              <w:rPr>
                <w:noProof/>
                <w:webHidden/>
              </w:rPr>
              <w:tab/>
            </w:r>
            <w:r w:rsidR="005D31BE">
              <w:rPr>
                <w:noProof/>
                <w:webHidden/>
              </w:rPr>
              <w:fldChar w:fldCharType="begin"/>
            </w:r>
            <w:r w:rsidR="005D31BE">
              <w:rPr>
                <w:noProof/>
                <w:webHidden/>
              </w:rPr>
              <w:instrText xml:space="preserve"> PAGEREF _Toc19545348 \h </w:instrText>
            </w:r>
            <w:r w:rsidR="005D31BE">
              <w:rPr>
                <w:noProof/>
                <w:webHidden/>
              </w:rPr>
            </w:r>
            <w:r w:rsidR="005D31BE">
              <w:rPr>
                <w:noProof/>
                <w:webHidden/>
              </w:rPr>
              <w:fldChar w:fldCharType="separate"/>
            </w:r>
            <w:r w:rsidR="005D31BE">
              <w:rPr>
                <w:noProof/>
                <w:webHidden/>
              </w:rPr>
              <w:t>7</w:t>
            </w:r>
            <w:r w:rsidR="005D31BE">
              <w:rPr>
                <w:noProof/>
                <w:webHidden/>
              </w:rPr>
              <w:fldChar w:fldCharType="end"/>
            </w:r>
          </w:hyperlink>
        </w:p>
        <w:p w14:paraId="047A3932" w14:textId="59FDDC7C" w:rsidR="005D31BE" w:rsidRDefault="002560C0">
          <w:pPr>
            <w:pStyle w:val="TOC2"/>
            <w:tabs>
              <w:tab w:val="right" w:leader="dot" w:pos="9350"/>
            </w:tabs>
            <w:rPr>
              <w:rFonts w:cstheme="minorBidi"/>
              <w:noProof/>
              <w:lang w:val="en-GB" w:eastAsia="en-GB"/>
            </w:rPr>
          </w:pPr>
          <w:hyperlink w:anchor="_Toc19545349" w:history="1">
            <w:r w:rsidR="005D31BE" w:rsidRPr="007C5DB8">
              <w:rPr>
                <w:rStyle w:val="Hyperlink"/>
                <w:bCs/>
                <w:i/>
                <w:iCs/>
                <w:noProof/>
              </w:rPr>
              <w:t>Treatment of Severe Acute Malnutrition (SAM)</w:t>
            </w:r>
            <w:r w:rsidR="005D31BE">
              <w:rPr>
                <w:noProof/>
                <w:webHidden/>
              </w:rPr>
              <w:tab/>
            </w:r>
            <w:r w:rsidR="005D31BE">
              <w:rPr>
                <w:noProof/>
                <w:webHidden/>
              </w:rPr>
              <w:fldChar w:fldCharType="begin"/>
            </w:r>
            <w:r w:rsidR="005D31BE">
              <w:rPr>
                <w:noProof/>
                <w:webHidden/>
              </w:rPr>
              <w:instrText xml:space="preserve"> PAGEREF _Toc19545349 \h </w:instrText>
            </w:r>
            <w:r w:rsidR="005D31BE">
              <w:rPr>
                <w:noProof/>
                <w:webHidden/>
              </w:rPr>
            </w:r>
            <w:r w:rsidR="005D31BE">
              <w:rPr>
                <w:noProof/>
                <w:webHidden/>
              </w:rPr>
              <w:fldChar w:fldCharType="separate"/>
            </w:r>
            <w:r w:rsidR="005D31BE">
              <w:rPr>
                <w:noProof/>
                <w:webHidden/>
              </w:rPr>
              <w:t>7</w:t>
            </w:r>
            <w:r w:rsidR="005D31BE">
              <w:rPr>
                <w:noProof/>
                <w:webHidden/>
              </w:rPr>
              <w:fldChar w:fldCharType="end"/>
            </w:r>
          </w:hyperlink>
        </w:p>
        <w:p w14:paraId="5FF0ECA2" w14:textId="305A2DF5" w:rsidR="005D31BE" w:rsidRDefault="002560C0">
          <w:pPr>
            <w:pStyle w:val="TOC2"/>
            <w:tabs>
              <w:tab w:val="right" w:leader="dot" w:pos="9350"/>
            </w:tabs>
            <w:rPr>
              <w:rFonts w:cstheme="minorBidi"/>
              <w:noProof/>
              <w:lang w:val="en-GB" w:eastAsia="en-GB"/>
            </w:rPr>
          </w:pPr>
          <w:hyperlink w:anchor="_Toc19545350" w:history="1">
            <w:r w:rsidR="005D31BE" w:rsidRPr="007C5DB8">
              <w:rPr>
                <w:rStyle w:val="Hyperlink"/>
                <w:bCs/>
                <w:i/>
                <w:iCs/>
                <w:noProof/>
              </w:rPr>
              <w:t>Infant and Young Child Feeding programme (IYCF)</w:t>
            </w:r>
            <w:r w:rsidR="005D31BE">
              <w:rPr>
                <w:noProof/>
                <w:webHidden/>
              </w:rPr>
              <w:tab/>
            </w:r>
            <w:r w:rsidR="005D31BE">
              <w:rPr>
                <w:noProof/>
                <w:webHidden/>
              </w:rPr>
              <w:fldChar w:fldCharType="begin"/>
            </w:r>
            <w:r w:rsidR="005D31BE">
              <w:rPr>
                <w:noProof/>
                <w:webHidden/>
              </w:rPr>
              <w:instrText xml:space="preserve"> PAGEREF _Toc19545350 \h </w:instrText>
            </w:r>
            <w:r w:rsidR="005D31BE">
              <w:rPr>
                <w:noProof/>
                <w:webHidden/>
              </w:rPr>
            </w:r>
            <w:r w:rsidR="005D31BE">
              <w:rPr>
                <w:noProof/>
                <w:webHidden/>
              </w:rPr>
              <w:fldChar w:fldCharType="separate"/>
            </w:r>
            <w:r w:rsidR="005D31BE">
              <w:rPr>
                <w:noProof/>
                <w:webHidden/>
              </w:rPr>
              <w:t>11</w:t>
            </w:r>
            <w:r w:rsidR="005D31BE">
              <w:rPr>
                <w:noProof/>
                <w:webHidden/>
              </w:rPr>
              <w:fldChar w:fldCharType="end"/>
            </w:r>
          </w:hyperlink>
        </w:p>
        <w:p w14:paraId="38B2E8E8" w14:textId="76405367" w:rsidR="005D31BE" w:rsidRDefault="002560C0">
          <w:pPr>
            <w:pStyle w:val="TOC2"/>
            <w:tabs>
              <w:tab w:val="right" w:leader="dot" w:pos="9350"/>
            </w:tabs>
            <w:rPr>
              <w:rFonts w:cstheme="minorBidi"/>
              <w:noProof/>
              <w:lang w:val="en-GB" w:eastAsia="en-GB"/>
            </w:rPr>
          </w:pPr>
          <w:hyperlink w:anchor="_Toc19545351" w:history="1">
            <w:r w:rsidR="005D31BE" w:rsidRPr="007C5DB8">
              <w:rPr>
                <w:rStyle w:val="Hyperlink"/>
                <w:bCs/>
                <w:i/>
                <w:iCs/>
                <w:noProof/>
              </w:rPr>
              <w:t>Iron and folic acid supplementation</w:t>
            </w:r>
            <w:r w:rsidR="005D31BE">
              <w:rPr>
                <w:noProof/>
                <w:webHidden/>
              </w:rPr>
              <w:tab/>
            </w:r>
            <w:r w:rsidR="005D31BE">
              <w:rPr>
                <w:noProof/>
                <w:webHidden/>
              </w:rPr>
              <w:fldChar w:fldCharType="begin"/>
            </w:r>
            <w:r w:rsidR="005D31BE">
              <w:rPr>
                <w:noProof/>
                <w:webHidden/>
              </w:rPr>
              <w:instrText xml:space="preserve"> PAGEREF _Toc19545351 \h </w:instrText>
            </w:r>
            <w:r w:rsidR="005D31BE">
              <w:rPr>
                <w:noProof/>
                <w:webHidden/>
              </w:rPr>
            </w:r>
            <w:r w:rsidR="005D31BE">
              <w:rPr>
                <w:noProof/>
                <w:webHidden/>
              </w:rPr>
              <w:fldChar w:fldCharType="separate"/>
            </w:r>
            <w:r w:rsidR="005D31BE">
              <w:rPr>
                <w:noProof/>
                <w:webHidden/>
              </w:rPr>
              <w:t>12</w:t>
            </w:r>
            <w:r w:rsidR="005D31BE">
              <w:rPr>
                <w:noProof/>
                <w:webHidden/>
              </w:rPr>
              <w:fldChar w:fldCharType="end"/>
            </w:r>
          </w:hyperlink>
        </w:p>
        <w:p w14:paraId="429DCEE5" w14:textId="40592605" w:rsidR="005D31BE" w:rsidRDefault="002560C0">
          <w:pPr>
            <w:pStyle w:val="TOC2"/>
            <w:tabs>
              <w:tab w:val="right" w:leader="dot" w:pos="9350"/>
            </w:tabs>
            <w:rPr>
              <w:rFonts w:cstheme="minorBidi"/>
              <w:noProof/>
              <w:lang w:val="en-GB" w:eastAsia="en-GB"/>
            </w:rPr>
          </w:pPr>
          <w:hyperlink w:anchor="_Toc19545352" w:history="1">
            <w:r w:rsidR="005D31BE" w:rsidRPr="007C5DB8">
              <w:rPr>
                <w:rStyle w:val="Hyperlink"/>
                <w:i/>
                <w:iCs/>
                <w:noProof/>
              </w:rPr>
              <w:t>Vitamin A supplementation</w:t>
            </w:r>
            <w:r w:rsidR="005D31BE">
              <w:rPr>
                <w:noProof/>
                <w:webHidden/>
              </w:rPr>
              <w:tab/>
            </w:r>
            <w:r w:rsidR="005D31BE">
              <w:rPr>
                <w:noProof/>
                <w:webHidden/>
              </w:rPr>
              <w:fldChar w:fldCharType="begin"/>
            </w:r>
            <w:r w:rsidR="005D31BE">
              <w:rPr>
                <w:noProof/>
                <w:webHidden/>
              </w:rPr>
              <w:instrText xml:space="preserve"> PAGEREF _Toc19545352 \h </w:instrText>
            </w:r>
            <w:r w:rsidR="005D31BE">
              <w:rPr>
                <w:noProof/>
                <w:webHidden/>
              </w:rPr>
            </w:r>
            <w:r w:rsidR="005D31BE">
              <w:rPr>
                <w:noProof/>
                <w:webHidden/>
              </w:rPr>
              <w:fldChar w:fldCharType="separate"/>
            </w:r>
            <w:r w:rsidR="005D31BE">
              <w:rPr>
                <w:noProof/>
                <w:webHidden/>
              </w:rPr>
              <w:t>14</w:t>
            </w:r>
            <w:r w:rsidR="005D31BE">
              <w:rPr>
                <w:noProof/>
                <w:webHidden/>
              </w:rPr>
              <w:fldChar w:fldCharType="end"/>
            </w:r>
          </w:hyperlink>
        </w:p>
        <w:p w14:paraId="3B16ED06" w14:textId="404E315B" w:rsidR="005D31BE" w:rsidRDefault="002560C0">
          <w:pPr>
            <w:pStyle w:val="TOC2"/>
            <w:tabs>
              <w:tab w:val="right" w:leader="dot" w:pos="9350"/>
            </w:tabs>
            <w:rPr>
              <w:rFonts w:cstheme="minorBidi"/>
              <w:noProof/>
              <w:lang w:val="en-GB" w:eastAsia="en-GB"/>
            </w:rPr>
          </w:pPr>
          <w:hyperlink w:anchor="_Toc19545353" w:history="1">
            <w:r w:rsidR="005D31BE" w:rsidRPr="007C5DB8">
              <w:rPr>
                <w:rStyle w:val="Hyperlink"/>
                <w:i/>
                <w:iCs/>
                <w:noProof/>
              </w:rPr>
              <w:t>Micronutrients powders (children)</w:t>
            </w:r>
            <w:r w:rsidR="005D31BE">
              <w:rPr>
                <w:noProof/>
                <w:webHidden/>
              </w:rPr>
              <w:tab/>
            </w:r>
            <w:r w:rsidR="005D31BE">
              <w:rPr>
                <w:noProof/>
                <w:webHidden/>
              </w:rPr>
              <w:fldChar w:fldCharType="begin"/>
            </w:r>
            <w:r w:rsidR="005D31BE">
              <w:rPr>
                <w:noProof/>
                <w:webHidden/>
              </w:rPr>
              <w:instrText xml:space="preserve"> PAGEREF _Toc19545353 \h </w:instrText>
            </w:r>
            <w:r w:rsidR="005D31BE">
              <w:rPr>
                <w:noProof/>
                <w:webHidden/>
              </w:rPr>
            </w:r>
            <w:r w:rsidR="005D31BE">
              <w:rPr>
                <w:noProof/>
                <w:webHidden/>
              </w:rPr>
              <w:fldChar w:fldCharType="separate"/>
            </w:r>
            <w:r w:rsidR="005D31BE">
              <w:rPr>
                <w:noProof/>
                <w:webHidden/>
              </w:rPr>
              <w:t>16</w:t>
            </w:r>
            <w:r w:rsidR="005D31BE">
              <w:rPr>
                <w:noProof/>
                <w:webHidden/>
              </w:rPr>
              <w:fldChar w:fldCharType="end"/>
            </w:r>
          </w:hyperlink>
        </w:p>
        <w:p w14:paraId="798FE41B" w14:textId="68C925BD" w:rsidR="005D31BE" w:rsidRDefault="002560C0">
          <w:pPr>
            <w:pStyle w:val="TOC2"/>
            <w:tabs>
              <w:tab w:val="right" w:leader="dot" w:pos="9350"/>
            </w:tabs>
            <w:rPr>
              <w:rFonts w:cstheme="minorBidi"/>
              <w:noProof/>
              <w:lang w:val="en-GB" w:eastAsia="en-GB"/>
            </w:rPr>
          </w:pPr>
          <w:hyperlink w:anchor="_Toc19545354" w:history="1">
            <w:r w:rsidR="005D31BE" w:rsidRPr="007C5DB8">
              <w:rPr>
                <w:rStyle w:val="Hyperlink"/>
                <w:bCs/>
                <w:i/>
                <w:iCs/>
                <w:noProof/>
              </w:rPr>
              <w:t>Zinc for treatment +</w:t>
            </w:r>
            <w:r w:rsidR="005D31BE" w:rsidRPr="007C5DB8">
              <w:rPr>
                <w:rStyle w:val="Hyperlink"/>
                <w:noProof/>
              </w:rPr>
              <w:t xml:space="preserve"> </w:t>
            </w:r>
            <w:r w:rsidR="005D31BE" w:rsidRPr="007C5DB8">
              <w:rPr>
                <w:rStyle w:val="Hyperlink"/>
                <w:bCs/>
                <w:i/>
                <w:iCs/>
                <w:noProof/>
              </w:rPr>
              <w:t>oral rehydration solution (ORS)</w:t>
            </w:r>
            <w:r w:rsidR="005D31BE">
              <w:rPr>
                <w:noProof/>
                <w:webHidden/>
              </w:rPr>
              <w:tab/>
            </w:r>
            <w:r w:rsidR="005D31BE">
              <w:rPr>
                <w:noProof/>
                <w:webHidden/>
              </w:rPr>
              <w:fldChar w:fldCharType="begin"/>
            </w:r>
            <w:r w:rsidR="005D31BE">
              <w:rPr>
                <w:noProof/>
                <w:webHidden/>
              </w:rPr>
              <w:instrText xml:space="preserve"> PAGEREF _Toc19545354 \h </w:instrText>
            </w:r>
            <w:r w:rsidR="005D31BE">
              <w:rPr>
                <w:noProof/>
                <w:webHidden/>
              </w:rPr>
            </w:r>
            <w:r w:rsidR="005D31BE">
              <w:rPr>
                <w:noProof/>
                <w:webHidden/>
              </w:rPr>
              <w:fldChar w:fldCharType="separate"/>
            </w:r>
            <w:r w:rsidR="005D31BE">
              <w:rPr>
                <w:noProof/>
                <w:webHidden/>
              </w:rPr>
              <w:t>17</w:t>
            </w:r>
            <w:r w:rsidR="005D31BE">
              <w:rPr>
                <w:noProof/>
                <w:webHidden/>
              </w:rPr>
              <w:fldChar w:fldCharType="end"/>
            </w:r>
          </w:hyperlink>
        </w:p>
        <w:p w14:paraId="202ED35A" w14:textId="3AE785DE" w:rsidR="005D31BE" w:rsidRDefault="002560C0">
          <w:pPr>
            <w:pStyle w:val="TOC2"/>
            <w:tabs>
              <w:tab w:val="right" w:leader="dot" w:pos="9350"/>
            </w:tabs>
            <w:rPr>
              <w:rFonts w:cstheme="minorBidi"/>
              <w:noProof/>
              <w:lang w:val="en-GB" w:eastAsia="en-GB"/>
            </w:rPr>
          </w:pPr>
          <w:hyperlink w:anchor="_Toc19545355" w:history="1">
            <w:r w:rsidR="005D31BE" w:rsidRPr="007C5DB8">
              <w:rPr>
                <w:rStyle w:val="Hyperlink"/>
                <w:bCs/>
                <w:i/>
                <w:iCs/>
                <w:noProof/>
              </w:rPr>
              <w:t>Lipid-based nutrition supplements (LNS)</w:t>
            </w:r>
            <w:r w:rsidR="005D31BE">
              <w:rPr>
                <w:noProof/>
                <w:webHidden/>
              </w:rPr>
              <w:tab/>
            </w:r>
            <w:r w:rsidR="005D31BE">
              <w:rPr>
                <w:noProof/>
                <w:webHidden/>
              </w:rPr>
              <w:fldChar w:fldCharType="begin"/>
            </w:r>
            <w:r w:rsidR="005D31BE">
              <w:rPr>
                <w:noProof/>
                <w:webHidden/>
              </w:rPr>
              <w:instrText xml:space="preserve"> PAGEREF _Toc19545355 \h </w:instrText>
            </w:r>
            <w:r w:rsidR="005D31BE">
              <w:rPr>
                <w:noProof/>
                <w:webHidden/>
              </w:rPr>
            </w:r>
            <w:r w:rsidR="005D31BE">
              <w:rPr>
                <w:noProof/>
                <w:webHidden/>
              </w:rPr>
              <w:fldChar w:fldCharType="separate"/>
            </w:r>
            <w:r w:rsidR="005D31BE">
              <w:rPr>
                <w:noProof/>
                <w:webHidden/>
              </w:rPr>
              <w:t>18</w:t>
            </w:r>
            <w:r w:rsidR="005D31BE">
              <w:rPr>
                <w:noProof/>
                <w:webHidden/>
              </w:rPr>
              <w:fldChar w:fldCharType="end"/>
            </w:r>
          </w:hyperlink>
        </w:p>
        <w:p w14:paraId="3F6EDAC5" w14:textId="0C90BB6A" w:rsidR="005D31BE" w:rsidRDefault="002560C0">
          <w:pPr>
            <w:pStyle w:val="TOC2"/>
            <w:tabs>
              <w:tab w:val="right" w:leader="dot" w:pos="9350"/>
            </w:tabs>
            <w:rPr>
              <w:rFonts w:cstheme="minorBidi"/>
              <w:noProof/>
              <w:lang w:val="en-GB" w:eastAsia="en-GB"/>
            </w:rPr>
          </w:pPr>
          <w:hyperlink w:anchor="_Toc19545356" w:history="1">
            <w:r w:rsidR="005D31BE" w:rsidRPr="007C5DB8">
              <w:rPr>
                <w:rStyle w:val="Hyperlink"/>
                <w:i/>
                <w:iCs/>
                <w:noProof/>
              </w:rPr>
              <w:t>Fortification of staples</w:t>
            </w:r>
            <w:r w:rsidR="005D31BE">
              <w:rPr>
                <w:noProof/>
                <w:webHidden/>
              </w:rPr>
              <w:tab/>
            </w:r>
            <w:r w:rsidR="005D31BE">
              <w:rPr>
                <w:noProof/>
                <w:webHidden/>
              </w:rPr>
              <w:fldChar w:fldCharType="begin"/>
            </w:r>
            <w:r w:rsidR="005D31BE">
              <w:rPr>
                <w:noProof/>
                <w:webHidden/>
              </w:rPr>
              <w:instrText xml:space="preserve"> PAGEREF _Toc19545356 \h </w:instrText>
            </w:r>
            <w:r w:rsidR="005D31BE">
              <w:rPr>
                <w:noProof/>
                <w:webHidden/>
              </w:rPr>
            </w:r>
            <w:r w:rsidR="005D31BE">
              <w:rPr>
                <w:noProof/>
                <w:webHidden/>
              </w:rPr>
              <w:fldChar w:fldCharType="separate"/>
            </w:r>
            <w:r w:rsidR="005D31BE">
              <w:rPr>
                <w:noProof/>
                <w:webHidden/>
              </w:rPr>
              <w:t>19</w:t>
            </w:r>
            <w:r w:rsidR="005D31BE">
              <w:rPr>
                <w:noProof/>
                <w:webHidden/>
              </w:rPr>
              <w:fldChar w:fldCharType="end"/>
            </w:r>
          </w:hyperlink>
        </w:p>
        <w:p w14:paraId="1ACB7E73" w14:textId="1AC96E94" w:rsidR="005D31BE" w:rsidRDefault="002560C0">
          <w:pPr>
            <w:pStyle w:val="TOC2"/>
            <w:tabs>
              <w:tab w:val="right" w:leader="dot" w:pos="9350"/>
            </w:tabs>
            <w:rPr>
              <w:rFonts w:cstheme="minorBidi"/>
              <w:noProof/>
              <w:lang w:val="en-GB" w:eastAsia="en-GB"/>
            </w:rPr>
          </w:pPr>
          <w:hyperlink w:anchor="_Toc19545357" w:history="1">
            <w:r w:rsidR="005D31BE" w:rsidRPr="007C5DB8">
              <w:rPr>
                <w:rStyle w:val="Hyperlink"/>
                <w:bCs/>
                <w:i/>
                <w:iCs/>
                <w:noProof/>
              </w:rPr>
              <w:t>Water, Sanitation, and Hygiene Interventions (WASH)</w:t>
            </w:r>
            <w:r w:rsidR="005D31BE">
              <w:rPr>
                <w:noProof/>
                <w:webHidden/>
              </w:rPr>
              <w:tab/>
            </w:r>
            <w:r w:rsidR="005D31BE">
              <w:rPr>
                <w:noProof/>
                <w:webHidden/>
              </w:rPr>
              <w:fldChar w:fldCharType="begin"/>
            </w:r>
            <w:r w:rsidR="005D31BE">
              <w:rPr>
                <w:noProof/>
                <w:webHidden/>
              </w:rPr>
              <w:instrText xml:space="preserve"> PAGEREF _Toc19545357 \h </w:instrText>
            </w:r>
            <w:r w:rsidR="005D31BE">
              <w:rPr>
                <w:noProof/>
                <w:webHidden/>
              </w:rPr>
            </w:r>
            <w:r w:rsidR="005D31BE">
              <w:rPr>
                <w:noProof/>
                <w:webHidden/>
              </w:rPr>
              <w:fldChar w:fldCharType="separate"/>
            </w:r>
            <w:r w:rsidR="005D31BE">
              <w:rPr>
                <w:noProof/>
                <w:webHidden/>
              </w:rPr>
              <w:t>20</w:t>
            </w:r>
            <w:r w:rsidR="005D31BE">
              <w:rPr>
                <w:noProof/>
                <w:webHidden/>
              </w:rPr>
              <w:fldChar w:fldCharType="end"/>
            </w:r>
          </w:hyperlink>
        </w:p>
        <w:p w14:paraId="0BBED52D" w14:textId="52308CAA" w:rsidR="005D31BE" w:rsidRDefault="002560C0">
          <w:pPr>
            <w:pStyle w:val="TOC2"/>
            <w:tabs>
              <w:tab w:val="right" w:leader="dot" w:pos="9350"/>
            </w:tabs>
            <w:rPr>
              <w:rFonts w:cstheme="minorBidi"/>
              <w:noProof/>
              <w:lang w:val="en-GB" w:eastAsia="en-GB"/>
            </w:rPr>
          </w:pPr>
          <w:hyperlink w:anchor="_Toc19545358" w:history="1">
            <w:r w:rsidR="005D31BE" w:rsidRPr="007C5DB8">
              <w:rPr>
                <w:rStyle w:val="Hyperlink"/>
                <w:bCs/>
                <w:i/>
                <w:iCs/>
                <w:noProof/>
              </w:rPr>
              <w:t>Family planning</w:t>
            </w:r>
            <w:r w:rsidR="005D31BE">
              <w:rPr>
                <w:noProof/>
                <w:webHidden/>
              </w:rPr>
              <w:tab/>
            </w:r>
            <w:r w:rsidR="005D31BE">
              <w:rPr>
                <w:noProof/>
                <w:webHidden/>
              </w:rPr>
              <w:fldChar w:fldCharType="begin"/>
            </w:r>
            <w:r w:rsidR="005D31BE">
              <w:rPr>
                <w:noProof/>
                <w:webHidden/>
              </w:rPr>
              <w:instrText xml:space="preserve"> PAGEREF _Toc19545358 \h </w:instrText>
            </w:r>
            <w:r w:rsidR="005D31BE">
              <w:rPr>
                <w:noProof/>
                <w:webHidden/>
              </w:rPr>
            </w:r>
            <w:r w:rsidR="005D31BE">
              <w:rPr>
                <w:noProof/>
                <w:webHidden/>
              </w:rPr>
              <w:fldChar w:fldCharType="separate"/>
            </w:r>
            <w:r w:rsidR="005D31BE">
              <w:rPr>
                <w:noProof/>
                <w:webHidden/>
              </w:rPr>
              <w:t>21</w:t>
            </w:r>
            <w:r w:rsidR="005D31BE">
              <w:rPr>
                <w:noProof/>
                <w:webHidden/>
              </w:rPr>
              <w:fldChar w:fldCharType="end"/>
            </w:r>
          </w:hyperlink>
        </w:p>
        <w:p w14:paraId="3304D932" w14:textId="547CF7F1" w:rsidR="005D31BE" w:rsidRDefault="002560C0">
          <w:pPr>
            <w:pStyle w:val="TOC1"/>
            <w:tabs>
              <w:tab w:val="left" w:pos="440"/>
              <w:tab w:val="right" w:leader="dot" w:pos="9350"/>
            </w:tabs>
            <w:rPr>
              <w:rFonts w:cstheme="minorBidi"/>
              <w:noProof/>
              <w:color w:val="auto"/>
              <w:lang w:eastAsia="en-GB"/>
            </w:rPr>
          </w:pPr>
          <w:hyperlink w:anchor="_Toc19545359" w:history="1">
            <w:r w:rsidR="005D31BE" w:rsidRPr="007C5DB8">
              <w:rPr>
                <w:rStyle w:val="Hyperlink"/>
                <w:bCs/>
                <w:noProof/>
              </w:rPr>
              <w:t>V.</w:t>
            </w:r>
            <w:r w:rsidR="005D31BE">
              <w:rPr>
                <w:rFonts w:cstheme="minorBidi"/>
                <w:noProof/>
                <w:color w:val="auto"/>
                <w:lang w:eastAsia="en-GB"/>
              </w:rPr>
              <w:tab/>
            </w:r>
            <w:r w:rsidR="005D31BE" w:rsidRPr="007C5DB8">
              <w:rPr>
                <w:rStyle w:val="Hyperlink"/>
                <w:bCs/>
                <w:noProof/>
              </w:rPr>
              <w:t>Annex: Methodology and Data Collection Strategy</w:t>
            </w:r>
            <w:r w:rsidR="005D31BE">
              <w:rPr>
                <w:noProof/>
                <w:webHidden/>
              </w:rPr>
              <w:tab/>
            </w:r>
            <w:r w:rsidR="005D31BE">
              <w:rPr>
                <w:noProof/>
                <w:webHidden/>
              </w:rPr>
              <w:fldChar w:fldCharType="begin"/>
            </w:r>
            <w:r w:rsidR="005D31BE">
              <w:rPr>
                <w:noProof/>
                <w:webHidden/>
              </w:rPr>
              <w:instrText xml:space="preserve"> PAGEREF _Toc19545359 \h </w:instrText>
            </w:r>
            <w:r w:rsidR="005D31BE">
              <w:rPr>
                <w:noProof/>
                <w:webHidden/>
              </w:rPr>
            </w:r>
            <w:r w:rsidR="005D31BE">
              <w:rPr>
                <w:noProof/>
                <w:webHidden/>
              </w:rPr>
              <w:fldChar w:fldCharType="separate"/>
            </w:r>
            <w:r w:rsidR="005D31BE">
              <w:rPr>
                <w:noProof/>
                <w:webHidden/>
              </w:rPr>
              <w:t>23</w:t>
            </w:r>
            <w:r w:rsidR="005D31BE">
              <w:rPr>
                <w:noProof/>
                <w:webHidden/>
              </w:rPr>
              <w:fldChar w:fldCharType="end"/>
            </w:r>
          </w:hyperlink>
        </w:p>
        <w:p w14:paraId="5C0D0F55" w14:textId="449A5BB3" w:rsidR="005D31BE" w:rsidRDefault="002560C0">
          <w:pPr>
            <w:pStyle w:val="TOC1"/>
            <w:tabs>
              <w:tab w:val="right" w:leader="dot" w:pos="9350"/>
            </w:tabs>
            <w:rPr>
              <w:rFonts w:cstheme="minorBidi"/>
              <w:noProof/>
              <w:color w:val="auto"/>
              <w:lang w:eastAsia="en-GB"/>
            </w:rPr>
          </w:pPr>
          <w:hyperlink w:anchor="_Toc19545360" w:history="1">
            <w:r w:rsidR="005D31BE" w:rsidRPr="007C5DB8">
              <w:rPr>
                <w:rStyle w:val="Hyperlink"/>
                <w:rFonts w:ascii="Calibri" w:hAnsi="Calibri"/>
                <w:noProof/>
              </w:rPr>
              <w:t>Methodology and Data Collection Strategy</w:t>
            </w:r>
            <w:r w:rsidR="005D31BE">
              <w:rPr>
                <w:noProof/>
                <w:webHidden/>
              </w:rPr>
              <w:tab/>
            </w:r>
            <w:r w:rsidR="005D31BE">
              <w:rPr>
                <w:noProof/>
                <w:webHidden/>
              </w:rPr>
              <w:fldChar w:fldCharType="begin"/>
            </w:r>
            <w:r w:rsidR="005D31BE">
              <w:rPr>
                <w:noProof/>
                <w:webHidden/>
              </w:rPr>
              <w:instrText xml:space="preserve"> PAGEREF _Toc19545360 \h </w:instrText>
            </w:r>
            <w:r w:rsidR="005D31BE">
              <w:rPr>
                <w:noProof/>
                <w:webHidden/>
              </w:rPr>
            </w:r>
            <w:r w:rsidR="005D31BE">
              <w:rPr>
                <w:noProof/>
                <w:webHidden/>
              </w:rPr>
              <w:fldChar w:fldCharType="separate"/>
            </w:r>
            <w:r w:rsidR="005D31BE">
              <w:rPr>
                <w:noProof/>
                <w:webHidden/>
              </w:rPr>
              <w:t>23</w:t>
            </w:r>
            <w:r w:rsidR="005D31BE">
              <w:rPr>
                <w:noProof/>
                <w:webHidden/>
              </w:rPr>
              <w:fldChar w:fldCharType="end"/>
            </w:r>
          </w:hyperlink>
        </w:p>
        <w:p w14:paraId="7C12043F" w14:textId="6E939FA1" w:rsidR="005D31BE" w:rsidRDefault="002560C0">
          <w:pPr>
            <w:pStyle w:val="TOC2"/>
            <w:tabs>
              <w:tab w:val="right" w:leader="dot" w:pos="9350"/>
            </w:tabs>
            <w:rPr>
              <w:rFonts w:cstheme="minorBidi"/>
              <w:noProof/>
              <w:lang w:val="en-GB" w:eastAsia="en-GB"/>
            </w:rPr>
          </w:pPr>
          <w:hyperlink w:anchor="_Toc19545361" w:history="1">
            <w:r w:rsidR="005D31BE" w:rsidRPr="007C5DB8">
              <w:rPr>
                <w:rStyle w:val="Hyperlink"/>
                <w:rFonts w:ascii="Calibri" w:hAnsi="Calibri"/>
                <w:noProof/>
              </w:rPr>
              <w:t>Background</w:t>
            </w:r>
            <w:r w:rsidR="005D31BE">
              <w:rPr>
                <w:noProof/>
                <w:webHidden/>
              </w:rPr>
              <w:tab/>
            </w:r>
            <w:r w:rsidR="005D31BE">
              <w:rPr>
                <w:noProof/>
                <w:webHidden/>
              </w:rPr>
              <w:fldChar w:fldCharType="begin"/>
            </w:r>
            <w:r w:rsidR="005D31BE">
              <w:rPr>
                <w:noProof/>
                <w:webHidden/>
              </w:rPr>
              <w:instrText xml:space="preserve"> PAGEREF _Toc19545361 \h </w:instrText>
            </w:r>
            <w:r w:rsidR="005D31BE">
              <w:rPr>
                <w:noProof/>
                <w:webHidden/>
              </w:rPr>
            </w:r>
            <w:r w:rsidR="005D31BE">
              <w:rPr>
                <w:noProof/>
                <w:webHidden/>
              </w:rPr>
              <w:fldChar w:fldCharType="separate"/>
            </w:r>
            <w:r w:rsidR="005D31BE">
              <w:rPr>
                <w:noProof/>
                <w:webHidden/>
              </w:rPr>
              <w:t>23</w:t>
            </w:r>
            <w:r w:rsidR="005D31BE">
              <w:rPr>
                <w:noProof/>
                <w:webHidden/>
              </w:rPr>
              <w:fldChar w:fldCharType="end"/>
            </w:r>
          </w:hyperlink>
        </w:p>
        <w:p w14:paraId="5A39D2F5" w14:textId="4098E9AB" w:rsidR="005D31BE" w:rsidRDefault="002560C0">
          <w:pPr>
            <w:pStyle w:val="TOC2"/>
            <w:tabs>
              <w:tab w:val="right" w:leader="dot" w:pos="9350"/>
            </w:tabs>
            <w:rPr>
              <w:rFonts w:cstheme="minorBidi"/>
              <w:noProof/>
              <w:lang w:val="en-GB" w:eastAsia="en-GB"/>
            </w:rPr>
          </w:pPr>
          <w:hyperlink w:anchor="_Toc19545362" w:history="1">
            <w:r w:rsidR="005D31BE" w:rsidRPr="007C5DB8">
              <w:rPr>
                <w:rStyle w:val="Hyperlink"/>
                <w:rFonts w:ascii="Calibri" w:hAnsi="Calibri"/>
                <w:noProof/>
              </w:rPr>
              <w:t>Objective</w:t>
            </w:r>
            <w:r w:rsidR="005D31BE">
              <w:rPr>
                <w:noProof/>
                <w:webHidden/>
              </w:rPr>
              <w:tab/>
            </w:r>
            <w:r w:rsidR="005D31BE">
              <w:rPr>
                <w:noProof/>
                <w:webHidden/>
              </w:rPr>
              <w:fldChar w:fldCharType="begin"/>
            </w:r>
            <w:r w:rsidR="005D31BE">
              <w:rPr>
                <w:noProof/>
                <w:webHidden/>
              </w:rPr>
              <w:instrText xml:space="preserve"> PAGEREF _Toc19545362 \h </w:instrText>
            </w:r>
            <w:r w:rsidR="005D31BE">
              <w:rPr>
                <w:noProof/>
                <w:webHidden/>
              </w:rPr>
            </w:r>
            <w:r w:rsidR="005D31BE">
              <w:rPr>
                <w:noProof/>
                <w:webHidden/>
              </w:rPr>
              <w:fldChar w:fldCharType="separate"/>
            </w:r>
            <w:r w:rsidR="005D31BE">
              <w:rPr>
                <w:noProof/>
                <w:webHidden/>
              </w:rPr>
              <w:t>24</w:t>
            </w:r>
            <w:r w:rsidR="005D31BE">
              <w:rPr>
                <w:noProof/>
                <w:webHidden/>
              </w:rPr>
              <w:fldChar w:fldCharType="end"/>
            </w:r>
          </w:hyperlink>
        </w:p>
        <w:p w14:paraId="775ED465" w14:textId="4A2331D0" w:rsidR="005D31BE" w:rsidRDefault="002560C0">
          <w:pPr>
            <w:pStyle w:val="TOC2"/>
            <w:tabs>
              <w:tab w:val="right" w:leader="dot" w:pos="9350"/>
            </w:tabs>
            <w:rPr>
              <w:rFonts w:cstheme="minorBidi"/>
              <w:noProof/>
              <w:lang w:val="en-GB" w:eastAsia="en-GB"/>
            </w:rPr>
          </w:pPr>
          <w:hyperlink w:anchor="_Toc19545363" w:history="1">
            <w:r w:rsidR="005D31BE" w:rsidRPr="007C5DB8">
              <w:rPr>
                <w:rStyle w:val="Hyperlink"/>
                <w:noProof/>
              </w:rPr>
              <w:t>Scope of the analysis</w:t>
            </w:r>
            <w:r w:rsidR="005D31BE">
              <w:rPr>
                <w:noProof/>
                <w:webHidden/>
              </w:rPr>
              <w:tab/>
            </w:r>
            <w:r w:rsidR="005D31BE">
              <w:rPr>
                <w:noProof/>
                <w:webHidden/>
              </w:rPr>
              <w:fldChar w:fldCharType="begin"/>
            </w:r>
            <w:r w:rsidR="005D31BE">
              <w:rPr>
                <w:noProof/>
                <w:webHidden/>
              </w:rPr>
              <w:instrText xml:space="preserve"> PAGEREF _Toc19545363 \h </w:instrText>
            </w:r>
            <w:r w:rsidR="005D31BE">
              <w:rPr>
                <w:noProof/>
                <w:webHidden/>
              </w:rPr>
            </w:r>
            <w:r w:rsidR="005D31BE">
              <w:rPr>
                <w:noProof/>
                <w:webHidden/>
              </w:rPr>
              <w:fldChar w:fldCharType="separate"/>
            </w:r>
            <w:r w:rsidR="005D31BE">
              <w:rPr>
                <w:noProof/>
                <w:webHidden/>
              </w:rPr>
              <w:t>25</w:t>
            </w:r>
            <w:r w:rsidR="005D31BE">
              <w:rPr>
                <w:noProof/>
                <w:webHidden/>
              </w:rPr>
              <w:fldChar w:fldCharType="end"/>
            </w:r>
          </w:hyperlink>
        </w:p>
        <w:p w14:paraId="0C072D44" w14:textId="565BEDF6" w:rsidR="005D31BE" w:rsidRDefault="002560C0">
          <w:pPr>
            <w:pStyle w:val="TOC2"/>
            <w:tabs>
              <w:tab w:val="right" w:leader="dot" w:pos="9350"/>
            </w:tabs>
            <w:rPr>
              <w:rFonts w:cstheme="minorBidi"/>
              <w:noProof/>
              <w:lang w:val="en-GB" w:eastAsia="en-GB"/>
            </w:rPr>
          </w:pPr>
          <w:hyperlink w:anchor="_Toc19545364" w:history="1">
            <w:r w:rsidR="005D31BE" w:rsidRPr="007C5DB8">
              <w:rPr>
                <w:rStyle w:val="Hyperlink"/>
                <w:rFonts w:ascii="Calibri" w:hAnsi="Calibri"/>
                <w:noProof/>
              </w:rPr>
              <w:t>Process of undertaking costing exercise</w:t>
            </w:r>
            <w:r w:rsidR="005D31BE">
              <w:rPr>
                <w:noProof/>
                <w:webHidden/>
              </w:rPr>
              <w:tab/>
            </w:r>
            <w:r w:rsidR="005D31BE">
              <w:rPr>
                <w:noProof/>
                <w:webHidden/>
              </w:rPr>
              <w:fldChar w:fldCharType="begin"/>
            </w:r>
            <w:r w:rsidR="005D31BE">
              <w:rPr>
                <w:noProof/>
                <w:webHidden/>
              </w:rPr>
              <w:instrText xml:space="preserve"> PAGEREF _Toc19545364 \h </w:instrText>
            </w:r>
            <w:r w:rsidR="005D31BE">
              <w:rPr>
                <w:noProof/>
                <w:webHidden/>
              </w:rPr>
            </w:r>
            <w:r w:rsidR="005D31BE">
              <w:rPr>
                <w:noProof/>
                <w:webHidden/>
              </w:rPr>
              <w:fldChar w:fldCharType="separate"/>
            </w:r>
            <w:r w:rsidR="005D31BE">
              <w:rPr>
                <w:noProof/>
                <w:webHidden/>
              </w:rPr>
              <w:t>25</w:t>
            </w:r>
            <w:r w:rsidR="005D31BE">
              <w:rPr>
                <w:noProof/>
                <w:webHidden/>
              </w:rPr>
              <w:fldChar w:fldCharType="end"/>
            </w:r>
          </w:hyperlink>
        </w:p>
        <w:p w14:paraId="5C4C7F90" w14:textId="46CE916A" w:rsidR="007C6606" w:rsidRPr="003C2725" w:rsidRDefault="007C6606">
          <w:r w:rsidRPr="005A2461">
            <w:rPr>
              <w:b/>
              <w:bCs/>
            </w:rPr>
            <w:fldChar w:fldCharType="end"/>
          </w:r>
        </w:p>
      </w:sdtContent>
    </w:sdt>
    <w:p w14:paraId="0FFC7376" w14:textId="1DA0B7AF" w:rsidR="007C6606" w:rsidRPr="005A2461" w:rsidRDefault="004638BB" w:rsidP="004638BB">
      <w:pPr>
        <w:spacing w:line="240" w:lineRule="auto"/>
        <w:jc w:val="left"/>
        <w:rPr>
          <w:b/>
        </w:rPr>
      </w:pPr>
      <w:r>
        <w:rPr>
          <w:b/>
        </w:rPr>
        <w:br w:type="page"/>
      </w:r>
    </w:p>
    <w:p w14:paraId="1FBE68A6" w14:textId="3B80C6E5" w:rsidR="004638BB" w:rsidRDefault="008B0D0B" w:rsidP="00697784">
      <w:pPr>
        <w:pStyle w:val="SectionHeading"/>
      </w:pPr>
      <w:bookmarkStart w:id="0" w:name="_Toc19545345"/>
      <w:r w:rsidRPr="005A2461">
        <w:lastRenderedPageBreak/>
        <w:t>OBJECTIVE AND SCOPE OF THE ANALYSIS</w:t>
      </w:r>
      <w:bookmarkEnd w:id="0"/>
    </w:p>
    <w:p w14:paraId="565B1EA6" w14:textId="77777777" w:rsidR="004638BB" w:rsidRPr="005A2461" w:rsidRDefault="004638BB" w:rsidP="004638BB"/>
    <w:p w14:paraId="376B75B1" w14:textId="7C6FDF4B" w:rsidR="004638BB" w:rsidRPr="000109E5" w:rsidRDefault="00EB5562" w:rsidP="000109E5">
      <w:pPr>
        <w:pStyle w:val="Normalnumbered"/>
      </w:pPr>
      <w:r w:rsidRPr="000109E5">
        <w:rPr>
          <w:b/>
        </w:rPr>
        <w:t>The s</w:t>
      </w:r>
      <w:r w:rsidR="00E96FC9" w:rsidRPr="000109E5">
        <w:rPr>
          <w:b/>
        </w:rPr>
        <w:t>cope of the analysis</w:t>
      </w:r>
      <w:r w:rsidR="00E96FC9" w:rsidRPr="000109E5">
        <w:t xml:space="preserve">. </w:t>
      </w:r>
      <w:r w:rsidR="00E95B69" w:rsidRPr="000109E5">
        <w:t xml:space="preserve">The </w:t>
      </w:r>
      <w:r w:rsidR="00072A50">
        <w:t xml:space="preserve">objective of this analysis is to estimate unit cost (annual cost per beneficiary) and coverage of the </w:t>
      </w:r>
      <w:r w:rsidR="003A79BD">
        <w:t>key</w:t>
      </w:r>
      <w:r w:rsidR="003A79BD" w:rsidRPr="003A79BD">
        <w:t xml:space="preserve"> high-impact, evidence-based nutrition interventions in </w:t>
      </w:r>
      <w:r w:rsidR="00231FA9">
        <w:t xml:space="preserve">Sindh, </w:t>
      </w:r>
      <w:r w:rsidR="003A79BD" w:rsidRPr="003A79BD">
        <w:t>Pakistan</w:t>
      </w:r>
      <w:r w:rsidR="00EB530C">
        <w:t>, to inform an application of the Optima nutrition tool and conduct allocative efficiency analyses of nutrition investments</w:t>
      </w:r>
      <w:r w:rsidR="00231FA9">
        <w:t>.</w:t>
      </w:r>
      <w:r w:rsidR="00E95B69" w:rsidRPr="000109E5">
        <w:t xml:space="preserve"> </w:t>
      </w:r>
      <w:r w:rsidR="00072A50">
        <w:t>The</w:t>
      </w:r>
      <w:r w:rsidR="00406365" w:rsidRPr="000109E5">
        <w:t xml:space="preserve"> nutrition interventions included in the Optima </w:t>
      </w:r>
      <w:r w:rsidR="00072A50">
        <w:t>analysis for Sindh are listed in the table below</w:t>
      </w:r>
      <w:r w:rsidR="00406365" w:rsidRPr="000109E5">
        <w:t xml:space="preserve">: </w:t>
      </w:r>
    </w:p>
    <w:tbl>
      <w:tblPr>
        <w:tblStyle w:val="GridTable6Colorful-Accent3"/>
        <w:tblW w:w="9493" w:type="dxa"/>
        <w:tblLook w:val="04A0" w:firstRow="1" w:lastRow="0" w:firstColumn="1" w:lastColumn="0" w:noHBand="0" w:noVBand="1"/>
      </w:tblPr>
      <w:tblGrid>
        <w:gridCol w:w="4106"/>
        <w:gridCol w:w="5387"/>
      </w:tblGrid>
      <w:tr w:rsidR="00171477" w:rsidRPr="00F138A8" w14:paraId="2E31AA08" w14:textId="331F7750" w:rsidTr="00220E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3EE809E" w14:textId="44E71392" w:rsidR="00171477" w:rsidRPr="00F138A8" w:rsidRDefault="00171477" w:rsidP="00B2787B">
            <w:pPr>
              <w:pStyle w:val="Normalnumbered"/>
              <w:numPr>
                <w:ilvl w:val="0"/>
                <w:numId w:val="0"/>
              </w:numPr>
              <w:rPr>
                <w:bCs w:val="0"/>
                <w:sz w:val="22"/>
                <w:szCs w:val="22"/>
              </w:rPr>
            </w:pPr>
            <w:r w:rsidRPr="00F138A8">
              <w:rPr>
                <w:bCs w:val="0"/>
                <w:sz w:val="22"/>
                <w:szCs w:val="22"/>
              </w:rPr>
              <w:t xml:space="preserve">Optima Nutrition Interventions </w:t>
            </w:r>
          </w:p>
        </w:tc>
        <w:tc>
          <w:tcPr>
            <w:tcW w:w="5387" w:type="dxa"/>
          </w:tcPr>
          <w:p w14:paraId="5FC8FF85" w14:textId="14A62506" w:rsidR="00171477" w:rsidRPr="00F138A8" w:rsidRDefault="00106A3B" w:rsidP="00B2787B">
            <w:pPr>
              <w:pStyle w:val="Normalnumbered"/>
              <w:numPr>
                <w:ilvl w:val="0"/>
                <w:numId w:val="0"/>
              </w:numPr>
              <w:cnfStyle w:val="100000000000" w:firstRow="1" w:lastRow="0" w:firstColumn="0" w:lastColumn="0" w:oddVBand="0" w:evenVBand="0" w:oddHBand="0" w:evenHBand="0" w:firstRowFirstColumn="0" w:firstRowLastColumn="0" w:lastRowFirstColumn="0" w:lastRowLastColumn="0"/>
              <w:rPr>
                <w:bCs w:val="0"/>
                <w:sz w:val="22"/>
                <w:szCs w:val="22"/>
              </w:rPr>
            </w:pPr>
            <w:r>
              <w:rPr>
                <w:bCs w:val="0"/>
                <w:sz w:val="22"/>
                <w:szCs w:val="22"/>
              </w:rPr>
              <w:t>Description</w:t>
            </w:r>
          </w:p>
        </w:tc>
      </w:tr>
      <w:tr w:rsidR="00220EC2" w:rsidRPr="00F138A8" w14:paraId="27D703AD" w14:textId="77777777" w:rsidTr="00220EC2">
        <w:trPr>
          <w:cnfStyle w:val="000000100000" w:firstRow="0" w:lastRow="0" w:firstColumn="0" w:lastColumn="0" w:oddVBand="0" w:evenVBand="0" w:oddHBand="1"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4106" w:type="dxa"/>
          </w:tcPr>
          <w:p w14:paraId="1FB9D13A" w14:textId="04754283" w:rsidR="00220EC2" w:rsidRDefault="00220EC2" w:rsidP="00F138A8">
            <w:pPr>
              <w:pStyle w:val="Normalnumbered"/>
              <w:numPr>
                <w:ilvl w:val="0"/>
                <w:numId w:val="0"/>
              </w:numPr>
              <w:rPr>
                <w:b w:val="0"/>
                <w:sz w:val="22"/>
                <w:szCs w:val="22"/>
              </w:rPr>
            </w:pPr>
            <w:r>
              <w:rPr>
                <w:b w:val="0"/>
                <w:sz w:val="22"/>
                <w:szCs w:val="22"/>
              </w:rPr>
              <w:t xml:space="preserve">Treatment of SAM </w:t>
            </w:r>
          </w:p>
        </w:tc>
        <w:tc>
          <w:tcPr>
            <w:tcW w:w="5387" w:type="dxa"/>
          </w:tcPr>
          <w:p w14:paraId="369C5E36" w14:textId="6B7EDB54" w:rsidR="00220EC2" w:rsidRPr="00F138A8" w:rsidRDefault="00F83E39" w:rsidP="00F138A8">
            <w:pPr>
              <w:pStyle w:val="Normalnumbered"/>
              <w:numPr>
                <w:ilvl w:val="0"/>
                <w:numId w:val="0"/>
              </w:numPr>
              <w:cnfStyle w:val="000000100000" w:firstRow="0" w:lastRow="0" w:firstColumn="0" w:lastColumn="0" w:oddVBand="0" w:evenVBand="0" w:oddHBand="1" w:evenHBand="0" w:firstRowFirstColumn="0" w:firstRowLastColumn="0" w:lastRowFirstColumn="0" w:lastRowLastColumn="0"/>
              <w:rPr>
                <w:bCs/>
                <w:sz w:val="22"/>
                <w:szCs w:val="22"/>
              </w:rPr>
            </w:pPr>
            <w:r>
              <w:rPr>
                <w:bCs/>
                <w:sz w:val="22"/>
                <w:szCs w:val="22"/>
              </w:rPr>
              <w:t>Treatment</w:t>
            </w:r>
            <w:r w:rsidR="009B5A27" w:rsidRPr="009B5A27">
              <w:rPr>
                <w:bCs/>
                <w:sz w:val="22"/>
                <w:szCs w:val="22"/>
              </w:rPr>
              <w:t xml:space="preserve"> of </w:t>
            </w:r>
            <w:r>
              <w:rPr>
                <w:bCs/>
                <w:sz w:val="22"/>
                <w:szCs w:val="22"/>
              </w:rPr>
              <w:t>S</w:t>
            </w:r>
            <w:r w:rsidR="009B5A27" w:rsidRPr="009B5A27">
              <w:rPr>
                <w:bCs/>
                <w:sz w:val="22"/>
                <w:szCs w:val="22"/>
              </w:rPr>
              <w:t xml:space="preserve">evere </w:t>
            </w:r>
            <w:r>
              <w:rPr>
                <w:bCs/>
                <w:sz w:val="22"/>
                <w:szCs w:val="22"/>
              </w:rPr>
              <w:t>A</w:t>
            </w:r>
            <w:r w:rsidR="009B5A27" w:rsidRPr="009B5A27">
              <w:rPr>
                <w:bCs/>
                <w:sz w:val="22"/>
                <w:szCs w:val="22"/>
              </w:rPr>
              <w:t xml:space="preserve">cute </w:t>
            </w:r>
            <w:r>
              <w:rPr>
                <w:bCs/>
                <w:sz w:val="22"/>
                <w:szCs w:val="22"/>
              </w:rPr>
              <w:t>M</w:t>
            </w:r>
            <w:r w:rsidR="009B5A27" w:rsidRPr="009B5A27">
              <w:rPr>
                <w:bCs/>
                <w:sz w:val="22"/>
                <w:szCs w:val="22"/>
              </w:rPr>
              <w:t>alnutrition</w:t>
            </w:r>
            <w:r>
              <w:rPr>
                <w:bCs/>
                <w:sz w:val="22"/>
                <w:szCs w:val="22"/>
              </w:rPr>
              <w:t xml:space="preserve"> (SAM)</w:t>
            </w:r>
          </w:p>
        </w:tc>
      </w:tr>
      <w:tr w:rsidR="00171477" w:rsidRPr="00F138A8" w14:paraId="2023BA5F" w14:textId="21BF9EF5" w:rsidTr="00220EC2">
        <w:trPr>
          <w:trHeight w:val="501"/>
        </w:trPr>
        <w:tc>
          <w:tcPr>
            <w:cnfStyle w:val="001000000000" w:firstRow="0" w:lastRow="0" w:firstColumn="1" w:lastColumn="0" w:oddVBand="0" w:evenVBand="0" w:oddHBand="0" w:evenHBand="0" w:firstRowFirstColumn="0" w:firstRowLastColumn="0" w:lastRowFirstColumn="0" w:lastRowLastColumn="0"/>
            <w:tcW w:w="4106" w:type="dxa"/>
          </w:tcPr>
          <w:p w14:paraId="6EDB057A" w14:textId="3E299EB2" w:rsidR="00171477" w:rsidRPr="00F138A8" w:rsidRDefault="009B57A0" w:rsidP="00F138A8">
            <w:pPr>
              <w:pStyle w:val="Normalnumbered"/>
              <w:numPr>
                <w:ilvl w:val="0"/>
                <w:numId w:val="0"/>
              </w:numPr>
              <w:rPr>
                <w:b w:val="0"/>
                <w:sz w:val="22"/>
                <w:szCs w:val="22"/>
              </w:rPr>
            </w:pPr>
            <w:bookmarkStart w:id="1" w:name="_Hlk491612558"/>
            <w:bookmarkStart w:id="2" w:name="_Hlk490648460"/>
            <w:r>
              <w:rPr>
                <w:b w:val="0"/>
                <w:sz w:val="22"/>
                <w:szCs w:val="22"/>
              </w:rPr>
              <w:t>IYCF1 (Community)</w:t>
            </w:r>
            <w:bookmarkEnd w:id="1"/>
          </w:p>
        </w:tc>
        <w:tc>
          <w:tcPr>
            <w:tcW w:w="5387" w:type="dxa"/>
            <w:vMerge w:val="restart"/>
          </w:tcPr>
          <w:p w14:paraId="636E145A" w14:textId="3FB73831" w:rsidR="00171477" w:rsidRPr="00F138A8" w:rsidRDefault="00171477" w:rsidP="00F138A8">
            <w:pPr>
              <w:pStyle w:val="Normalnumbered"/>
              <w:numPr>
                <w:ilvl w:val="0"/>
                <w:numId w:val="0"/>
              </w:numPr>
              <w:cnfStyle w:val="000000000000" w:firstRow="0" w:lastRow="0" w:firstColumn="0" w:lastColumn="0" w:oddVBand="0" w:evenVBand="0" w:oddHBand="0" w:evenHBand="0" w:firstRowFirstColumn="0" w:firstRowLastColumn="0" w:lastRowFirstColumn="0" w:lastRowLastColumn="0"/>
              <w:rPr>
                <w:bCs/>
                <w:sz w:val="22"/>
                <w:szCs w:val="22"/>
              </w:rPr>
            </w:pPr>
            <w:r w:rsidRPr="00F138A8">
              <w:rPr>
                <w:bCs/>
                <w:sz w:val="22"/>
                <w:szCs w:val="22"/>
              </w:rPr>
              <w:t>Infant</w:t>
            </w:r>
            <w:r w:rsidR="00E3251F">
              <w:rPr>
                <w:bCs/>
                <w:sz w:val="22"/>
                <w:szCs w:val="22"/>
              </w:rPr>
              <w:t xml:space="preserve"> and</w:t>
            </w:r>
            <w:r w:rsidRPr="00F138A8">
              <w:rPr>
                <w:bCs/>
                <w:sz w:val="22"/>
                <w:szCs w:val="22"/>
              </w:rPr>
              <w:t xml:space="preserve"> Young Child </w:t>
            </w:r>
            <w:r w:rsidR="00220EC2">
              <w:rPr>
                <w:bCs/>
                <w:sz w:val="22"/>
                <w:szCs w:val="22"/>
              </w:rPr>
              <w:t>Feeding</w:t>
            </w:r>
            <w:r w:rsidR="009B57A0">
              <w:rPr>
                <w:bCs/>
                <w:sz w:val="22"/>
                <w:szCs w:val="22"/>
              </w:rPr>
              <w:t xml:space="preserve"> </w:t>
            </w:r>
            <w:r w:rsidRPr="00F138A8">
              <w:rPr>
                <w:bCs/>
                <w:sz w:val="22"/>
                <w:szCs w:val="22"/>
              </w:rPr>
              <w:t>(IYC</w:t>
            </w:r>
            <w:r w:rsidR="009B57A0">
              <w:rPr>
                <w:bCs/>
                <w:sz w:val="22"/>
                <w:szCs w:val="22"/>
              </w:rPr>
              <w:t>F</w:t>
            </w:r>
            <w:r w:rsidRPr="00F138A8">
              <w:rPr>
                <w:bCs/>
                <w:sz w:val="22"/>
                <w:szCs w:val="22"/>
              </w:rPr>
              <w:t>)</w:t>
            </w:r>
            <w:r w:rsidR="00E3251F">
              <w:rPr>
                <w:bCs/>
                <w:sz w:val="22"/>
                <w:szCs w:val="22"/>
              </w:rPr>
              <w:t xml:space="preserve"> education programs</w:t>
            </w:r>
            <w:r w:rsidRPr="00F138A8">
              <w:rPr>
                <w:bCs/>
                <w:sz w:val="22"/>
                <w:szCs w:val="22"/>
              </w:rPr>
              <w:t xml:space="preserve">; </w:t>
            </w:r>
            <w:r w:rsidR="00E3251F">
              <w:rPr>
                <w:bCs/>
                <w:sz w:val="22"/>
                <w:szCs w:val="22"/>
              </w:rPr>
              <w:t>Delivered</w:t>
            </w:r>
            <w:r w:rsidRPr="00F138A8">
              <w:rPr>
                <w:bCs/>
                <w:sz w:val="22"/>
                <w:szCs w:val="22"/>
              </w:rPr>
              <w:t xml:space="preserve"> at health facility a</w:t>
            </w:r>
            <w:r w:rsidR="00220EC2">
              <w:rPr>
                <w:bCs/>
                <w:sz w:val="22"/>
                <w:szCs w:val="22"/>
              </w:rPr>
              <w:t>nd</w:t>
            </w:r>
            <w:r w:rsidRPr="00F138A8">
              <w:rPr>
                <w:bCs/>
                <w:sz w:val="22"/>
                <w:szCs w:val="22"/>
              </w:rPr>
              <w:t xml:space="preserve"> community level, and through mass-media campaigns. </w:t>
            </w:r>
          </w:p>
        </w:tc>
      </w:tr>
      <w:tr w:rsidR="009B57A0" w:rsidRPr="00F138A8" w14:paraId="3E0BCD53" w14:textId="77777777" w:rsidTr="00220EC2">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4106" w:type="dxa"/>
          </w:tcPr>
          <w:p w14:paraId="7A7CBD05" w14:textId="2D0EC9F7" w:rsidR="009B57A0" w:rsidRPr="009B57A0" w:rsidRDefault="009B57A0" w:rsidP="00F138A8">
            <w:pPr>
              <w:pStyle w:val="Normalnumbered"/>
              <w:numPr>
                <w:ilvl w:val="0"/>
                <w:numId w:val="0"/>
              </w:numPr>
              <w:rPr>
                <w:b w:val="0"/>
                <w:bCs w:val="0"/>
                <w:sz w:val="22"/>
                <w:szCs w:val="22"/>
              </w:rPr>
            </w:pPr>
            <w:r>
              <w:rPr>
                <w:b w:val="0"/>
                <w:bCs w:val="0"/>
                <w:sz w:val="22"/>
                <w:szCs w:val="22"/>
              </w:rPr>
              <w:t>IYCF2 (Health Facility)</w:t>
            </w:r>
          </w:p>
        </w:tc>
        <w:tc>
          <w:tcPr>
            <w:tcW w:w="5387" w:type="dxa"/>
            <w:vMerge/>
          </w:tcPr>
          <w:p w14:paraId="1E6C5BD5" w14:textId="77777777" w:rsidR="009B57A0" w:rsidRPr="00F138A8" w:rsidRDefault="009B57A0" w:rsidP="00F138A8">
            <w:pPr>
              <w:pStyle w:val="Normalnumbered"/>
              <w:numPr>
                <w:ilvl w:val="0"/>
                <w:numId w:val="0"/>
              </w:numPr>
              <w:cnfStyle w:val="000000100000" w:firstRow="0" w:lastRow="0" w:firstColumn="0" w:lastColumn="0" w:oddVBand="0" w:evenVBand="0" w:oddHBand="1" w:evenHBand="0" w:firstRowFirstColumn="0" w:firstRowLastColumn="0" w:lastRowFirstColumn="0" w:lastRowLastColumn="0"/>
              <w:rPr>
                <w:bCs/>
                <w:sz w:val="22"/>
                <w:szCs w:val="22"/>
              </w:rPr>
            </w:pPr>
          </w:p>
        </w:tc>
      </w:tr>
      <w:tr w:rsidR="00171477" w:rsidRPr="00F138A8" w14:paraId="6A4103DD" w14:textId="77777777" w:rsidTr="00220EC2">
        <w:trPr>
          <w:trHeight w:val="354"/>
        </w:trPr>
        <w:tc>
          <w:tcPr>
            <w:cnfStyle w:val="001000000000" w:firstRow="0" w:lastRow="0" w:firstColumn="1" w:lastColumn="0" w:oddVBand="0" w:evenVBand="0" w:oddHBand="0" w:evenHBand="0" w:firstRowFirstColumn="0" w:firstRowLastColumn="0" w:lastRowFirstColumn="0" w:lastRowLastColumn="0"/>
            <w:tcW w:w="4106" w:type="dxa"/>
          </w:tcPr>
          <w:p w14:paraId="0FD6C4A8" w14:textId="7499CEA6" w:rsidR="00171477" w:rsidRPr="00F138A8" w:rsidRDefault="003F7E7E" w:rsidP="00F138A8">
            <w:pPr>
              <w:pStyle w:val="Normalnumbered"/>
              <w:numPr>
                <w:ilvl w:val="0"/>
                <w:numId w:val="0"/>
              </w:numPr>
              <w:rPr>
                <w:b w:val="0"/>
                <w:sz w:val="22"/>
                <w:szCs w:val="22"/>
              </w:rPr>
            </w:pPr>
            <w:r>
              <w:rPr>
                <w:b w:val="0"/>
                <w:sz w:val="22"/>
                <w:szCs w:val="22"/>
              </w:rPr>
              <w:t>IYCF3 (Mass Media)</w:t>
            </w:r>
          </w:p>
        </w:tc>
        <w:tc>
          <w:tcPr>
            <w:tcW w:w="5387" w:type="dxa"/>
            <w:vMerge/>
          </w:tcPr>
          <w:p w14:paraId="3D431123" w14:textId="77777777" w:rsidR="00171477" w:rsidRPr="00F138A8" w:rsidRDefault="00171477" w:rsidP="00F138A8">
            <w:pPr>
              <w:pStyle w:val="Normalnumbered"/>
              <w:numPr>
                <w:ilvl w:val="0"/>
                <w:numId w:val="0"/>
              </w:numPr>
              <w:cnfStyle w:val="000000000000" w:firstRow="0" w:lastRow="0" w:firstColumn="0" w:lastColumn="0" w:oddVBand="0" w:evenVBand="0" w:oddHBand="0" w:evenHBand="0" w:firstRowFirstColumn="0" w:firstRowLastColumn="0" w:lastRowFirstColumn="0" w:lastRowLastColumn="0"/>
              <w:rPr>
                <w:bCs/>
                <w:sz w:val="22"/>
                <w:szCs w:val="22"/>
              </w:rPr>
            </w:pPr>
          </w:p>
        </w:tc>
      </w:tr>
      <w:tr w:rsidR="00220EC2" w:rsidRPr="00F138A8" w14:paraId="0EEC3F92" w14:textId="77777777" w:rsidTr="00220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6176BC22" w14:textId="04EFCD44" w:rsidR="00220EC2" w:rsidRPr="00F138A8" w:rsidRDefault="00220EC2" w:rsidP="00C96F4F">
            <w:pPr>
              <w:pStyle w:val="Normalnumbered"/>
              <w:numPr>
                <w:ilvl w:val="0"/>
                <w:numId w:val="0"/>
              </w:numPr>
              <w:rPr>
                <w:b w:val="0"/>
                <w:sz w:val="22"/>
                <w:szCs w:val="22"/>
              </w:rPr>
            </w:pPr>
            <w:r>
              <w:rPr>
                <w:b w:val="0"/>
                <w:sz w:val="22"/>
                <w:szCs w:val="22"/>
              </w:rPr>
              <w:t>IFAS for pregnant women (Community)</w:t>
            </w:r>
          </w:p>
        </w:tc>
        <w:tc>
          <w:tcPr>
            <w:tcW w:w="5387" w:type="dxa"/>
            <w:vMerge w:val="restart"/>
          </w:tcPr>
          <w:p w14:paraId="231C4769" w14:textId="3E25F245" w:rsidR="00220EC2" w:rsidRPr="00F138A8" w:rsidRDefault="006931D0" w:rsidP="00C96F4F">
            <w:pPr>
              <w:pStyle w:val="Normalnumbered"/>
              <w:numPr>
                <w:ilvl w:val="0"/>
                <w:numId w:val="0"/>
              </w:numPr>
              <w:cnfStyle w:val="000000100000" w:firstRow="0" w:lastRow="0" w:firstColumn="0" w:lastColumn="0" w:oddVBand="0" w:evenVBand="0" w:oddHBand="1" w:evenHBand="0" w:firstRowFirstColumn="0" w:firstRowLastColumn="0" w:lastRowFirstColumn="0" w:lastRowLastColumn="0"/>
              <w:rPr>
                <w:bCs/>
                <w:sz w:val="22"/>
                <w:szCs w:val="22"/>
              </w:rPr>
            </w:pPr>
            <w:r>
              <w:rPr>
                <w:bCs/>
                <w:sz w:val="22"/>
                <w:szCs w:val="22"/>
              </w:rPr>
              <w:t xml:space="preserve">90 days </w:t>
            </w:r>
            <w:r w:rsidR="00220EC2" w:rsidRPr="00F138A8">
              <w:rPr>
                <w:bCs/>
                <w:sz w:val="22"/>
                <w:szCs w:val="22"/>
              </w:rPr>
              <w:t>Iron and Folic Acid Supplementation (IFAS)</w:t>
            </w:r>
            <w:r w:rsidR="00220EC2">
              <w:rPr>
                <w:bCs/>
                <w:sz w:val="22"/>
                <w:szCs w:val="22"/>
              </w:rPr>
              <w:t xml:space="preserve"> for pregnant women i</w:t>
            </w:r>
            <w:r w:rsidR="00220EC2" w:rsidRPr="00F138A8">
              <w:rPr>
                <w:bCs/>
                <w:sz w:val="22"/>
                <w:szCs w:val="22"/>
              </w:rPr>
              <w:t>mplemented at health facility a</w:t>
            </w:r>
            <w:r w:rsidR="00220EC2">
              <w:rPr>
                <w:bCs/>
                <w:sz w:val="22"/>
                <w:szCs w:val="22"/>
              </w:rPr>
              <w:t>nd</w:t>
            </w:r>
            <w:r w:rsidR="00220EC2" w:rsidRPr="00F138A8">
              <w:rPr>
                <w:bCs/>
                <w:sz w:val="22"/>
                <w:szCs w:val="22"/>
              </w:rPr>
              <w:t xml:space="preserve"> community level</w:t>
            </w:r>
          </w:p>
        </w:tc>
      </w:tr>
      <w:tr w:rsidR="00220EC2" w:rsidRPr="00F138A8" w14:paraId="5E9DA95A" w14:textId="77777777" w:rsidTr="00220EC2">
        <w:tc>
          <w:tcPr>
            <w:cnfStyle w:val="001000000000" w:firstRow="0" w:lastRow="0" w:firstColumn="1" w:lastColumn="0" w:oddVBand="0" w:evenVBand="0" w:oddHBand="0" w:evenHBand="0" w:firstRowFirstColumn="0" w:firstRowLastColumn="0" w:lastRowFirstColumn="0" w:lastRowLastColumn="0"/>
            <w:tcW w:w="4106" w:type="dxa"/>
          </w:tcPr>
          <w:p w14:paraId="4F15FFF2" w14:textId="6B8363A0" w:rsidR="00220EC2" w:rsidRPr="00F138A8" w:rsidRDefault="00220EC2" w:rsidP="00F138A8">
            <w:pPr>
              <w:pStyle w:val="Normalnumbered"/>
              <w:numPr>
                <w:ilvl w:val="0"/>
                <w:numId w:val="0"/>
              </w:numPr>
              <w:rPr>
                <w:sz w:val="22"/>
                <w:szCs w:val="22"/>
              </w:rPr>
            </w:pPr>
            <w:r>
              <w:rPr>
                <w:b w:val="0"/>
                <w:sz w:val="22"/>
                <w:szCs w:val="22"/>
              </w:rPr>
              <w:t>IFAS for pregnant women (Health Facility)</w:t>
            </w:r>
          </w:p>
        </w:tc>
        <w:tc>
          <w:tcPr>
            <w:tcW w:w="5387" w:type="dxa"/>
            <w:vMerge/>
          </w:tcPr>
          <w:p w14:paraId="1A08CC98" w14:textId="77777777" w:rsidR="00220EC2" w:rsidRPr="00F138A8" w:rsidRDefault="00220EC2" w:rsidP="00F138A8">
            <w:pPr>
              <w:pStyle w:val="Normalnumbered"/>
              <w:numPr>
                <w:ilvl w:val="0"/>
                <w:numId w:val="0"/>
              </w:numPr>
              <w:cnfStyle w:val="000000000000" w:firstRow="0" w:lastRow="0" w:firstColumn="0" w:lastColumn="0" w:oddVBand="0" w:evenVBand="0" w:oddHBand="0" w:evenHBand="0" w:firstRowFirstColumn="0" w:firstRowLastColumn="0" w:lastRowFirstColumn="0" w:lastRowLastColumn="0"/>
              <w:rPr>
                <w:bCs/>
                <w:sz w:val="22"/>
                <w:szCs w:val="22"/>
              </w:rPr>
            </w:pPr>
          </w:p>
        </w:tc>
      </w:tr>
      <w:tr w:rsidR="00171477" w:rsidRPr="00F138A8" w14:paraId="4F769066" w14:textId="2E182BA1" w:rsidTr="00220EC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106" w:type="dxa"/>
          </w:tcPr>
          <w:p w14:paraId="6FC88403" w14:textId="27FAB122" w:rsidR="00171477" w:rsidRPr="00F138A8" w:rsidRDefault="00171477" w:rsidP="00F138A8">
            <w:pPr>
              <w:pStyle w:val="Normalnumbered"/>
              <w:numPr>
                <w:ilvl w:val="0"/>
                <w:numId w:val="0"/>
              </w:numPr>
              <w:rPr>
                <w:b w:val="0"/>
                <w:sz w:val="22"/>
                <w:szCs w:val="22"/>
              </w:rPr>
            </w:pPr>
            <w:r w:rsidRPr="00F138A8">
              <w:rPr>
                <w:b w:val="0"/>
                <w:sz w:val="22"/>
                <w:szCs w:val="22"/>
              </w:rPr>
              <w:t>Vitamin A supplementation</w:t>
            </w:r>
          </w:p>
        </w:tc>
        <w:tc>
          <w:tcPr>
            <w:tcW w:w="5387" w:type="dxa"/>
          </w:tcPr>
          <w:p w14:paraId="7A7D4B7E" w14:textId="5680B6CF" w:rsidR="00171477" w:rsidRPr="00F138A8" w:rsidRDefault="00171477" w:rsidP="00F138A8">
            <w:pPr>
              <w:pStyle w:val="Normalnumbered"/>
              <w:numPr>
                <w:ilvl w:val="0"/>
                <w:numId w:val="0"/>
              </w:numPr>
              <w:cnfStyle w:val="000000100000" w:firstRow="0" w:lastRow="0" w:firstColumn="0" w:lastColumn="0" w:oddVBand="0" w:evenVBand="0" w:oddHBand="1" w:evenHBand="0" w:firstRowFirstColumn="0" w:firstRowLastColumn="0" w:lastRowFirstColumn="0" w:lastRowLastColumn="0"/>
              <w:rPr>
                <w:bCs/>
                <w:sz w:val="22"/>
                <w:szCs w:val="22"/>
              </w:rPr>
            </w:pPr>
            <w:r w:rsidRPr="00F138A8">
              <w:rPr>
                <w:bCs/>
                <w:sz w:val="22"/>
                <w:szCs w:val="22"/>
              </w:rPr>
              <w:t xml:space="preserve">Delivered mainly through mass campaigns </w:t>
            </w:r>
          </w:p>
        </w:tc>
      </w:tr>
      <w:tr w:rsidR="00220EC2" w:rsidRPr="00F138A8" w14:paraId="79C4A272" w14:textId="77777777" w:rsidTr="00220EC2">
        <w:tc>
          <w:tcPr>
            <w:cnfStyle w:val="001000000000" w:firstRow="0" w:lastRow="0" w:firstColumn="1" w:lastColumn="0" w:oddVBand="0" w:evenVBand="0" w:oddHBand="0" w:evenHBand="0" w:firstRowFirstColumn="0" w:firstRowLastColumn="0" w:lastRowFirstColumn="0" w:lastRowLastColumn="0"/>
            <w:tcW w:w="4106" w:type="dxa"/>
          </w:tcPr>
          <w:p w14:paraId="7F218ECC" w14:textId="1852A29B" w:rsidR="00220EC2" w:rsidRPr="00106A3B" w:rsidRDefault="00220EC2" w:rsidP="00F138A8">
            <w:pPr>
              <w:pStyle w:val="Normalnumbered"/>
              <w:numPr>
                <w:ilvl w:val="0"/>
                <w:numId w:val="0"/>
              </w:numPr>
              <w:rPr>
                <w:b w:val="0"/>
                <w:bCs w:val="0"/>
                <w:sz w:val="22"/>
                <w:szCs w:val="22"/>
              </w:rPr>
            </w:pPr>
            <w:r w:rsidRPr="00106A3B">
              <w:rPr>
                <w:b w:val="0"/>
                <w:bCs w:val="0"/>
                <w:sz w:val="22"/>
                <w:szCs w:val="22"/>
              </w:rPr>
              <w:t xml:space="preserve">Micronutrients </w:t>
            </w:r>
            <w:r w:rsidR="00106A3B">
              <w:rPr>
                <w:b w:val="0"/>
                <w:bCs w:val="0"/>
                <w:sz w:val="22"/>
                <w:szCs w:val="22"/>
              </w:rPr>
              <w:t>powders (children)</w:t>
            </w:r>
          </w:p>
        </w:tc>
        <w:tc>
          <w:tcPr>
            <w:tcW w:w="5387" w:type="dxa"/>
          </w:tcPr>
          <w:p w14:paraId="45702191" w14:textId="23FB84F2" w:rsidR="00220EC2" w:rsidRPr="00F138A8" w:rsidRDefault="006C4087" w:rsidP="00B2787B">
            <w:pPr>
              <w:pStyle w:val="Normalnumbered"/>
              <w:numPr>
                <w:ilvl w:val="0"/>
                <w:numId w:val="0"/>
              </w:numPr>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 xml:space="preserve">Provision </w:t>
            </w:r>
            <w:r w:rsidR="001D1057">
              <w:rPr>
                <w:bCs/>
                <w:sz w:val="22"/>
                <w:szCs w:val="22"/>
              </w:rPr>
              <w:t xml:space="preserve">of micronutrients powders added to </w:t>
            </w:r>
            <w:r w:rsidR="00D27596">
              <w:rPr>
                <w:bCs/>
                <w:sz w:val="22"/>
                <w:szCs w:val="22"/>
              </w:rPr>
              <w:t xml:space="preserve">children 6-23 months for improving iron status </w:t>
            </w:r>
            <w:r w:rsidR="006D53BB">
              <w:rPr>
                <w:bCs/>
                <w:sz w:val="22"/>
                <w:szCs w:val="22"/>
              </w:rPr>
              <w:t>and reducing anaemia</w:t>
            </w:r>
          </w:p>
        </w:tc>
      </w:tr>
      <w:tr w:rsidR="009C649B" w:rsidRPr="009C649B" w14:paraId="76D3AF60" w14:textId="77777777" w:rsidTr="00220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157FDB2B" w14:textId="293AD170" w:rsidR="009C649B" w:rsidRPr="009C649B" w:rsidRDefault="009C649B" w:rsidP="009C649B">
            <w:pPr>
              <w:pStyle w:val="Normalnumbered"/>
              <w:numPr>
                <w:ilvl w:val="0"/>
                <w:numId w:val="0"/>
              </w:numPr>
              <w:rPr>
                <w:b w:val="0"/>
                <w:sz w:val="22"/>
                <w:szCs w:val="22"/>
              </w:rPr>
            </w:pPr>
            <w:r w:rsidRPr="009C649B">
              <w:rPr>
                <w:b w:val="0"/>
                <w:sz w:val="22"/>
                <w:szCs w:val="22"/>
              </w:rPr>
              <w:t xml:space="preserve">Zinc + ORS for treatment of diarrhoea </w:t>
            </w:r>
          </w:p>
        </w:tc>
        <w:tc>
          <w:tcPr>
            <w:tcW w:w="5387" w:type="dxa"/>
          </w:tcPr>
          <w:p w14:paraId="6507C9C0" w14:textId="79568FE4" w:rsidR="009C649B" w:rsidRPr="00DA27A4" w:rsidRDefault="00DA27A4" w:rsidP="009C649B">
            <w:pPr>
              <w:pStyle w:val="Normalnumbered"/>
              <w:numPr>
                <w:ilvl w:val="0"/>
                <w:numId w:val="0"/>
              </w:numPr>
              <w:cnfStyle w:val="000000100000" w:firstRow="0" w:lastRow="0" w:firstColumn="0" w:lastColumn="0" w:oddVBand="0" w:evenVBand="0" w:oddHBand="1" w:evenHBand="0" w:firstRowFirstColumn="0" w:firstRowLastColumn="0" w:lastRowFirstColumn="0" w:lastRowLastColumn="0"/>
              <w:rPr>
                <w:bCs/>
                <w:sz w:val="22"/>
                <w:szCs w:val="22"/>
              </w:rPr>
            </w:pPr>
            <w:r>
              <w:rPr>
                <w:bCs/>
                <w:sz w:val="22"/>
                <w:szCs w:val="22"/>
              </w:rPr>
              <w:t xml:space="preserve">Provision of </w:t>
            </w:r>
            <w:r w:rsidRPr="00DA27A4">
              <w:rPr>
                <w:bCs/>
                <w:sz w:val="22"/>
                <w:szCs w:val="22"/>
              </w:rPr>
              <w:t xml:space="preserve">oral zinc tablets </w:t>
            </w:r>
            <w:r>
              <w:rPr>
                <w:bCs/>
                <w:sz w:val="22"/>
                <w:szCs w:val="22"/>
              </w:rPr>
              <w:t xml:space="preserve">and ORS </w:t>
            </w:r>
            <w:r w:rsidRPr="00DA27A4">
              <w:rPr>
                <w:bCs/>
                <w:sz w:val="22"/>
                <w:szCs w:val="22"/>
              </w:rPr>
              <w:t>in the treatment of diarrhoea in children 0-59 months of age</w:t>
            </w:r>
          </w:p>
        </w:tc>
      </w:tr>
      <w:tr w:rsidR="00171477" w:rsidRPr="00F138A8" w14:paraId="1B846CA3" w14:textId="0F605F97" w:rsidTr="00220EC2">
        <w:tc>
          <w:tcPr>
            <w:cnfStyle w:val="001000000000" w:firstRow="0" w:lastRow="0" w:firstColumn="1" w:lastColumn="0" w:oddVBand="0" w:evenVBand="0" w:oddHBand="0" w:evenHBand="0" w:firstRowFirstColumn="0" w:firstRowLastColumn="0" w:lastRowFirstColumn="0" w:lastRowLastColumn="0"/>
            <w:tcW w:w="4106" w:type="dxa"/>
          </w:tcPr>
          <w:p w14:paraId="128E7CB6" w14:textId="5C3A3480" w:rsidR="00171477" w:rsidRPr="00F138A8" w:rsidRDefault="00106A3B" w:rsidP="00F138A8">
            <w:pPr>
              <w:pStyle w:val="Normalnumbered"/>
              <w:numPr>
                <w:ilvl w:val="0"/>
                <w:numId w:val="0"/>
              </w:numPr>
              <w:rPr>
                <w:b w:val="0"/>
                <w:sz w:val="22"/>
                <w:szCs w:val="22"/>
              </w:rPr>
            </w:pPr>
            <w:r>
              <w:rPr>
                <w:b w:val="0"/>
                <w:sz w:val="22"/>
                <w:szCs w:val="22"/>
              </w:rPr>
              <w:t>Lipid-based nutrition supplements</w:t>
            </w:r>
          </w:p>
        </w:tc>
        <w:tc>
          <w:tcPr>
            <w:tcW w:w="5387" w:type="dxa"/>
          </w:tcPr>
          <w:p w14:paraId="7F531BEB" w14:textId="56348EAC" w:rsidR="00171477" w:rsidRPr="00F138A8" w:rsidRDefault="00106A3B" w:rsidP="00B2787B">
            <w:pPr>
              <w:pStyle w:val="Normalnumbered"/>
              <w:numPr>
                <w:ilvl w:val="0"/>
                <w:numId w:val="0"/>
              </w:numPr>
              <w:cnfStyle w:val="000000000000" w:firstRow="0" w:lastRow="0" w:firstColumn="0" w:lastColumn="0" w:oddVBand="0" w:evenVBand="0" w:oddHBand="0" w:evenHBand="0" w:firstRowFirstColumn="0" w:firstRowLastColumn="0" w:lastRowFirstColumn="0" w:lastRowLastColumn="0"/>
              <w:rPr>
                <w:bCs/>
                <w:sz w:val="22"/>
                <w:szCs w:val="22"/>
              </w:rPr>
            </w:pPr>
            <w:r>
              <w:rPr>
                <w:bCs/>
                <w:sz w:val="22"/>
                <w:szCs w:val="22"/>
              </w:rPr>
              <w:t>I</w:t>
            </w:r>
            <w:r w:rsidR="00171477" w:rsidRPr="00F138A8">
              <w:rPr>
                <w:bCs/>
                <w:sz w:val="22"/>
                <w:szCs w:val="22"/>
              </w:rPr>
              <w:t>mplement</w:t>
            </w:r>
            <w:r>
              <w:rPr>
                <w:bCs/>
                <w:sz w:val="22"/>
                <w:szCs w:val="22"/>
              </w:rPr>
              <w:t>ed</w:t>
            </w:r>
            <w:r w:rsidR="00171477" w:rsidRPr="00F138A8">
              <w:rPr>
                <w:bCs/>
                <w:sz w:val="22"/>
                <w:szCs w:val="22"/>
              </w:rPr>
              <w:t xml:space="preserve"> a</w:t>
            </w:r>
            <w:r>
              <w:rPr>
                <w:bCs/>
                <w:sz w:val="22"/>
                <w:szCs w:val="22"/>
              </w:rPr>
              <w:t>t</w:t>
            </w:r>
            <w:r w:rsidR="00171477" w:rsidRPr="00F138A8">
              <w:rPr>
                <w:bCs/>
                <w:sz w:val="22"/>
                <w:szCs w:val="22"/>
              </w:rPr>
              <w:t xml:space="preserve"> small-scale programme in 2 </w:t>
            </w:r>
            <w:r>
              <w:rPr>
                <w:bCs/>
                <w:sz w:val="22"/>
                <w:szCs w:val="22"/>
              </w:rPr>
              <w:t>districts</w:t>
            </w:r>
            <w:r w:rsidR="00171477" w:rsidRPr="00F138A8">
              <w:rPr>
                <w:bCs/>
                <w:sz w:val="22"/>
                <w:szCs w:val="22"/>
              </w:rPr>
              <w:t xml:space="preserve"> only </w:t>
            </w:r>
          </w:p>
        </w:tc>
      </w:tr>
      <w:tr w:rsidR="005F3448" w:rsidRPr="00F138A8" w14:paraId="18A932A4" w14:textId="77777777" w:rsidTr="00220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37D7DBFC" w14:textId="54D75470" w:rsidR="005F3448" w:rsidRPr="00197C2C" w:rsidRDefault="00197C2C" w:rsidP="00F138A8">
            <w:pPr>
              <w:pStyle w:val="Normalnumbered"/>
              <w:numPr>
                <w:ilvl w:val="0"/>
                <w:numId w:val="0"/>
              </w:numPr>
              <w:rPr>
                <w:b w:val="0"/>
                <w:bCs w:val="0"/>
                <w:sz w:val="22"/>
                <w:szCs w:val="22"/>
              </w:rPr>
            </w:pPr>
            <w:r w:rsidRPr="00197C2C">
              <w:rPr>
                <w:b w:val="0"/>
                <w:bCs w:val="0"/>
                <w:sz w:val="22"/>
                <w:szCs w:val="22"/>
              </w:rPr>
              <w:t xml:space="preserve">Fortification of wheat flour </w:t>
            </w:r>
          </w:p>
        </w:tc>
        <w:tc>
          <w:tcPr>
            <w:tcW w:w="5387" w:type="dxa"/>
          </w:tcPr>
          <w:p w14:paraId="6F1F23B1" w14:textId="75E12591" w:rsidR="005F3448" w:rsidRPr="00197C2C" w:rsidRDefault="00FD5268" w:rsidP="00F138A8">
            <w:pPr>
              <w:pStyle w:val="Normalnumbered"/>
              <w:numPr>
                <w:ilvl w:val="0"/>
                <w:numId w:val="0"/>
              </w:num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6A0ACC" w:rsidRPr="006A0ACC">
              <w:rPr>
                <w:sz w:val="22"/>
                <w:szCs w:val="22"/>
              </w:rPr>
              <w:t xml:space="preserve">ortification of wheat flour </w:t>
            </w:r>
            <w:r w:rsidR="006A0ACC" w:rsidRPr="00197C2C">
              <w:rPr>
                <w:sz w:val="22"/>
                <w:szCs w:val="22"/>
              </w:rPr>
              <w:t>with iron/folate, B12 and zinc</w:t>
            </w:r>
          </w:p>
        </w:tc>
      </w:tr>
      <w:tr w:rsidR="00171477" w:rsidRPr="00F138A8" w14:paraId="5D99C21E" w14:textId="5270844E" w:rsidTr="00220EC2">
        <w:tc>
          <w:tcPr>
            <w:cnfStyle w:val="001000000000" w:firstRow="0" w:lastRow="0" w:firstColumn="1" w:lastColumn="0" w:oddVBand="0" w:evenVBand="0" w:oddHBand="0" w:evenHBand="0" w:firstRowFirstColumn="0" w:firstRowLastColumn="0" w:lastRowFirstColumn="0" w:lastRowLastColumn="0"/>
            <w:tcW w:w="4106" w:type="dxa"/>
          </w:tcPr>
          <w:p w14:paraId="424873FE" w14:textId="1537C88A" w:rsidR="00171477" w:rsidRPr="00197C2C" w:rsidRDefault="00D2444E" w:rsidP="00F138A8">
            <w:pPr>
              <w:pStyle w:val="Normalnumbered"/>
              <w:numPr>
                <w:ilvl w:val="0"/>
                <w:numId w:val="0"/>
              </w:numPr>
              <w:rPr>
                <w:b w:val="0"/>
                <w:bCs w:val="0"/>
                <w:sz w:val="22"/>
                <w:szCs w:val="22"/>
              </w:rPr>
            </w:pPr>
            <w:r>
              <w:rPr>
                <w:b w:val="0"/>
                <w:bCs w:val="0"/>
                <w:sz w:val="22"/>
                <w:szCs w:val="22"/>
              </w:rPr>
              <w:t>F</w:t>
            </w:r>
            <w:r w:rsidR="00171477" w:rsidRPr="00197C2C">
              <w:rPr>
                <w:b w:val="0"/>
                <w:bCs w:val="0"/>
                <w:sz w:val="22"/>
                <w:szCs w:val="22"/>
              </w:rPr>
              <w:t xml:space="preserve">ortification of </w:t>
            </w:r>
            <w:r w:rsidR="00877B27">
              <w:rPr>
                <w:b w:val="0"/>
                <w:bCs w:val="0"/>
                <w:sz w:val="22"/>
                <w:szCs w:val="22"/>
              </w:rPr>
              <w:t>vegetable oil with vitamin A</w:t>
            </w:r>
          </w:p>
        </w:tc>
        <w:tc>
          <w:tcPr>
            <w:tcW w:w="5387" w:type="dxa"/>
          </w:tcPr>
          <w:p w14:paraId="7096BBC0" w14:textId="1F7FB090" w:rsidR="00171477" w:rsidRPr="00197C2C" w:rsidRDefault="00DC1EBF" w:rsidP="00F138A8">
            <w:pPr>
              <w:pStyle w:val="Normalnumbered"/>
              <w:numPr>
                <w:ilvl w:val="0"/>
                <w:numId w:val="0"/>
              </w:num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Fortification of </w:t>
            </w:r>
            <w:r w:rsidR="002710E0">
              <w:rPr>
                <w:sz w:val="22"/>
                <w:szCs w:val="22"/>
              </w:rPr>
              <w:t>cooking oil with Vitamin A</w:t>
            </w:r>
          </w:p>
        </w:tc>
      </w:tr>
      <w:tr w:rsidR="006931D0" w:rsidRPr="00F138A8" w14:paraId="746CE0BF" w14:textId="77777777" w:rsidTr="00220E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dxa"/>
          </w:tcPr>
          <w:p w14:paraId="531172F3" w14:textId="02E3A9D9" w:rsidR="006931D0" w:rsidRDefault="006931D0" w:rsidP="00F138A8">
            <w:pPr>
              <w:pStyle w:val="Normalnumbered"/>
              <w:numPr>
                <w:ilvl w:val="0"/>
                <w:numId w:val="0"/>
              </w:numPr>
              <w:rPr>
                <w:b w:val="0"/>
                <w:sz w:val="22"/>
                <w:szCs w:val="22"/>
              </w:rPr>
            </w:pPr>
            <w:r>
              <w:rPr>
                <w:b w:val="0"/>
                <w:sz w:val="22"/>
                <w:szCs w:val="22"/>
              </w:rPr>
              <w:t>Iodine fortification of salt</w:t>
            </w:r>
          </w:p>
        </w:tc>
        <w:tc>
          <w:tcPr>
            <w:tcW w:w="5387" w:type="dxa"/>
          </w:tcPr>
          <w:p w14:paraId="5F73B17D" w14:textId="5106A9B2" w:rsidR="006931D0" w:rsidRPr="00F138A8" w:rsidRDefault="002710E0" w:rsidP="00F138A8">
            <w:pPr>
              <w:pStyle w:val="Normalnumbered"/>
              <w:numPr>
                <w:ilvl w:val="0"/>
                <w:numId w:val="0"/>
              </w:numPr>
              <w:cnfStyle w:val="000000100000" w:firstRow="0" w:lastRow="0" w:firstColumn="0" w:lastColumn="0" w:oddVBand="0" w:evenVBand="0" w:oddHBand="1" w:evenHBand="0" w:firstRowFirstColumn="0" w:firstRowLastColumn="0" w:lastRowFirstColumn="0" w:lastRowLastColumn="0"/>
              <w:rPr>
                <w:bCs/>
                <w:sz w:val="22"/>
                <w:szCs w:val="22"/>
              </w:rPr>
            </w:pPr>
            <w:r>
              <w:rPr>
                <w:bCs/>
                <w:sz w:val="22"/>
                <w:szCs w:val="22"/>
              </w:rPr>
              <w:t xml:space="preserve">Provincial salt iodization </w:t>
            </w:r>
            <w:r w:rsidR="00542A1E">
              <w:rPr>
                <w:bCs/>
                <w:sz w:val="22"/>
                <w:szCs w:val="22"/>
              </w:rPr>
              <w:t>programme</w:t>
            </w:r>
            <w:r>
              <w:rPr>
                <w:bCs/>
                <w:sz w:val="22"/>
                <w:szCs w:val="22"/>
              </w:rPr>
              <w:t xml:space="preserve"> </w:t>
            </w:r>
          </w:p>
        </w:tc>
      </w:tr>
      <w:bookmarkEnd w:id="2"/>
      <w:tr w:rsidR="009B5A27" w:rsidRPr="00F138A8" w14:paraId="2096AE34" w14:textId="77777777" w:rsidTr="009B5A27">
        <w:trPr>
          <w:trHeight w:val="618"/>
        </w:trPr>
        <w:tc>
          <w:tcPr>
            <w:cnfStyle w:val="001000000000" w:firstRow="0" w:lastRow="0" w:firstColumn="1" w:lastColumn="0" w:oddVBand="0" w:evenVBand="0" w:oddHBand="0" w:evenHBand="0" w:firstRowFirstColumn="0" w:firstRowLastColumn="0" w:lastRowFirstColumn="0" w:lastRowLastColumn="0"/>
            <w:tcW w:w="4106" w:type="dxa"/>
          </w:tcPr>
          <w:p w14:paraId="2BA8B481" w14:textId="37620ADF" w:rsidR="009B5A27" w:rsidRPr="00F138A8" w:rsidRDefault="002710E0" w:rsidP="00F138A8">
            <w:pPr>
              <w:pStyle w:val="Normalnumbered"/>
              <w:numPr>
                <w:ilvl w:val="0"/>
                <w:numId w:val="0"/>
              </w:numPr>
              <w:rPr>
                <w:b w:val="0"/>
                <w:sz w:val="22"/>
                <w:szCs w:val="22"/>
              </w:rPr>
            </w:pPr>
            <w:r w:rsidRPr="002710E0">
              <w:rPr>
                <w:b w:val="0"/>
                <w:sz w:val="22"/>
                <w:szCs w:val="22"/>
              </w:rPr>
              <w:t>Water, Sanitation, and Hygiene Interventions (WASH)</w:t>
            </w:r>
          </w:p>
        </w:tc>
        <w:tc>
          <w:tcPr>
            <w:tcW w:w="5387" w:type="dxa"/>
          </w:tcPr>
          <w:p w14:paraId="0221891E" w14:textId="53AC3403" w:rsidR="009B5A27" w:rsidRPr="00AE1FB6" w:rsidRDefault="009B5A27" w:rsidP="009B5A27">
            <w:pPr>
              <w:pStyle w:val="Normalnumbered"/>
              <w:numPr>
                <w:ilvl w:val="0"/>
                <w:numId w:val="0"/>
              </w:numPr>
              <w:cnfStyle w:val="000000000000" w:firstRow="0" w:lastRow="0" w:firstColumn="0" w:lastColumn="0" w:oddVBand="0" w:evenVBand="0" w:oddHBand="0" w:evenHBand="0" w:firstRowFirstColumn="0" w:firstRowLastColumn="0" w:lastRowFirstColumn="0" w:lastRowLastColumn="0"/>
              <w:rPr>
                <w:bCs/>
                <w:sz w:val="22"/>
                <w:szCs w:val="22"/>
              </w:rPr>
            </w:pPr>
            <w:r w:rsidRPr="009B5A27">
              <w:rPr>
                <w:b/>
                <w:sz w:val="22"/>
                <w:szCs w:val="22"/>
              </w:rPr>
              <w:t xml:space="preserve"> </w:t>
            </w:r>
            <w:r w:rsidR="00AE1FB6" w:rsidRPr="00AE1FB6">
              <w:rPr>
                <w:bCs/>
                <w:sz w:val="22"/>
                <w:szCs w:val="22"/>
              </w:rPr>
              <w:t>Handwashing</w:t>
            </w:r>
            <w:r w:rsidR="00396CC8">
              <w:rPr>
                <w:bCs/>
                <w:sz w:val="22"/>
                <w:szCs w:val="22"/>
              </w:rPr>
              <w:t xml:space="preserve"> with soap</w:t>
            </w:r>
            <w:r w:rsidR="00AE1FB6" w:rsidRPr="00AE1FB6">
              <w:rPr>
                <w:bCs/>
                <w:sz w:val="22"/>
                <w:szCs w:val="22"/>
              </w:rPr>
              <w:t xml:space="preserve">, </w:t>
            </w:r>
            <w:r w:rsidR="00AE1FB6">
              <w:rPr>
                <w:bCs/>
                <w:sz w:val="22"/>
                <w:szCs w:val="22"/>
              </w:rPr>
              <w:t>Hygienic disposal</w:t>
            </w:r>
            <w:r w:rsidR="00396CC8">
              <w:rPr>
                <w:bCs/>
                <w:sz w:val="22"/>
                <w:szCs w:val="22"/>
              </w:rPr>
              <w:t xml:space="preserve"> of children stools, </w:t>
            </w:r>
            <w:r w:rsidR="000611A8">
              <w:rPr>
                <w:bCs/>
                <w:sz w:val="22"/>
                <w:szCs w:val="22"/>
              </w:rPr>
              <w:t>I</w:t>
            </w:r>
            <w:r w:rsidR="00396CC8">
              <w:rPr>
                <w:bCs/>
                <w:sz w:val="22"/>
                <w:szCs w:val="22"/>
              </w:rPr>
              <w:t xml:space="preserve">mproved sanitation, </w:t>
            </w:r>
            <w:r w:rsidR="00B062CE">
              <w:rPr>
                <w:bCs/>
                <w:sz w:val="22"/>
                <w:szCs w:val="22"/>
              </w:rPr>
              <w:t>Improved water sources</w:t>
            </w:r>
          </w:p>
        </w:tc>
      </w:tr>
      <w:tr w:rsidR="002710E0" w:rsidRPr="00F138A8" w14:paraId="0E7729A4" w14:textId="77777777" w:rsidTr="009B5A27">
        <w:trPr>
          <w:cnfStyle w:val="000000100000" w:firstRow="0" w:lastRow="0" w:firstColumn="0" w:lastColumn="0" w:oddVBand="0" w:evenVBand="0" w:oddHBand="1" w:evenHBand="0" w:firstRowFirstColumn="0" w:firstRowLastColumn="0" w:lastRowFirstColumn="0" w:lastRowLastColumn="0"/>
          <w:trHeight w:val="618"/>
        </w:trPr>
        <w:tc>
          <w:tcPr>
            <w:cnfStyle w:val="001000000000" w:firstRow="0" w:lastRow="0" w:firstColumn="1" w:lastColumn="0" w:oddVBand="0" w:evenVBand="0" w:oddHBand="0" w:evenHBand="0" w:firstRowFirstColumn="0" w:firstRowLastColumn="0" w:lastRowFirstColumn="0" w:lastRowLastColumn="0"/>
            <w:tcW w:w="4106" w:type="dxa"/>
          </w:tcPr>
          <w:p w14:paraId="6E10510E" w14:textId="40F1E0A8" w:rsidR="002710E0" w:rsidRDefault="002710E0" w:rsidP="00F138A8">
            <w:pPr>
              <w:pStyle w:val="Normalnumbered"/>
              <w:numPr>
                <w:ilvl w:val="0"/>
                <w:numId w:val="0"/>
              </w:numPr>
              <w:rPr>
                <w:sz w:val="22"/>
                <w:szCs w:val="22"/>
              </w:rPr>
            </w:pPr>
            <w:r>
              <w:rPr>
                <w:b w:val="0"/>
                <w:sz w:val="22"/>
                <w:szCs w:val="22"/>
              </w:rPr>
              <w:t>Family planning</w:t>
            </w:r>
          </w:p>
        </w:tc>
        <w:tc>
          <w:tcPr>
            <w:tcW w:w="5387" w:type="dxa"/>
          </w:tcPr>
          <w:p w14:paraId="030268B2" w14:textId="654E4FBE" w:rsidR="002710E0" w:rsidRPr="00B062CE" w:rsidRDefault="00B062CE" w:rsidP="009B5A27">
            <w:pPr>
              <w:pStyle w:val="Normalnumbered"/>
              <w:numPr>
                <w:ilvl w:val="0"/>
                <w:numId w:val="0"/>
              </w:numPr>
              <w:cnfStyle w:val="000000100000" w:firstRow="0" w:lastRow="0" w:firstColumn="0" w:lastColumn="0" w:oddVBand="0" w:evenVBand="0" w:oddHBand="1" w:evenHBand="0" w:firstRowFirstColumn="0" w:firstRowLastColumn="0" w:lastRowFirstColumn="0" w:lastRowLastColumn="0"/>
              <w:rPr>
                <w:bCs/>
                <w:sz w:val="22"/>
                <w:szCs w:val="22"/>
              </w:rPr>
            </w:pPr>
            <w:r w:rsidRPr="00B062CE">
              <w:rPr>
                <w:bCs/>
                <w:sz w:val="22"/>
                <w:szCs w:val="22"/>
              </w:rPr>
              <w:t xml:space="preserve">Provision </w:t>
            </w:r>
            <w:r>
              <w:rPr>
                <w:bCs/>
                <w:sz w:val="22"/>
                <w:szCs w:val="22"/>
              </w:rPr>
              <w:t>of family planning services</w:t>
            </w:r>
            <w:r w:rsidR="00E14163">
              <w:rPr>
                <w:bCs/>
                <w:sz w:val="22"/>
                <w:szCs w:val="22"/>
              </w:rPr>
              <w:t xml:space="preserve"> to women in reproductive age</w:t>
            </w:r>
          </w:p>
        </w:tc>
      </w:tr>
    </w:tbl>
    <w:p w14:paraId="09FF9062" w14:textId="5649CE58" w:rsidR="00406365" w:rsidRDefault="00406365" w:rsidP="00F138A8">
      <w:pPr>
        <w:pStyle w:val="Normalnumbered"/>
        <w:numPr>
          <w:ilvl w:val="0"/>
          <w:numId w:val="0"/>
        </w:numPr>
        <w:rPr>
          <w:bCs/>
          <w:sz w:val="22"/>
          <w:szCs w:val="22"/>
        </w:rPr>
      </w:pPr>
    </w:p>
    <w:p w14:paraId="687DEF8A" w14:textId="4B1BD19A" w:rsidR="00932602" w:rsidRDefault="00932602" w:rsidP="00F138A8">
      <w:pPr>
        <w:pStyle w:val="Normalnumbered"/>
        <w:numPr>
          <w:ilvl w:val="0"/>
          <w:numId w:val="0"/>
        </w:numPr>
        <w:rPr>
          <w:bCs/>
          <w:sz w:val="22"/>
          <w:szCs w:val="22"/>
        </w:rPr>
      </w:pPr>
    </w:p>
    <w:p w14:paraId="0544D82A" w14:textId="77777777" w:rsidR="006306AB" w:rsidRPr="00F138A8" w:rsidRDefault="006306AB" w:rsidP="00F138A8">
      <w:pPr>
        <w:pStyle w:val="Normalnumbered"/>
        <w:numPr>
          <w:ilvl w:val="0"/>
          <w:numId w:val="0"/>
        </w:numPr>
        <w:rPr>
          <w:bCs/>
          <w:sz w:val="22"/>
          <w:szCs w:val="22"/>
        </w:rPr>
      </w:pPr>
    </w:p>
    <w:p w14:paraId="154FB133" w14:textId="09CFA897" w:rsidR="0069729B" w:rsidRDefault="00F1023A" w:rsidP="00697784">
      <w:pPr>
        <w:pStyle w:val="SectionHeading"/>
      </w:pPr>
      <w:bookmarkStart w:id="3" w:name="_Toc19545346"/>
      <w:r w:rsidRPr="005A2461">
        <w:t>OVERALL APPROACH AND CLASSIFICATION OF COSTS</w:t>
      </w:r>
      <w:bookmarkEnd w:id="3"/>
      <w:r w:rsidRPr="005A2461">
        <w:t xml:space="preserve"> </w:t>
      </w:r>
    </w:p>
    <w:p w14:paraId="78BB488C" w14:textId="3E7A9566" w:rsidR="00431029" w:rsidRPr="005A2461" w:rsidRDefault="00431029" w:rsidP="00431029"/>
    <w:p w14:paraId="017E4657" w14:textId="769902F2" w:rsidR="00B81FE5" w:rsidRDefault="002F0D35" w:rsidP="00A7393C">
      <w:pPr>
        <w:pStyle w:val="Normalnumbered"/>
      </w:pPr>
      <w:r>
        <w:rPr>
          <w:noProof/>
        </w:rPr>
        <mc:AlternateContent>
          <mc:Choice Requires="wpg">
            <w:drawing>
              <wp:anchor distT="0" distB="0" distL="114300" distR="114300" simplePos="0" relativeHeight="251660288" behindDoc="1" locked="0" layoutInCell="1" allowOverlap="1" wp14:anchorId="178148B6" wp14:editId="1591167D">
                <wp:simplePos x="0" y="0"/>
                <wp:positionH relativeFrom="margin">
                  <wp:align>right</wp:align>
                </wp:positionH>
                <wp:positionV relativeFrom="paragraph">
                  <wp:posOffset>562610</wp:posOffset>
                </wp:positionV>
                <wp:extent cx="2574290" cy="2761615"/>
                <wp:effectExtent l="19050" t="19050" r="16510" b="19685"/>
                <wp:wrapTight wrapText="bothSides">
                  <wp:wrapPolygon edited="0">
                    <wp:start x="-160" y="-149"/>
                    <wp:lineTo x="-160" y="21605"/>
                    <wp:lineTo x="21579" y="21605"/>
                    <wp:lineTo x="21579" y="-149"/>
                    <wp:lineTo x="-160" y="-149"/>
                  </wp:wrapPolygon>
                </wp:wrapTight>
                <wp:docPr id="3" name="Group 3"/>
                <wp:cNvGraphicFramePr/>
                <a:graphic xmlns:a="http://schemas.openxmlformats.org/drawingml/2006/main">
                  <a:graphicData uri="http://schemas.microsoft.com/office/word/2010/wordprocessingGroup">
                    <wpg:wgp>
                      <wpg:cNvGrpSpPr/>
                      <wpg:grpSpPr>
                        <a:xfrm>
                          <a:off x="0" y="0"/>
                          <a:ext cx="2574290" cy="2761615"/>
                          <a:chOff x="0" y="0"/>
                          <a:chExt cx="2515870" cy="2568575"/>
                        </a:xfrm>
                      </wpg:grpSpPr>
                      <pic:pic xmlns:pic="http://schemas.openxmlformats.org/drawingml/2006/picture">
                        <pic:nvPicPr>
                          <pic:cNvPr id="2" name="Picture 2"/>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5870" cy="2568575"/>
                          </a:xfrm>
                          <a:prstGeom prst="rect">
                            <a:avLst/>
                          </a:prstGeom>
                          <a:noFill/>
                          <a:ln>
                            <a:solidFill>
                              <a:schemeClr val="bg1">
                                <a:lumMod val="75000"/>
                              </a:schemeClr>
                            </a:solidFill>
                          </a:ln>
                        </pic:spPr>
                      </pic:pic>
                      <pic:pic xmlns:pic="http://schemas.openxmlformats.org/drawingml/2006/picture">
                        <pic:nvPicPr>
                          <pic:cNvPr id="7" name="Picture 6">
                            <a:extLst>
                              <a:ext uri="{FF2B5EF4-FFF2-40B4-BE49-F238E27FC236}">
                                <a16:creationId xmlns:a16="http://schemas.microsoft.com/office/drawing/2014/main" id="{C19C6953-409A-4583-B92D-5051A3667985}"/>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1751991" y="106070"/>
                            <a:ext cx="683895" cy="610235"/>
                          </a:xfrm>
                          <a:prstGeom prst="rect">
                            <a:avLst/>
                          </a:prstGeom>
                          <a:ln>
                            <a:solidFill>
                              <a:schemeClr val="bg1">
                                <a:lumMod val="75000"/>
                              </a:schemeClr>
                            </a:solidFill>
                          </a:ln>
                        </pic:spPr>
                      </pic:pic>
                    </wpg:wgp>
                  </a:graphicData>
                </a:graphic>
                <wp14:sizeRelH relativeFrom="margin">
                  <wp14:pctWidth>0</wp14:pctWidth>
                </wp14:sizeRelH>
                <wp14:sizeRelV relativeFrom="margin">
                  <wp14:pctHeight>0</wp14:pctHeight>
                </wp14:sizeRelV>
              </wp:anchor>
            </w:drawing>
          </mc:Choice>
          <mc:Fallback>
            <w:pict>
              <v:group w14:anchorId="2A1F1A17" id="Group 3" o:spid="_x0000_s1026" style="position:absolute;margin-left:151.5pt;margin-top:44.3pt;width:202.7pt;height:217.45pt;z-index:-251656192;mso-position-horizontal:right;mso-position-horizontal-relative:margin;mso-width-relative:margin;mso-height-relative:margin" coordsize="25158,256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5158;height:256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" stroked="t" strokecolor="#bfbfbf [2412]">
                  <v:imagedata r:id="rId10" o:title=""/>
                  <v:path arrowok="t"/>
                </v:shape>
                <v:shape id="Picture 6" o:spid="_x0000_s1028" type="#_x0000_t75" style="position:absolute;left:17519;top:1060;width:6839;height:6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" stroked="t" strokecolor="#bfbfbf [2412]">
                  <v:imagedata r:id="rId11" o:title=""/>
                  <v:path arrowok="t"/>
                </v:shape>
                <w10:wrap type="tight" anchorx="margin"/>
              </v:group>
            </w:pict>
          </mc:Fallback>
        </mc:AlternateContent>
      </w:r>
      <w:r w:rsidR="00B81FE5" w:rsidRPr="00DB02A8">
        <w:rPr>
          <w:b/>
        </w:rPr>
        <w:t>The main source o</w:t>
      </w:r>
      <w:r w:rsidR="00BF526A" w:rsidRPr="00DB02A8">
        <w:rPr>
          <w:b/>
        </w:rPr>
        <w:t>f data used for calculating the</w:t>
      </w:r>
      <w:r w:rsidR="00B81FE5" w:rsidRPr="00DB02A8">
        <w:rPr>
          <w:b/>
        </w:rPr>
        <w:t xml:space="preserve"> unit costs </w:t>
      </w:r>
      <w:r w:rsidR="00932602">
        <w:rPr>
          <w:b/>
        </w:rPr>
        <w:t>was</w:t>
      </w:r>
      <w:r w:rsidR="00B81FE5" w:rsidRPr="00DB02A8">
        <w:rPr>
          <w:b/>
        </w:rPr>
        <w:t xml:space="preserve"> the </w:t>
      </w:r>
      <w:r w:rsidR="00932602">
        <w:rPr>
          <w:b/>
        </w:rPr>
        <w:t xml:space="preserve">Nutrition Support </w:t>
      </w:r>
      <w:r w:rsidR="00542A1E">
        <w:rPr>
          <w:b/>
        </w:rPr>
        <w:t>Programme</w:t>
      </w:r>
      <w:r w:rsidR="00932602">
        <w:rPr>
          <w:b/>
        </w:rPr>
        <w:t xml:space="preserve"> of Sindh (NSP)</w:t>
      </w:r>
      <w:r w:rsidR="00B81FE5" w:rsidRPr="00DB02A8">
        <w:rPr>
          <w:b/>
        </w:rPr>
        <w:t>.</w:t>
      </w:r>
      <w:r w:rsidR="00B81FE5" w:rsidRPr="005A2461">
        <w:t xml:space="preserve"> The </w:t>
      </w:r>
      <w:r w:rsidR="00932602">
        <w:t>NSP</w:t>
      </w:r>
      <w:r w:rsidR="00B81FE5" w:rsidRPr="005A2461">
        <w:t xml:space="preserve"> is a </w:t>
      </w:r>
      <w:r w:rsidR="00EA3BF1">
        <w:t>regional programme</w:t>
      </w:r>
      <w:r w:rsidR="00B81FE5" w:rsidRPr="005A2461">
        <w:t xml:space="preserve"> for scaling-up high impact nutrition interventions for the </w:t>
      </w:r>
      <w:r w:rsidR="00A7393C">
        <w:t xml:space="preserve">period </w:t>
      </w:r>
      <w:r w:rsidR="00B81FE5" w:rsidRPr="005A2461">
        <w:t>201</w:t>
      </w:r>
      <w:r w:rsidR="00A7393C">
        <w:t>5</w:t>
      </w:r>
      <w:r w:rsidR="00B81FE5" w:rsidRPr="005A2461">
        <w:t>-</w:t>
      </w:r>
      <w:r w:rsidR="00395D7E" w:rsidRPr="005A2461">
        <w:t>20</w:t>
      </w:r>
      <w:r w:rsidR="00A7393C">
        <w:t xml:space="preserve">19 in 9 </w:t>
      </w:r>
      <w:r w:rsidR="00321806">
        <w:t>districts</w:t>
      </w:r>
      <w:r w:rsidR="00A7393C">
        <w:t xml:space="preserve"> of Sindh:</w:t>
      </w:r>
      <w:r w:rsidR="00531732">
        <w:t xml:space="preserve"> </w:t>
      </w:r>
      <w:r w:rsidR="00A7393C">
        <w:t xml:space="preserve">Badin, </w:t>
      </w:r>
      <w:proofErr w:type="spellStart"/>
      <w:r w:rsidR="00A7393C">
        <w:t>Jacoabad</w:t>
      </w:r>
      <w:proofErr w:type="spellEnd"/>
      <w:r w:rsidR="00A7393C">
        <w:t xml:space="preserve">, </w:t>
      </w:r>
      <w:proofErr w:type="spellStart"/>
      <w:r w:rsidR="00A7393C">
        <w:t>Kambar</w:t>
      </w:r>
      <w:proofErr w:type="spellEnd"/>
      <w:r w:rsidR="00A7393C">
        <w:t xml:space="preserve">, </w:t>
      </w:r>
      <w:proofErr w:type="spellStart"/>
      <w:r w:rsidR="00A7393C">
        <w:t>Kashmor</w:t>
      </w:r>
      <w:proofErr w:type="spellEnd"/>
      <w:r w:rsidR="00A7393C">
        <w:t xml:space="preserve">, Larkana, </w:t>
      </w:r>
      <w:proofErr w:type="spellStart"/>
      <w:r w:rsidR="00A7393C">
        <w:t>Sanghar</w:t>
      </w:r>
      <w:proofErr w:type="spellEnd"/>
      <w:r w:rsidR="00A7393C">
        <w:t xml:space="preserve">, </w:t>
      </w:r>
      <w:proofErr w:type="spellStart"/>
      <w:proofErr w:type="gramStart"/>
      <w:r w:rsidR="00A7393C">
        <w:t>Tando.M.K</w:t>
      </w:r>
      <w:r w:rsidR="00343C12">
        <w:t>han</w:t>
      </w:r>
      <w:proofErr w:type="spellEnd"/>
      <w:proofErr w:type="gramEnd"/>
      <w:r w:rsidR="00A7393C">
        <w:t xml:space="preserve">, </w:t>
      </w:r>
      <w:proofErr w:type="spellStart"/>
      <w:r w:rsidR="00A7393C">
        <w:t>Tharparkar</w:t>
      </w:r>
      <w:proofErr w:type="spellEnd"/>
      <w:r w:rsidR="00531732">
        <w:t>,</w:t>
      </w:r>
      <w:r w:rsidR="001836F6">
        <w:t xml:space="preserve"> and </w:t>
      </w:r>
      <w:r w:rsidR="00531732">
        <w:t xml:space="preserve"> </w:t>
      </w:r>
      <w:proofErr w:type="spellStart"/>
      <w:r w:rsidR="00A7393C">
        <w:t>Umerkot</w:t>
      </w:r>
      <w:proofErr w:type="spellEnd"/>
      <w:r w:rsidR="00531732">
        <w:t>.</w:t>
      </w:r>
      <w:r w:rsidR="00760EA4">
        <w:t xml:space="preserve"> The NSP</w:t>
      </w:r>
      <w:r w:rsidR="00760EA4" w:rsidRPr="00760EA4">
        <w:t xml:space="preserve"> is delivered through three </w:t>
      </w:r>
      <w:r w:rsidR="00760EA4">
        <w:t>main</w:t>
      </w:r>
      <w:r w:rsidR="00760EA4" w:rsidRPr="00760EA4">
        <w:t xml:space="preserve"> modalities and delivery channels across the </w:t>
      </w:r>
      <w:r w:rsidR="00760EA4">
        <w:t>province</w:t>
      </w:r>
      <w:r w:rsidR="00760EA4" w:rsidRPr="00760EA4">
        <w:t xml:space="preserve">: through </w:t>
      </w:r>
      <w:r w:rsidR="00096229">
        <w:t xml:space="preserve">the </w:t>
      </w:r>
      <w:r w:rsidR="00760EA4" w:rsidRPr="00760EA4">
        <w:t xml:space="preserve">health facilities </w:t>
      </w:r>
      <w:r w:rsidR="00096229">
        <w:t xml:space="preserve">of the People Primary </w:t>
      </w:r>
      <w:r w:rsidR="00074629">
        <w:t>H</w:t>
      </w:r>
      <w:r w:rsidR="00096229">
        <w:t xml:space="preserve">ealth Initiative </w:t>
      </w:r>
      <w:r w:rsidR="00760EA4" w:rsidRPr="00760EA4">
        <w:t>(</w:t>
      </w:r>
      <w:r w:rsidR="00074629">
        <w:t>PPHI</w:t>
      </w:r>
      <w:r w:rsidR="00760EA4" w:rsidRPr="00760EA4">
        <w:t>)</w:t>
      </w:r>
      <w:r w:rsidR="0075544F">
        <w:t>;</w:t>
      </w:r>
      <w:r w:rsidR="0075544F" w:rsidRPr="0075544F">
        <w:t xml:space="preserve"> </w:t>
      </w:r>
      <w:r w:rsidR="0075544F" w:rsidRPr="00760EA4">
        <w:t>community level</w:t>
      </w:r>
      <w:r w:rsidR="002E5FE9">
        <w:t xml:space="preserve"> for the uncovered areas</w:t>
      </w:r>
      <w:r w:rsidR="0075544F" w:rsidRPr="00760EA4">
        <w:t xml:space="preserve"> (</w:t>
      </w:r>
      <w:r w:rsidR="0075544F">
        <w:t>NGOs as implementing partners</w:t>
      </w:r>
      <w:r w:rsidR="0075544F" w:rsidRPr="00760EA4">
        <w:t>); and</w:t>
      </w:r>
      <w:r w:rsidR="00760EA4" w:rsidRPr="00760EA4">
        <w:t xml:space="preserve"> via mass media messages (</w:t>
      </w:r>
      <w:r w:rsidR="00074629">
        <w:t xml:space="preserve">for </w:t>
      </w:r>
      <w:r w:rsidR="004F7726">
        <w:t>IYCF behaviour change communication programmes</w:t>
      </w:r>
      <w:r w:rsidR="00760EA4" w:rsidRPr="00760EA4">
        <w:t>).</w:t>
      </w:r>
    </w:p>
    <w:p w14:paraId="143A53D3" w14:textId="68D2A7D1" w:rsidR="005704ED" w:rsidRDefault="005704ED" w:rsidP="001E6F90">
      <w:pPr>
        <w:pStyle w:val="Normalnumbered"/>
      </w:pPr>
      <w:r w:rsidRPr="00DD3C12">
        <w:t xml:space="preserve">Other sources for costing and coverage were the </w:t>
      </w:r>
      <w:r w:rsidRPr="00EE4D46">
        <w:rPr>
          <w:b/>
          <w:bCs/>
        </w:rPr>
        <w:t>Accelerated Action Plan (AAP)</w:t>
      </w:r>
      <w:r w:rsidRPr="00DD3C12">
        <w:t xml:space="preserve"> for </w:t>
      </w:r>
      <w:r w:rsidR="00BD4839">
        <w:t xml:space="preserve">reduction of </w:t>
      </w:r>
      <w:r w:rsidRPr="00DD3C12">
        <w:t xml:space="preserve">stunting and malnutrition supported by the Health </w:t>
      </w:r>
      <w:r w:rsidR="00262D09">
        <w:t>D</w:t>
      </w:r>
      <w:r w:rsidRPr="00DD3C12">
        <w:t>epartment of the Government of Sindh (</w:t>
      </w:r>
      <w:proofErr w:type="spellStart"/>
      <w:r w:rsidRPr="00DD3C12">
        <w:t>GoS</w:t>
      </w:r>
      <w:proofErr w:type="spellEnd"/>
      <w:r w:rsidRPr="00DD3C12">
        <w:t xml:space="preserve">) in </w:t>
      </w:r>
      <w:proofErr w:type="spellStart"/>
      <w:r w:rsidRPr="00DD3C12">
        <w:t>Mirpurkhas</w:t>
      </w:r>
      <w:proofErr w:type="spellEnd"/>
      <w:r w:rsidRPr="00DD3C12">
        <w:t xml:space="preserve"> and Sukkur; and the nutrition program</w:t>
      </w:r>
      <w:r w:rsidR="00E52FC4">
        <w:t>mes</w:t>
      </w:r>
      <w:r w:rsidRPr="00DD3C12">
        <w:t xml:space="preserve"> supported by </w:t>
      </w:r>
      <w:r w:rsidRPr="00EE4D46">
        <w:rPr>
          <w:b/>
          <w:bCs/>
        </w:rPr>
        <w:t>UNICEF</w:t>
      </w:r>
      <w:r w:rsidRPr="00DD3C12">
        <w:t xml:space="preserve"> in Ghotki, Khairpur and </w:t>
      </w:r>
      <w:proofErr w:type="spellStart"/>
      <w:r w:rsidRPr="00DD3C12">
        <w:t>Naushero</w:t>
      </w:r>
      <w:proofErr w:type="spellEnd"/>
      <w:r w:rsidRPr="00DD3C12">
        <w:t xml:space="preserve"> </w:t>
      </w:r>
      <w:proofErr w:type="spellStart"/>
      <w:r w:rsidRPr="00DD3C12">
        <w:t>Feroze</w:t>
      </w:r>
      <w:proofErr w:type="spellEnd"/>
      <w:r w:rsidRPr="00DD3C12">
        <w:t xml:space="preserve">. Additionally, </w:t>
      </w:r>
      <w:r w:rsidR="001B0518">
        <w:t>some intervention</w:t>
      </w:r>
      <w:r w:rsidR="00F65F8A">
        <w:t>s</w:t>
      </w:r>
      <w:r w:rsidR="001B0518">
        <w:t xml:space="preserve"> coverage information </w:t>
      </w:r>
      <w:r w:rsidR="00F65F8A">
        <w:t xml:space="preserve">was collected for </w:t>
      </w:r>
      <w:r w:rsidRPr="00DD3C12">
        <w:t xml:space="preserve">the European Union funded </w:t>
      </w:r>
      <w:r w:rsidR="00542A1E">
        <w:t>programme</w:t>
      </w:r>
      <w:r w:rsidRPr="00DD3C12">
        <w:t xml:space="preserve"> known as </w:t>
      </w:r>
      <w:r w:rsidRPr="00EE4D46">
        <w:rPr>
          <w:b/>
          <w:bCs/>
        </w:rPr>
        <w:t>WINS (Women &amp; Children Improved Nutrition in Sindh)</w:t>
      </w:r>
      <w:r w:rsidRPr="00DD3C12">
        <w:t xml:space="preserve"> implemented by Save the Children and Action Against Hunger in the districts of </w:t>
      </w:r>
      <w:proofErr w:type="spellStart"/>
      <w:r w:rsidRPr="00DD3C12">
        <w:t>Dadu</w:t>
      </w:r>
      <w:proofErr w:type="spellEnd"/>
      <w:r w:rsidRPr="00DD3C12">
        <w:t xml:space="preserve">, Shikarpur, </w:t>
      </w:r>
      <w:proofErr w:type="spellStart"/>
      <w:r w:rsidRPr="00DD3C12">
        <w:t>Thatta</w:t>
      </w:r>
      <w:proofErr w:type="spellEnd"/>
      <w:r w:rsidRPr="00DD3C12">
        <w:t xml:space="preserve"> and </w:t>
      </w:r>
      <w:proofErr w:type="spellStart"/>
      <w:r w:rsidRPr="00DD3C12">
        <w:t>Sujawal</w:t>
      </w:r>
      <w:proofErr w:type="spellEnd"/>
      <w:r w:rsidRPr="00DD3C12">
        <w:t xml:space="preserve">. </w:t>
      </w:r>
    </w:p>
    <w:p w14:paraId="324FA94A" w14:textId="3772A9CA" w:rsidR="00746033" w:rsidRPr="005A2461" w:rsidRDefault="0004388D" w:rsidP="00746033">
      <w:pPr>
        <w:pStyle w:val="Normalnumbered"/>
        <w:numPr>
          <w:ilvl w:val="0"/>
          <w:numId w:val="1"/>
        </w:numPr>
      </w:pPr>
      <w:r w:rsidRPr="0004388D">
        <w:rPr>
          <w:bCs/>
        </w:rPr>
        <w:t>Where possible</w:t>
      </w:r>
      <w:r>
        <w:rPr>
          <w:b/>
        </w:rPr>
        <w:t>, c</w:t>
      </w:r>
      <w:r w:rsidR="00746033" w:rsidRPr="00A2192D">
        <w:rPr>
          <w:b/>
        </w:rPr>
        <w:t xml:space="preserve">osts were classified and divided into ‘direct costs’ and ‘programme </w:t>
      </w:r>
      <w:proofErr w:type="gramStart"/>
      <w:r w:rsidR="00746033" w:rsidRPr="00A2192D">
        <w:rPr>
          <w:b/>
        </w:rPr>
        <w:t>costs</w:t>
      </w:r>
      <w:r w:rsidR="008078DD">
        <w:rPr>
          <w:b/>
        </w:rPr>
        <w:t>’</w:t>
      </w:r>
      <w:proofErr w:type="gramEnd"/>
      <w:r w:rsidR="00746033" w:rsidRPr="00A2192D">
        <w:t xml:space="preserve">. Direct costs are costs for inputs per beneficiaries incurred at the point of delivering the intervention, such as drugs and medical supplies (including transportation and distribution). Programme costs refer to costs that operate across </w:t>
      </w:r>
      <w:r w:rsidR="00FF2928">
        <w:t xml:space="preserve">several </w:t>
      </w:r>
      <w:r w:rsidR="00746033" w:rsidRPr="00A2192D">
        <w:t xml:space="preserve">different service delivery points at a level other than the delivery point of an intervention to beneficiaries, like training, coordination, monitoring and evaluation (staff costs were also included in this </w:t>
      </w:r>
      <w:r w:rsidR="00746033">
        <w:t>c</w:t>
      </w:r>
      <w:r w:rsidR="00746033" w:rsidRPr="00A2192D">
        <w:t xml:space="preserve">ategory). </w:t>
      </w:r>
    </w:p>
    <w:p w14:paraId="2F17C4F4" w14:textId="6C93D89E" w:rsidR="00DD3C12" w:rsidRPr="000B4612" w:rsidRDefault="00167CE2" w:rsidP="000B4612">
      <w:pPr>
        <w:pStyle w:val="Normalnumbered"/>
      </w:pPr>
      <w:r>
        <w:t>Average u</w:t>
      </w:r>
      <w:r w:rsidR="00ED35C1" w:rsidRPr="005A2461">
        <w:t xml:space="preserve">nit costs estimations </w:t>
      </w:r>
      <w:r w:rsidR="00531732">
        <w:t>were</w:t>
      </w:r>
      <w:r w:rsidR="00ED35C1" w:rsidRPr="005A2461">
        <w:t xml:space="preserve"> constru</w:t>
      </w:r>
      <w:r w:rsidR="008B0D0B" w:rsidRPr="005A2461">
        <w:t>cted f</w:t>
      </w:r>
      <w:r w:rsidR="00B81FE5" w:rsidRPr="005A2461">
        <w:t xml:space="preserve">rom </w:t>
      </w:r>
      <w:r w:rsidR="008F6042">
        <w:t>actual financial reports obtained from the NSP for the period 2015 to 2019</w:t>
      </w:r>
      <w:r w:rsidR="00021F8B">
        <w:t xml:space="preserve"> for </w:t>
      </w:r>
      <w:r w:rsidR="00C87832">
        <w:t xml:space="preserve">the </w:t>
      </w:r>
      <w:r w:rsidR="00183881">
        <w:rPr>
          <w:b/>
          <w:bCs/>
        </w:rPr>
        <w:t>t</w:t>
      </w:r>
      <w:r w:rsidR="00F83E39" w:rsidRPr="00167CE2">
        <w:rPr>
          <w:b/>
          <w:bCs/>
        </w:rPr>
        <w:t xml:space="preserve">reatment of SAM, </w:t>
      </w:r>
      <w:r w:rsidR="00183881">
        <w:rPr>
          <w:b/>
          <w:bCs/>
        </w:rPr>
        <w:t>i</w:t>
      </w:r>
      <w:r w:rsidR="00EE5328" w:rsidRPr="00167CE2">
        <w:rPr>
          <w:b/>
          <w:bCs/>
        </w:rPr>
        <w:t xml:space="preserve">nfant and </w:t>
      </w:r>
      <w:r w:rsidR="00C63275">
        <w:rPr>
          <w:b/>
          <w:bCs/>
        </w:rPr>
        <w:t>y</w:t>
      </w:r>
      <w:r w:rsidR="00EE5328" w:rsidRPr="00167CE2">
        <w:rPr>
          <w:b/>
          <w:bCs/>
        </w:rPr>
        <w:t xml:space="preserve">oung </w:t>
      </w:r>
      <w:r w:rsidR="00C63275">
        <w:rPr>
          <w:b/>
          <w:bCs/>
        </w:rPr>
        <w:t>c</w:t>
      </w:r>
      <w:r w:rsidR="00EE5328" w:rsidRPr="00167CE2">
        <w:rPr>
          <w:b/>
          <w:bCs/>
        </w:rPr>
        <w:t xml:space="preserve">hild </w:t>
      </w:r>
      <w:r w:rsidR="00C63275">
        <w:rPr>
          <w:b/>
          <w:bCs/>
        </w:rPr>
        <w:t>f</w:t>
      </w:r>
      <w:r w:rsidR="00EE5328" w:rsidRPr="00167CE2">
        <w:rPr>
          <w:b/>
          <w:bCs/>
        </w:rPr>
        <w:t>eeding (IYCF)</w:t>
      </w:r>
      <w:r w:rsidR="00B171BD" w:rsidRPr="00167CE2">
        <w:rPr>
          <w:b/>
          <w:bCs/>
        </w:rPr>
        <w:t xml:space="preserve"> programmes, </w:t>
      </w:r>
      <w:r w:rsidR="00C63275">
        <w:rPr>
          <w:b/>
          <w:bCs/>
        </w:rPr>
        <w:t>i</w:t>
      </w:r>
      <w:r w:rsidR="00B171BD" w:rsidRPr="00167CE2">
        <w:rPr>
          <w:b/>
          <w:bCs/>
        </w:rPr>
        <w:t xml:space="preserve">ron and </w:t>
      </w:r>
      <w:r w:rsidR="00C63275">
        <w:rPr>
          <w:b/>
          <w:bCs/>
        </w:rPr>
        <w:t>f</w:t>
      </w:r>
      <w:r w:rsidR="00B171BD" w:rsidRPr="00167CE2">
        <w:rPr>
          <w:b/>
          <w:bCs/>
        </w:rPr>
        <w:t xml:space="preserve">olic </w:t>
      </w:r>
      <w:r w:rsidR="00C63275">
        <w:rPr>
          <w:b/>
          <w:bCs/>
        </w:rPr>
        <w:t>a</w:t>
      </w:r>
      <w:r w:rsidR="00B171BD" w:rsidRPr="00167CE2">
        <w:rPr>
          <w:b/>
          <w:bCs/>
        </w:rPr>
        <w:t xml:space="preserve">cid </w:t>
      </w:r>
      <w:r w:rsidR="00C63275">
        <w:rPr>
          <w:b/>
          <w:bCs/>
        </w:rPr>
        <w:t>s</w:t>
      </w:r>
      <w:r w:rsidR="00B171BD" w:rsidRPr="00167CE2">
        <w:rPr>
          <w:b/>
          <w:bCs/>
        </w:rPr>
        <w:t xml:space="preserve">upplementation (IFAS) </w:t>
      </w:r>
      <w:r w:rsidR="00791F06" w:rsidRPr="00167CE2">
        <w:rPr>
          <w:b/>
          <w:bCs/>
        </w:rPr>
        <w:t>for pregnant women</w:t>
      </w:r>
      <w:r w:rsidR="00183881">
        <w:rPr>
          <w:b/>
          <w:bCs/>
        </w:rPr>
        <w:t xml:space="preserve">, </w:t>
      </w:r>
      <w:r w:rsidR="00F65F8A">
        <w:rPr>
          <w:b/>
          <w:bCs/>
        </w:rPr>
        <w:t>m</w:t>
      </w:r>
      <w:r w:rsidR="00183881">
        <w:rPr>
          <w:b/>
          <w:bCs/>
        </w:rPr>
        <w:t>icronutrients po</w:t>
      </w:r>
      <w:r w:rsidR="00C03CA7">
        <w:rPr>
          <w:b/>
          <w:bCs/>
        </w:rPr>
        <w:t>wders for children</w:t>
      </w:r>
      <w:r w:rsidR="00395D7E" w:rsidRPr="005A2461">
        <w:t xml:space="preserve">. </w:t>
      </w:r>
      <w:r w:rsidR="00146898">
        <w:t xml:space="preserve">For the </w:t>
      </w:r>
      <w:r w:rsidR="00DD2A4B">
        <w:t xml:space="preserve">other interventions, </w:t>
      </w:r>
      <w:r w:rsidR="00FC5BFF">
        <w:t>costing in</w:t>
      </w:r>
      <w:r w:rsidR="00FC6797">
        <w:t>formation were obtained from the Hea</w:t>
      </w:r>
      <w:r w:rsidR="004C1FF5">
        <w:t xml:space="preserve">lth </w:t>
      </w:r>
      <w:r w:rsidR="00912269">
        <w:t>D</w:t>
      </w:r>
      <w:r w:rsidR="004C1FF5">
        <w:t>epartment</w:t>
      </w:r>
      <w:r w:rsidR="006B267C">
        <w:t>,</w:t>
      </w:r>
      <w:r w:rsidR="00912269">
        <w:t xml:space="preserve"> the </w:t>
      </w:r>
      <w:r w:rsidR="006F5892" w:rsidRPr="006F5892">
        <w:t xml:space="preserve">Planning and Development Department </w:t>
      </w:r>
      <w:r w:rsidR="004C1FF5">
        <w:t xml:space="preserve">of </w:t>
      </w:r>
      <w:proofErr w:type="spellStart"/>
      <w:r w:rsidR="004C1FF5">
        <w:t>GoS</w:t>
      </w:r>
      <w:proofErr w:type="spellEnd"/>
      <w:r w:rsidR="006B267C">
        <w:t>,</w:t>
      </w:r>
      <w:r w:rsidR="004C1FF5">
        <w:t xml:space="preserve"> and UNICEF. </w:t>
      </w:r>
    </w:p>
    <w:p w14:paraId="52AAE6DD" w14:textId="5DBFE140" w:rsidR="00F10A69" w:rsidRDefault="004819BA" w:rsidP="00B2787B">
      <w:pPr>
        <w:pStyle w:val="Normalnumbered"/>
      </w:pPr>
      <w:r w:rsidRPr="00A2192D">
        <w:lastRenderedPageBreak/>
        <w:t>The so-called</w:t>
      </w:r>
      <w:r w:rsidR="002F1294">
        <w:t xml:space="preserve"> ‘</w:t>
      </w:r>
      <w:r w:rsidR="00453570" w:rsidRPr="00A2192D">
        <w:t>ingredient approach</w:t>
      </w:r>
      <w:r w:rsidR="002F1294">
        <w:t>’</w:t>
      </w:r>
      <w:r w:rsidR="00453570" w:rsidRPr="00A2192D">
        <w:t xml:space="preserve"> was adopted for </w:t>
      </w:r>
      <w:r w:rsidR="00A2192D" w:rsidRPr="00A2192D">
        <w:t>estima</w:t>
      </w:r>
      <w:r w:rsidR="002F1294">
        <w:t>ting direct costs</w:t>
      </w:r>
      <w:r w:rsidR="002A2F5B">
        <w:t xml:space="preserve"> for the</w:t>
      </w:r>
      <w:r w:rsidR="002A2F5B" w:rsidRPr="00DB2D29">
        <w:rPr>
          <w:b/>
          <w:bCs/>
        </w:rPr>
        <w:t xml:space="preserve"> treatment </w:t>
      </w:r>
      <w:r w:rsidR="00DB2D29" w:rsidRPr="00DB2D29">
        <w:rPr>
          <w:b/>
          <w:bCs/>
        </w:rPr>
        <w:t>of SAM</w:t>
      </w:r>
      <w:r w:rsidR="00D74218">
        <w:rPr>
          <w:b/>
          <w:bCs/>
        </w:rPr>
        <w:t xml:space="preserve">, </w:t>
      </w:r>
      <w:r w:rsidR="00AA1CA5">
        <w:rPr>
          <w:b/>
          <w:bCs/>
        </w:rPr>
        <w:t>I</w:t>
      </w:r>
      <w:r w:rsidR="00DF2531">
        <w:rPr>
          <w:b/>
          <w:bCs/>
        </w:rPr>
        <w:t xml:space="preserve">FAS, </w:t>
      </w:r>
      <w:r w:rsidR="00AE7AC1">
        <w:rPr>
          <w:b/>
          <w:bCs/>
        </w:rPr>
        <w:t xml:space="preserve">and </w:t>
      </w:r>
      <w:r w:rsidR="002558FF">
        <w:rPr>
          <w:b/>
          <w:bCs/>
        </w:rPr>
        <w:t>vitamin A supplementation</w:t>
      </w:r>
      <w:r w:rsidR="002F1294">
        <w:t xml:space="preserve">. </w:t>
      </w:r>
      <w:r w:rsidR="006025D7">
        <w:t>For these interventions</w:t>
      </w:r>
      <w:r w:rsidR="00C76652">
        <w:t>, p</w:t>
      </w:r>
      <w:r w:rsidR="00DB18D7">
        <w:t xml:space="preserve">rogramme costs </w:t>
      </w:r>
      <w:r w:rsidR="009008A6">
        <w:t>were</w:t>
      </w:r>
      <w:r w:rsidR="00DB18D7">
        <w:t xml:space="preserve"> added as a percentage of direct costs</w:t>
      </w:r>
      <w:r w:rsidR="00856CBD">
        <w:t xml:space="preserve">, based on actual financial costs incurred implementing existing </w:t>
      </w:r>
      <w:r w:rsidR="00542A1E">
        <w:t>programme</w:t>
      </w:r>
      <w:r w:rsidR="00856CBD">
        <w:t xml:space="preserve">, mainly the </w:t>
      </w:r>
      <w:r w:rsidR="003C45F5">
        <w:t xml:space="preserve">NSP. </w:t>
      </w:r>
      <w:r w:rsidR="00FE5ADD">
        <w:t xml:space="preserve"> For all other interventions, we </w:t>
      </w:r>
      <w:r w:rsidR="006025D7">
        <w:t>used the ‘programme approach’</w:t>
      </w:r>
      <w:r w:rsidR="004C5D37">
        <w:t>:</w:t>
      </w:r>
      <w:r w:rsidR="009008A6">
        <w:t xml:space="preserve"> unit costs were </w:t>
      </w:r>
      <w:r w:rsidR="003C70AC">
        <w:t>calculated by dividing total programme costs by the number of beneficiaries</w:t>
      </w:r>
      <w:r w:rsidR="00520A6E">
        <w:t xml:space="preserve"> who benefited from the intervention</w:t>
      </w:r>
      <w:r w:rsidR="003C70AC">
        <w:t xml:space="preserve">. </w:t>
      </w:r>
    </w:p>
    <w:p w14:paraId="4AE9374E" w14:textId="08154DBB" w:rsidR="004F2751" w:rsidRDefault="00F3215A" w:rsidP="004F41BA">
      <w:pPr>
        <w:pStyle w:val="Normalnumbered"/>
      </w:pPr>
      <w:r>
        <w:t>Unit costs and cover</w:t>
      </w:r>
      <w:r w:rsidR="004C5D37">
        <w:t xml:space="preserve">ages information </w:t>
      </w:r>
      <w:r w:rsidR="0004421B">
        <w:t xml:space="preserve">for the </w:t>
      </w:r>
      <w:r w:rsidR="00E355C0" w:rsidRPr="00146315">
        <w:rPr>
          <w:b/>
          <w:bCs/>
        </w:rPr>
        <w:t xml:space="preserve">food </w:t>
      </w:r>
      <w:r w:rsidR="0029271E" w:rsidRPr="00146315">
        <w:rPr>
          <w:b/>
          <w:bCs/>
        </w:rPr>
        <w:t>fortification</w:t>
      </w:r>
      <w:r w:rsidR="0004421B" w:rsidRPr="00146315">
        <w:rPr>
          <w:b/>
          <w:bCs/>
        </w:rPr>
        <w:t xml:space="preserve"> </w:t>
      </w:r>
      <w:r w:rsidR="00E355C0" w:rsidRPr="00146315">
        <w:rPr>
          <w:b/>
          <w:bCs/>
        </w:rPr>
        <w:t>programme</w:t>
      </w:r>
      <w:r w:rsidR="004F41BA">
        <w:rPr>
          <w:b/>
          <w:bCs/>
        </w:rPr>
        <w:t xml:space="preserve"> in Sindh</w:t>
      </w:r>
      <w:r w:rsidR="00E355C0">
        <w:t xml:space="preserve"> </w:t>
      </w:r>
      <w:r w:rsidR="00A37CF6">
        <w:t>were prov</w:t>
      </w:r>
      <w:r w:rsidR="009C2369">
        <w:t>ided by Nutrition I</w:t>
      </w:r>
      <w:r w:rsidR="00146315">
        <w:t>n</w:t>
      </w:r>
      <w:r w:rsidR="009C2369">
        <w:t>ternational</w:t>
      </w:r>
      <w:r w:rsidR="00146315">
        <w:t>.</w:t>
      </w:r>
      <w:r w:rsidR="0004421B">
        <w:t xml:space="preserve"> </w:t>
      </w:r>
      <w:r w:rsidR="00704060" w:rsidRPr="00146315">
        <w:rPr>
          <w:b/>
          <w:bCs/>
        </w:rPr>
        <w:t>Lipid-based nutrition supplements (</w:t>
      </w:r>
      <w:r w:rsidR="0092345C" w:rsidRPr="00146315">
        <w:rPr>
          <w:b/>
          <w:bCs/>
        </w:rPr>
        <w:t>LNS</w:t>
      </w:r>
      <w:r w:rsidR="00704060" w:rsidRPr="00146315">
        <w:rPr>
          <w:b/>
          <w:bCs/>
        </w:rPr>
        <w:t>)</w:t>
      </w:r>
      <w:r w:rsidR="0092345C">
        <w:t xml:space="preserve"> information were obtained from </w:t>
      </w:r>
      <w:r w:rsidR="00645375">
        <w:t>a WFP</w:t>
      </w:r>
      <w:r w:rsidR="00704060">
        <w:t>-</w:t>
      </w:r>
      <w:r w:rsidR="00645375">
        <w:t xml:space="preserve">lead </w:t>
      </w:r>
      <w:r w:rsidR="006035D7" w:rsidRPr="006035D7">
        <w:t xml:space="preserve">stunting prevention operational research project in </w:t>
      </w:r>
      <w:r w:rsidR="00704060">
        <w:t xml:space="preserve">the </w:t>
      </w:r>
      <w:r w:rsidR="006035D7" w:rsidRPr="006035D7">
        <w:t>district</w:t>
      </w:r>
      <w:r w:rsidR="00704060">
        <w:t>s</w:t>
      </w:r>
      <w:r w:rsidR="006035D7" w:rsidRPr="006035D7">
        <w:t xml:space="preserve"> </w:t>
      </w:r>
      <w:r w:rsidR="00704060">
        <w:t xml:space="preserve">of </w:t>
      </w:r>
      <w:proofErr w:type="spellStart"/>
      <w:r w:rsidR="006035D7" w:rsidRPr="006035D7">
        <w:t>Thatta</w:t>
      </w:r>
      <w:proofErr w:type="spellEnd"/>
      <w:r w:rsidR="006035D7" w:rsidRPr="006035D7">
        <w:t xml:space="preserve"> and </w:t>
      </w:r>
      <w:proofErr w:type="spellStart"/>
      <w:r w:rsidR="006035D7" w:rsidRPr="006035D7">
        <w:t>Sajjawal</w:t>
      </w:r>
      <w:proofErr w:type="spellEnd"/>
      <w:r w:rsidR="00704060">
        <w:t>.</w:t>
      </w:r>
      <w:r w:rsidR="004F41BA">
        <w:t xml:space="preserve"> </w:t>
      </w:r>
      <w:r w:rsidR="00F10EC5" w:rsidRPr="004F41BA">
        <w:rPr>
          <w:b/>
          <w:bCs/>
        </w:rPr>
        <w:t xml:space="preserve">Family planning and </w:t>
      </w:r>
      <w:r w:rsidR="00E423F4" w:rsidRPr="00E423F4">
        <w:rPr>
          <w:b/>
          <w:bCs/>
        </w:rPr>
        <w:t>Water, Sanitation, and Hygiene Interventions</w:t>
      </w:r>
      <w:r w:rsidR="00E423F4">
        <w:rPr>
          <w:b/>
          <w:bCs/>
        </w:rPr>
        <w:t xml:space="preserve"> (</w:t>
      </w:r>
      <w:r w:rsidR="00F10EC5" w:rsidRPr="004F41BA">
        <w:rPr>
          <w:b/>
          <w:bCs/>
        </w:rPr>
        <w:t>WASH</w:t>
      </w:r>
      <w:r w:rsidR="00E423F4">
        <w:rPr>
          <w:b/>
          <w:bCs/>
        </w:rPr>
        <w:t>)</w:t>
      </w:r>
      <w:r w:rsidR="00F10EC5" w:rsidRPr="004F41BA">
        <w:rPr>
          <w:b/>
          <w:bCs/>
        </w:rPr>
        <w:t xml:space="preserve"> </w:t>
      </w:r>
      <w:r w:rsidR="00B55AEB" w:rsidRPr="004F41BA">
        <w:rPr>
          <w:b/>
          <w:bCs/>
        </w:rPr>
        <w:t>interventions</w:t>
      </w:r>
      <w:r w:rsidR="00EE777E">
        <w:t xml:space="preserve"> </w:t>
      </w:r>
      <w:r w:rsidR="00262D09">
        <w:t>information</w:t>
      </w:r>
      <w:r w:rsidR="00F95AAF">
        <w:t xml:space="preserve"> were </w:t>
      </w:r>
      <w:r w:rsidR="001211E5">
        <w:t xml:space="preserve">provided by the </w:t>
      </w:r>
      <w:r w:rsidR="00186F67">
        <w:t xml:space="preserve">Planning and Development </w:t>
      </w:r>
      <w:r w:rsidR="00150A62">
        <w:t>Department</w:t>
      </w:r>
      <w:r w:rsidR="001211E5">
        <w:t xml:space="preserve"> of the </w:t>
      </w:r>
      <w:proofErr w:type="spellStart"/>
      <w:r w:rsidR="001211E5">
        <w:t>GoS</w:t>
      </w:r>
      <w:proofErr w:type="spellEnd"/>
      <w:r w:rsidR="00150A62">
        <w:t>.</w:t>
      </w:r>
      <w:r w:rsidR="00240FB9">
        <w:t xml:space="preserve"> </w:t>
      </w:r>
      <w:r w:rsidR="00262D09">
        <w:t xml:space="preserve"> </w:t>
      </w:r>
    </w:p>
    <w:p w14:paraId="68501B71" w14:textId="5407FA15" w:rsidR="00177BE1" w:rsidRPr="00A2192D" w:rsidRDefault="00177BE1" w:rsidP="00B2787B">
      <w:pPr>
        <w:pStyle w:val="Normalnumbered"/>
      </w:pPr>
      <w:r>
        <w:rPr>
          <w:b/>
        </w:rPr>
        <w:t xml:space="preserve">Exchange rate. </w:t>
      </w:r>
      <w:r>
        <w:rPr>
          <w:bCs/>
        </w:rPr>
        <w:t>Prices w</w:t>
      </w:r>
      <w:r w:rsidR="000A78B0">
        <w:rPr>
          <w:bCs/>
        </w:rPr>
        <w:t>e</w:t>
      </w:r>
      <w:r>
        <w:rPr>
          <w:bCs/>
        </w:rPr>
        <w:t>re consi</w:t>
      </w:r>
      <w:bookmarkStart w:id="4" w:name="_GoBack"/>
      <w:bookmarkEnd w:id="4"/>
      <w:r>
        <w:rPr>
          <w:bCs/>
        </w:rPr>
        <w:t>dered in</w:t>
      </w:r>
      <w:r w:rsidR="000A78B0">
        <w:rPr>
          <w:bCs/>
        </w:rPr>
        <w:t xml:space="preserve"> </w:t>
      </w:r>
      <w:r w:rsidR="00D8625D">
        <w:rPr>
          <w:bCs/>
        </w:rPr>
        <w:t xml:space="preserve">transaction originating currency </w:t>
      </w:r>
      <w:r w:rsidR="000A78B0">
        <w:rPr>
          <w:bCs/>
        </w:rPr>
        <w:t>Pakistani</w:t>
      </w:r>
      <w:r w:rsidR="009B3AC9">
        <w:rPr>
          <w:bCs/>
        </w:rPr>
        <w:t xml:space="preserve"> Rupee (PKR) or US Dollar (US$). </w:t>
      </w:r>
      <w:r w:rsidR="00E112A5">
        <w:rPr>
          <w:bCs/>
        </w:rPr>
        <w:t xml:space="preserve">The currency </w:t>
      </w:r>
      <w:r w:rsidR="00EB0BFF">
        <w:rPr>
          <w:bCs/>
        </w:rPr>
        <w:t>conversion</w:t>
      </w:r>
      <w:r w:rsidR="00E112A5">
        <w:rPr>
          <w:bCs/>
        </w:rPr>
        <w:t xml:space="preserve"> rate </w:t>
      </w:r>
      <w:r w:rsidR="004279B7">
        <w:rPr>
          <w:bCs/>
        </w:rPr>
        <w:t>used was 1</w:t>
      </w:r>
      <w:ins w:id="5" w:author="davide de beni" w:date="2019-10-23T16:28:00Z">
        <w:r w:rsidR="00A74476">
          <w:rPr>
            <w:bCs/>
          </w:rPr>
          <w:t>5</w:t>
        </w:r>
      </w:ins>
      <w:del w:id="6" w:author="davide de beni" w:date="2019-10-23T16:28:00Z">
        <w:r w:rsidR="004279B7" w:rsidDel="00A74476">
          <w:rPr>
            <w:bCs/>
          </w:rPr>
          <w:delText>1</w:delText>
        </w:r>
      </w:del>
      <w:r w:rsidR="004279B7">
        <w:rPr>
          <w:bCs/>
        </w:rPr>
        <w:t>0 PKR to 1 US$</w:t>
      </w:r>
      <w:del w:id="7" w:author="davide de beni" w:date="2019-10-23T16:28:00Z">
        <w:r w:rsidR="004279B7" w:rsidDel="00955651">
          <w:rPr>
            <w:bCs/>
          </w:rPr>
          <w:delText xml:space="preserve"> as indicated</w:delText>
        </w:r>
        <w:r w:rsidR="00432A04" w:rsidDel="00955651">
          <w:rPr>
            <w:bCs/>
          </w:rPr>
          <w:delText xml:space="preserve"> </w:delText>
        </w:r>
        <w:r w:rsidR="00EB0BFF" w:rsidDel="00955651">
          <w:rPr>
            <w:bCs/>
          </w:rPr>
          <w:delText>by NSP</w:delText>
        </w:r>
      </w:del>
      <w:r w:rsidR="00EB0BFF">
        <w:rPr>
          <w:bCs/>
        </w:rPr>
        <w:t xml:space="preserve">. </w:t>
      </w:r>
      <w:r w:rsidR="004279B7">
        <w:rPr>
          <w:bCs/>
        </w:rPr>
        <w:t xml:space="preserve"> </w:t>
      </w:r>
      <w:r w:rsidR="000A78B0">
        <w:rPr>
          <w:bCs/>
        </w:rPr>
        <w:t xml:space="preserve"> </w:t>
      </w:r>
      <w:r>
        <w:rPr>
          <w:bCs/>
        </w:rPr>
        <w:t xml:space="preserve"> </w:t>
      </w:r>
    </w:p>
    <w:p w14:paraId="44F032A1" w14:textId="0C66C8B9" w:rsidR="00835B2F" w:rsidRDefault="00B81FE5" w:rsidP="008D2229">
      <w:pPr>
        <w:pStyle w:val="Normalnumbered"/>
      </w:pPr>
      <w:r w:rsidRPr="00545281">
        <w:rPr>
          <w:b/>
          <w:bCs/>
        </w:rPr>
        <w:t>Baseline coverage data</w:t>
      </w:r>
      <w:r w:rsidRPr="005A2461">
        <w:t xml:space="preserve"> </w:t>
      </w:r>
      <w:r w:rsidR="005B0FA9">
        <w:t xml:space="preserve">was assumed for </w:t>
      </w:r>
      <w:r w:rsidR="009D086F">
        <w:t>the year 2019. F</w:t>
      </w:r>
      <w:r w:rsidRPr="005A2461">
        <w:t>or each intervention</w:t>
      </w:r>
      <w:r w:rsidR="009D086F">
        <w:t>, the coverage was</w:t>
      </w:r>
      <w:r w:rsidR="00B80336">
        <w:t xml:space="preserve"> calculated through a mapping exercise </w:t>
      </w:r>
      <w:r w:rsidR="00DE721F">
        <w:t>conducted</w:t>
      </w:r>
      <w:r w:rsidR="00B80336">
        <w:t xml:space="preserve"> by </w:t>
      </w:r>
      <w:r w:rsidR="00DE721F">
        <w:t xml:space="preserve">key focal points for each </w:t>
      </w:r>
      <w:r w:rsidR="00456087">
        <w:t>stakeholder</w:t>
      </w:r>
      <w:r w:rsidR="008C1CCF">
        <w:t xml:space="preserve">. </w:t>
      </w:r>
      <w:r w:rsidR="00456087" w:rsidRPr="00456087">
        <w:t xml:space="preserve">Intervention coverage refers to how many people, out of the target population, </w:t>
      </w:r>
      <w:r w:rsidR="00CF529D">
        <w:t>were</w:t>
      </w:r>
      <w:r w:rsidR="00456087" w:rsidRPr="00456087">
        <w:t xml:space="preserve"> receiving the intervention</w:t>
      </w:r>
      <w:r w:rsidR="00C824EE">
        <w:t xml:space="preserve"> in each district of Sindh</w:t>
      </w:r>
      <w:r w:rsidR="00CF529D">
        <w:t xml:space="preserve"> in 2019</w:t>
      </w:r>
      <w:r w:rsidR="00456087" w:rsidRPr="00456087">
        <w:t xml:space="preserve">.  </w:t>
      </w:r>
    </w:p>
    <w:p w14:paraId="3EDCF6B9" w14:textId="0E91BCCE" w:rsidR="00FF2928" w:rsidRPr="005A7B18" w:rsidRDefault="005A7B18" w:rsidP="005A7B18">
      <w:pPr>
        <w:spacing w:line="240" w:lineRule="auto"/>
        <w:jc w:val="left"/>
        <w:rPr>
          <w:sz w:val="24"/>
          <w:szCs w:val="20"/>
        </w:rPr>
      </w:pPr>
      <w:r>
        <w:br w:type="page"/>
      </w:r>
    </w:p>
    <w:p w14:paraId="6F698926" w14:textId="5140E22D" w:rsidR="00EC6EB1" w:rsidRDefault="000C6356" w:rsidP="00697784">
      <w:pPr>
        <w:pStyle w:val="SectionHeading"/>
      </w:pPr>
      <w:bookmarkStart w:id="8" w:name="_Toc19545347"/>
      <w:r>
        <w:lastRenderedPageBreak/>
        <w:t xml:space="preserve">SUMMARY </w:t>
      </w:r>
      <w:r w:rsidR="00EC6EB1">
        <w:t>RESULTS</w:t>
      </w:r>
      <w:bookmarkEnd w:id="8"/>
    </w:p>
    <w:p w14:paraId="335868F7" w14:textId="1832B4E9" w:rsidR="00F138A8" w:rsidRDefault="00F138A8" w:rsidP="00F138A8"/>
    <w:p w14:paraId="6C531633" w14:textId="57B455F7" w:rsidR="00B6490C" w:rsidRPr="005A7B18" w:rsidRDefault="005A7B18" w:rsidP="00F138A8">
      <w:r>
        <w:t>The table below contain</w:t>
      </w:r>
      <w:r w:rsidR="00B43264">
        <w:t>s</w:t>
      </w:r>
      <w:r>
        <w:t xml:space="preserve"> average unit costs and coverage</w:t>
      </w:r>
      <w:r w:rsidR="00B43264">
        <w:t xml:space="preserve"> for the interventions included in this analysis for the province of Sindh. District specific </w:t>
      </w:r>
      <w:r w:rsidR="0008511A">
        <w:t xml:space="preserve">cost and coverage information </w:t>
      </w:r>
      <w:r w:rsidR="00542A1E">
        <w:t>is</w:t>
      </w:r>
      <w:r w:rsidR="0008511A">
        <w:t xml:space="preserve"> discussed in the following sections for each specific intervention. </w:t>
      </w:r>
      <w:r>
        <w:t xml:space="preserve"> </w:t>
      </w:r>
    </w:p>
    <w:p w14:paraId="48A4F989" w14:textId="77777777" w:rsidR="00241AD8" w:rsidRPr="00241AD8" w:rsidRDefault="00241AD8" w:rsidP="00F138A8">
      <w:pPr>
        <w:rPr>
          <w:b/>
          <w:bCs/>
        </w:rPr>
      </w:pPr>
    </w:p>
    <w:tbl>
      <w:tblPr>
        <w:tblStyle w:val="GridTable6Colorful-Accent3"/>
        <w:tblW w:w="8926" w:type="dxa"/>
        <w:tblLook w:val="04A0" w:firstRow="1" w:lastRow="0" w:firstColumn="1" w:lastColumn="0" w:noHBand="0" w:noVBand="1"/>
      </w:tblPr>
      <w:tblGrid>
        <w:gridCol w:w="2547"/>
        <w:gridCol w:w="2410"/>
        <w:gridCol w:w="2409"/>
        <w:gridCol w:w="1560"/>
      </w:tblGrid>
      <w:tr w:rsidR="00A05CF6" w:rsidRPr="00F138A8" w14:paraId="4E45C1AF" w14:textId="77777777" w:rsidTr="007D063A">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2547" w:type="dxa"/>
            <w:hideMark/>
          </w:tcPr>
          <w:p w14:paraId="7D0F0136" w14:textId="77777777" w:rsidR="00A05CF6" w:rsidRPr="00F138A8" w:rsidRDefault="00A05CF6" w:rsidP="00F138A8">
            <w:pPr>
              <w:pStyle w:val="Normalnumbered"/>
              <w:numPr>
                <w:ilvl w:val="0"/>
                <w:numId w:val="0"/>
              </w:numPr>
              <w:rPr>
                <w:sz w:val="22"/>
                <w:szCs w:val="22"/>
              </w:rPr>
            </w:pPr>
            <w:r w:rsidRPr="00F138A8">
              <w:rPr>
                <w:sz w:val="22"/>
                <w:szCs w:val="22"/>
              </w:rPr>
              <w:t>Intervention</w:t>
            </w:r>
          </w:p>
        </w:tc>
        <w:tc>
          <w:tcPr>
            <w:tcW w:w="2410" w:type="dxa"/>
          </w:tcPr>
          <w:p w14:paraId="49AA3B53" w14:textId="5FDC333F" w:rsidR="00A05CF6" w:rsidRDefault="00A05CF6" w:rsidP="00F138A8">
            <w:pPr>
              <w:pStyle w:val="Normalnumbered"/>
              <w:numPr>
                <w:ilvl w:val="0"/>
                <w:numId w:val="0"/>
              </w:numP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Target Population</w:t>
            </w:r>
          </w:p>
        </w:tc>
        <w:tc>
          <w:tcPr>
            <w:tcW w:w="2409" w:type="dxa"/>
          </w:tcPr>
          <w:p w14:paraId="6AA3665D" w14:textId="11E41F59" w:rsidR="00A05CF6" w:rsidRPr="00A05CF6" w:rsidRDefault="00A05CF6" w:rsidP="00F138A8">
            <w:pPr>
              <w:pStyle w:val="Normalnumbered"/>
              <w:numPr>
                <w:ilvl w:val="0"/>
                <w:numId w:val="0"/>
              </w:num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 xml:space="preserve">Unit cost </w:t>
            </w:r>
            <w:r>
              <w:rPr>
                <w:b w:val="0"/>
                <w:bCs w:val="0"/>
                <w:sz w:val="22"/>
                <w:szCs w:val="22"/>
              </w:rPr>
              <w:t>(</w:t>
            </w:r>
            <w:r>
              <w:rPr>
                <w:sz w:val="22"/>
                <w:szCs w:val="22"/>
              </w:rPr>
              <w:t>US$)</w:t>
            </w:r>
          </w:p>
        </w:tc>
        <w:tc>
          <w:tcPr>
            <w:tcW w:w="1560" w:type="dxa"/>
            <w:hideMark/>
          </w:tcPr>
          <w:p w14:paraId="43AE8228" w14:textId="6622CC67" w:rsidR="00A05CF6" w:rsidRPr="00A05CF6" w:rsidRDefault="00A05CF6" w:rsidP="00F138A8">
            <w:pPr>
              <w:pStyle w:val="Normalnumbered"/>
              <w:numPr>
                <w:ilvl w:val="0"/>
                <w:numId w:val="0"/>
              </w:numPr>
              <w:cnfStyle w:val="100000000000" w:firstRow="1" w:lastRow="0" w:firstColumn="0" w:lastColumn="0" w:oddVBand="0" w:evenVBand="0" w:oddHBand="0" w:evenHBand="0" w:firstRowFirstColumn="0" w:firstRowLastColumn="0" w:lastRowFirstColumn="0" w:lastRowLastColumn="0"/>
              <w:rPr>
                <w:b w:val="0"/>
                <w:bCs w:val="0"/>
                <w:sz w:val="22"/>
                <w:szCs w:val="22"/>
              </w:rPr>
            </w:pPr>
            <w:r>
              <w:rPr>
                <w:sz w:val="22"/>
                <w:szCs w:val="22"/>
              </w:rPr>
              <w:t xml:space="preserve">Baseline </w:t>
            </w:r>
            <w:r w:rsidRPr="00F138A8">
              <w:rPr>
                <w:sz w:val="22"/>
                <w:szCs w:val="22"/>
              </w:rPr>
              <w:t>coverage</w:t>
            </w:r>
            <w:r>
              <w:rPr>
                <w:sz w:val="22"/>
                <w:szCs w:val="22"/>
              </w:rPr>
              <w:t xml:space="preserve"> (201</w:t>
            </w:r>
            <w:r w:rsidR="007D063A">
              <w:rPr>
                <w:sz w:val="22"/>
                <w:szCs w:val="22"/>
              </w:rPr>
              <w:t>9</w:t>
            </w:r>
            <w:r>
              <w:rPr>
                <w:sz w:val="22"/>
                <w:szCs w:val="22"/>
              </w:rPr>
              <w:t>)</w:t>
            </w:r>
          </w:p>
        </w:tc>
      </w:tr>
      <w:tr w:rsidR="00A05CF6" w:rsidRPr="00F138A8" w14:paraId="7CA96C2E" w14:textId="77777777" w:rsidTr="007D063A">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547" w:type="dxa"/>
            <w:hideMark/>
          </w:tcPr>
          <w:p w14:paraId="3D9282B2" w14:textId="264FF713"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t>Treatment of SAM</w:t>
            </w:r>
          </w:p>
        </w:tc>
        <w:tc>
          <w:tcPr>
            <w:tcW w:w="2410" w:type="dxa"/>
          </w:tcPr>
          <w:p w14:paraId="1A4321F3" w14:textId="6F3683BA" w:rsidR="00A05CF6" w:rsidRDefault="007D063A"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Children 6-59 months</w:t>
            </w:r>
          </w:p>
          <w:p w14:paraId="72CF943F" w14:textId="08CB02C9" w:rsidR="007D063A" w:rsidRPr="00F138A8" w:rsidRDefault="007D063A"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(UNICEF treats children 6-23 months)</w:t>
            </w:r>
          </w:p>
        </w:tc>
        <w:tc>
          <w:tcPr>
            <w:tcW w:w="2409" w:type="dxa"/>
          </w:tcPr>
          <w:p w14:paraId="746ED0AF" w14:textId="77777777" w:rsidR="00896245" w:rsidRDefault="007D063A"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ins w:id="9" w:author="davide de beni" w:date="2019-10-23T16:36:00Z"/>
                <w:sz w:val="22"/>
                <w:szCs w:val="22"/>
              </w:rPr>
            </w:pPr>
            <w:r>
              <w:rPr>
                <w:sz w:val="22"/>
                <w:szCs w:val="22"/>
              </w:rPr>
              <w:t>Average for N</w:t>
            </w:r>
            <w:r w:rsidR="00AC2AEA">
              <w:rPr>
                <w:sz w:val="22"/>
                <w:szCs w:val="22"/>
              </w:rPr>
              <w:t>SP</w:t>
            </w:r>
            <w:r>
              <w:rPr>
                <w:sz w:val="22"/>
                <w:szCs w:val="22"/>
              </w:rPr>
              <w:t xml:space="preserve"> districts: </w:t>
            </w:r>
            <w:r w:rsidR="00292B0F">
              <w:rPr>
                <w:sz w:val="22"/>
                <w:szCs w:val="22"/>
              </w:rPr>
              <w:t xml:space="preserve">US$ </w:t>
            </w:r>
            <w:r>
              <w:rPr>
                <w:sz w:val="22"/>
                <w:szCs w:val="22"/>
              </w:rPr>
              <w:t>1</w:t>
            </w:r>
            <w:ins w:id="10" w:author="davide de beni" w:date="2019-10-23T16:36:00Z">
              <w:r w:rsidR="00896245">
                <w:rPr>
                  <w:sz w:val="22"/>
                  <w:szCs w:val="22"/>
                </w:rPr>
                <w:t>27</w:t>
              </w:r>
            </w:ins>
          </w:p>
          <w:p w14:paraId="1862A800" w14:textId="69398F04" w:rsidR="00A05CF6" w:rsidRPr="00F138A8" w:rsidRDefault="007D063A"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del w:id="11" w:author="davide de beni" w:date="2019-10-23T16:36:00Z">
              <w:r w:rsidDel="00097867">
                <w:rPr>
                  <w:sz w:val="22"/>
                  <w:szCs w:val="22"/>
                </w:rPr>
                <w:delText>29</w:delText>
              </w:r>
              <w:r w:rsidR="00292B0F" w:rsidDel="00097867">
                <w:rPr>
                  <w:sz w:val="22"/>
                  <w:szCs w:val="22"/>
                </w:rPr>
                <w:delText xml:space="preserve"> </w:delText>
              </w:r>
            </w:del>
            <w:r w:rsidR="00292B0F">
              <w:rPr>
                <w:sz w:val="22"/>
                <w:szCs w:val="22"/>
              </w:rPr>
              <w:t>(</w:t>
            </w:r>
            <w:r w:rsidR="002702AC">
              <w:rPr>
                <w:sz w:val="22"/>
                <w:szCs w:val="22"/>
              </w:rPr>
              <w:t xml:space="preserve">assumed </w:t>
            </w:r>
            <w:r w:rsidR="00292B0F">
              <w:rPr>
                <w:sz w:val="22"/>
                <w:szCs w:val="22"/>
              </w:rPr>
              <w:t xml:space="preserve">15% inpatient @ US$ </w:t>
            </w:r>
            <w:ins w:id="12" w:author="davide de beni" w:date="2019-10-28T22:21:00Z">
              <w:r w:rsidR="00497262">
                <w:rPr>
                  <w:sz w:val="22"/>
                  <w:szCs w:val="22"/>
                </w:rPr>
                <w:t>58</w:t>
              </w:r>
            </w:ins>
            <w:ins w:id="13" w:author="davide de beni" w:date="2019-10-28T22:22:00Z">
              <w:r w:rsidR="00497262">
                <w:rPr>
                  <w:sz w:val="22"/>
                  <w:szCs w:val="22"/>
                </w:rPr>
                <w:t xml:space="preserve"> </w:t>
              </w:r>
            </w:ins>
            <w:del w:id="14" w:author="davide de beni" w:date="2019-10-28T22:21:00Z">
              <w:r w:rsidR="002702AC" w:rsidDel="00917798">
                <w:rPr>
                  <w:sz w:val="22"/>
                  <w:szCs w:val="22"/>
                </w:rPr>
                <w:delText>73</w:delText>
              </w:r>
              <w:r w:rsidR="00716D54" w:rsidDel="00917798">
                <w:rPr>
                  <w:sz w:val="22"/>
                  <w:szCs w:val="22"/>
                </w:rPr>
                <w:delText xml:space="preserve"> </w:delText>
              </w:r>
            </w:del>
            <w:r w:rsidR="00716D54">
              <w:rPr>
                <w:sz w:val="22"/>
                <w:szCs w:val="22"/>
              </w:rPr>
              <w:t xml:space="preserve">and </w:t>
            </w:r>
            <w:r w:rsidR="002702AC">
              <w:rPr>
                <w:sz w:val="22"/>
                <w:szCs w:val="22"/>
              </w:rPr>
              <w:t>85% outpatient @ US$ 139)</w:t>
            </w:r>
          </w:p>
        </w:tc>
        <w:tc>
          <w:tcPr>
            <w:tcW w:w="1560" w:type="dxa"/>
            <w:hideMark/>
          </w:tcPr>
          <w:p w14:paraId="38ACBCD5" w14:textId="62342A96" w:rsidR="00A05CF6" w:rsidRPr="00F138A8" w:rsidRDefault="00026F8C"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001E7265">
              <w:rPr>
                <w:sz w:val="22"/>
                <w:szCs w:val="22"/>
              </w:rPr>
              <w:t>3</w:t>
            </w:r>
            <w:r>
              <w:rPr>
                <w:sz w:val="22"/>
                <w:szCs w:val="22"/>
              </w:rPr>
              <w:t>%</w:t>
            </w:r>
          </w:p>
        </w:tc>
      </w:tr>
      <w:tr w:rsidR="00A05CF6" w:rsidRPr="00F138A8" w14:paraId="0766BD39" w14:textId="77777777" w:rsidTr="007D063A">
        <w:trPr>
          <w:trHeight w:val="399"/>
        </w:trPr>
        <w:tc>
          <w:tcPr>
            <w:cnfStyle w:val="001000000000" w:firstRow="0" w:lastRow="0" w:firstColumn="1" w:lastColumn="0" w:oddVBand="0" w:evenVBand="0" w:oddHBand="0" w:evenHBand="0" w:firstRowFirstColumn="0" w:firstRowLastColumn="0" w:lastRowFirstColumn="0" w:lastRowLastColumn="0"/>
            <w:tcW w:w="2547" w:type="dxa"/>
            <w:hideMark/>
          </w:tcPr>
          <w:p w14:paraId="659D102C" w14:textId="1C733B24"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t>IYCF1 (Community)</w:t>
            </w:r>
          </w:p>
        </w:tc>
        <w:tc>
          <w:tcPr>
            <w:tcW w:w="2410" w:type="dxa"/>
          </w:tcPr>
          <w:p w14:paraId="666A9335" w14:textId="79A676FF" w:rsidR="00AD16EF" w:rsidRDefault="00AD16EF"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Pregnant </w:t>
            </w:r>
            <w:r w:rsidR="005D503F">
              <w:rPr>
                <w:sz w:val="22"/>
                <w:szCs w:val="22"/>
              </w:rPr>
              <w:t>and lacta</w:t>
            </w:r>
            <w:r w:rsidR="00102FBD">
              <w:rPr>
                <w:sz w:val="22"/>
                <w:szCs w:val="22"/>
              </w:rPr>
              <w:t xml:space="preserve">ting </w:t>
            </w:r>
            <w:r>
              <w:rPr>
                <w:sz w:val="22"/>
                <w:szCs w:val="22"/>
              </w:rPr>
              <w:t>women</w:t>
            </w:r>
          </w:p>
        </w:tc>
        <w:tc>
          <w:tcPr>
            <w:tcW w:w="2409" w:type="dxa"/>
          </w:tcPr>
          <w:p w14:paraId="7ED00C77" w14:textId="69C3D33B" w:rsidR="00A05CF6" w:rsidRPr="00F138A8" w:rsidRDefault="00AD16EF"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US$ </w:t>
            </w:r>
            <w:ins w:id="15" w:author="davide de beni" w:date="2019-10-28T22:23:00Z">
              <w:r w:rsidR="00601AA3">
                <w:rPr>
                  <w:sz w:val="22"/>
                  <w:szCs w:val="22"/>
                </w:rPr>
                <w:t>1.05</w:t>
              </w:r>
            </w:ins>
            <w:del w:id="16" w:author="davide de beni" w:date="2019-10-28T22:23:00Z">
              <w:r w:rsidDel="00601AA3">
                <w:rPr>
                  <w:sz w:val="22"/>
                  <w:szCs w:val="22"/>
                </w:rPr>
                <w:delText>1.43</w:delText>
              </w:r>
            </w:del>
          </w:p>
        </w:tc>
        <w:tc>
          <w:tcPr>
            <w:tcW w:w="1560" w:type="dxa"/>
            <w:hideMark/>
          </w:tcPr>
          <w:p w14:paraId="55825F92" w14:textId="05C5D772" w:rsidR="00A05CF6" w:rsidRPr="00F138A8" w:rsidRDefault="008D1095"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23%</w:t>
            </w:r>
          </w:p>
        </w:tc>
      </w:tr>
      <w:tr w:rsidR="00A05CF6" w:rsidRPr="00F138A8" w14:paraId="254E49DA" w14:textId="77777777" w:rsidTr="007D063A">
        <w:trPr>
          <w:cnfStyle w:val="000000100000" w:firstRow="0" w:lastRow="0" w:firstColumn="0" w:lastColumn="0" w:oddVBand="0" w:evenVBand="0" w:oddHBand="1" w:evenHBand="0" w:firstRowFirstColumn="0" w:firstRowLastColumn="0" w:lastRowFirstColumn="0" w:lastRowLastColumn="0"/>
          <w:trHeight w:val="407"/>
        </w:trPr>
        <w:tc>
          <w:tcPr>
            <w:cnfStyle w:val="001000000000" w:firstRow="0" w:lastRow="0" w:firstColumn="1" w:lastColumn="0" w:oddVBand="0" w:evenVBand="0" w:oddHBand="0" w:evenHBand="0" w:firstRowFirstColumn="0" w:firstRowLastColumn="0" w:lastRowFirstColumn="0" w:lastRowLastColumn="0"/>
            <w:tcW w:w="2547" w:type="dxa"/>
            <w:hideMark/>
          </w:tcPr>
          <w:p w14:paraId="440E2706" w14:textId="11AE5D55"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t>IYCF2 (Health Facility)</w:t>
            </w:r>
          </w:p>
        </w:tc>
        <w:tc>
          <w:tcPr>
            <w:tcW w:w="2410" w:type="dxa"/>
          </w:tcPr>
          <w:p w14:paraId="0848761C" w14:textId="0871EF78" w:rsidR="00A05CF6" w:rsidRDefault="00102FBD"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sidRPr="00102FBD">
              <w:rPr>
                <w:sz w:val="22"/>
                <w:szCs w:val="22"/>
              </w:rPr>
              <w:t>Pregnant and lactating women</w:t>
            </w:r>
          </w:p>
        </w:tc>
        <w:tc>
          <w:tcPr>
            <w:tcW w:w="2409" w:type="dxa"/>
          </w:tcPr>
          <w:p w14:paraId="5DDD3F88" w14:textId="144F81A4" w:rsidR="00A05CF6" w:rsidRPr="00F138A8" w:rsidRDefault="00AD16EF"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US$ </w:t>
            </w:r>
            <w:ins w:id="17" w:author="davide de beni" w:date="2019-10-28T22:23:00Z">
              <w:r w:rsidR="00730BF9">
                <w:rPr>
                  <w:sz w:val="22"/>
                  <w:szCs w:val="22"/>
                </w:rPr>
                <w:t>0.46</w:t>
              </w:r>
            </w:ins>
            <w:del w:id="18" w:author="davide de beni" w:date="2019-10-28T22:23:00Z">
              <w:r w:rsidDel="00730BF9">
                <w:rPr>
                  <w:sz w:val="22"/>
                  <w:szCs w:val="22"/>
                </w:rPr>
                <w:delText>0.63</w:delText>
              </w:r>
            </w:del>
          </w:p>
        </w:tc>
        <w:tc>
          <w:tcPr>
            <w:tcW w:w="1560" w:type="dxa"/>
            <w:hideMark/>
          </w:tcPr>
          <w:p w14:paraId="6DFBD909" w14:textId="0474709A" w:rsidR="00A05CF6" w:rsidRPr="00F138A8" w:rsidRDefault="008D1095"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23%</w:t>
            </w:r>
          </w:p>
        </w:tc>
      </w:tr>
      <w:tr w:rsidR="00A05CF6" w:rsidRPr="00F138A8" w14:paraId="6A25E2D1" w14:textId="77777777" w:rsidTr="007D063A">
        <w:trPr>
          <w:trHeight w:val="414"/>
        </w:trPr>
        <w:tc>
          <w:tcPr>
            <w:cnfStyle w:val="001000000000" w:firstRow="0" w:lastRow="0" w:firstColumn="1" w:lastColumn="0" w:oddVBand="0" w:evenVBand="0" w:oddHBand="0" w:evenHBand="0" w:firstRowFirstColumn="0" w:firstRowLastColumn="0" w:lastRowFirstColumn="0" w:lastRowLastColumn="0"/>
            <w:tcW w:w="2547" w:type="dxa"/>
          </w:tcPr>
          <w:p w14:paraId="16722297" w14:textId="693F5274"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t>IYCF3 (Mass Media)</w:t>
            </w:r>
          </w:p>
        </w:tc>
        <w:tc>
          <w:tcPr>
            <w:tcW w:w="2410" w:type="dxa"/>
          </w:tcPr>
          <w:p w14:paraId="33A5AB2F" w14:textId="3E795FF9" w:rsidR="00A05CF6" w:rsidRDefault="00102FBD"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sidRPr="00102FBD">
              <w:rPr>
                <w:sz w:val="22"/>
                <w:szCs w:val="22"/>
              </w:rPr>
              <w:t>Pregnant and lactating women</w:t>
            </w:r>
          </w:p>
        </w:tc>
        <w:tc>
          <w:tcPr>
            <w:tcW w:w="2409" w:type="dxa"/>
          </w:tcPr>
          <w:p w14:paraId="75A509FB" w14:textId="4F16CD50" w:rsidR="00A05CF6" w:rsidRPr="00F138A8" w:rsidRDefault="00AD16EF"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US$ </w:t>
            </w:r>
            <w:ins w:id="19" w:author="davide de beni" w:date="2019-10-28T22:23:00Z">
              <w:r w:rsidR="00730BF9">
                <w:rPr>
                  <w:sz w:val="22"/>
                  <w:szCs w:val="22"/>
                </w:rPr>
                <w:t>0.42</w:t>
              </w:r>
            </w:ins>
            <w:del w:id="20" w:author="davide de beni" w:date="2019-10-28T22:23:00Z">
              <w:r w:rsidDel="00730BF9">
                <w:rPr>
                  <w:sz w:val="22"/>
                  <w:szCs w:val="22"/>
                </w:rPr>
                <w:delText>0.5</w:delText>
              </w:r>
              <w:r w:rsidR="00AC2AEA" w:rsidDel="00730BF9">
                <w:rPr>
                  <w:sz w:val="22"/>
                  <w:szCs w:val="22"/>
                </w:rPr>
                <w:delText>7</w:delText>
              </w:r>
            </w:del>
          </w:p>
        </w:tc>
        <w:tc>
          <w:tcPr>
            <w:tcW w:w="1560" w:type="dxa"/>
          </w:tcPr>
          <w:p w14:paraId="577CCF34" w14:textId="6BF55024" w:rsidR="00A05CF6" w:rsidRPr="00F138A8" w:rsidRDefault="008D1095"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23%</w:t>
            </w:r>
          </w:p>
        </w:tc>
      </w:tr>
      <w:tr w:rsidR="00A05CF6" w:rsidRPr="00F138A8" w14:paraId="5EFB1E4E" w14:textId="77777777" w:rsidTr="007D063A">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547" w:type="dxa"/>
            <w:hideMark/>
          </w:tcPr>
          <w:p w14:paraId="4773FBDF" w14:textId="5AE9E201"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t>IFAS for pregnant women (Community)</w:t>
            </w:r>
          </w:p>
        </w:tc>
        <w:tc>
          <w:tcPr>
            <w:tcW w:w="2410" w:type="dxa"/>
          </w:tcPr>
          <w:p w14:paraId="2BA50BB5" w14:textId="02E3AA85" w:rsidR="00A05CF6" w:rsidRDefault="00E3251F"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Pregnant women</w:t>
            </w:r>
          </w:p>
        </w:tc>
        <w:tc>
          <w:tcPr>
            <w:tcW w:w="2409" w:type="dxa"/>
          </w:tcPr>
          <w:p w14:paraId="35D642D0" w14:textId="43F557D8" w:rsidR="00A05CF6" w:rsidRPr="00F138A8" w:rsidRDefault="00E3251F"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US$ </w:t>
            </w:r>
            <w:ins w:id="21" w:author="davide de beni" w:date="2019-10-28T22:24:00Z">
              <w:r w:rsidR="00211769">
                <w:rPr>
                  <w:sz w:val="22"/>
                  <w:szCs w:val="22"/>
                </w:rPr>
                <w:t>1.21</w:t>
              </w:r>
            </w:ins>
            <w:del w:id="22" w:author="davide de beni" w:date="2019-10-28T22:24:00Z">
              <w:r w:rsidDel="00211769">
                <w:rPr>
                  <w:sz w:val="22"/>
                  <w:szCs w:val="22"/>
                </w:rPr>
                <w:delText>1.65</w:delText>
              </w:r>
            </w:del>
          </w:p>
        </w:tc>
        <w:tc>
          <w:tcPr>
            <w:tcW w:w="1560" w:type="dxa"/>
            <w:hideMark/>
          </w:tcPr>
          <w:p w14:paraId="47928562" w14:textId="06E193E9" w:rsidR="00A05CF6" w:rsidRPr="00F138A8" w:rsidRDefault="000F360B"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w:t>
            </w:r>
            <w:r w:rsidR="008D1095">
              <w:rPr>
                <w:sz w:val="22"/>
                <w:szCs w:val="22"/>
              </w:rPr>
              <w:t>3%</w:t>
            </w:r>
          </w:p>
        </w:tc>
      </w:tr>
      <w:tr w:rsidR="00A05CF6" w:rsidRPr="00F138A8" w14:paraId="36D1B84D" w14:textId="77777777" w:rsidTr="007D063A">
        <w:trPr>
          <w:trHeight w:val="414"/>
        </w:trPr>
        <w:tc>
          <w:tcPr>
            <w:cnfStyle w:val="001000000000" w:firstRow="0" w:lastRow="0" w:firstColumn="1" w:lastColumn="0" w:oddVBand="0" w:evenVBand="0" w:oddHBand="0" w:evenHBand="0" w:firstRowFirstColumn="0" w:firstRowLastColumn="0" w:lastRowFirstColumn="0" w:lastRowLastColumn="0"/>
            <w:tcW w:w="2547" w:type="dxa"/>
          </w:tcPr>
          <w:p w14:paraId="40A225D7" w14:textId="0AEAB04E"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t>IFAS for pregnant women (Health Facility)</w:t>
            </w:r>
          </w:p>
        </w:tc>
        <w:tc>
          <w:tcPr>
            <w:tcW w:w="2410" w:type="dxa"/>
          </w:tcPr>
          <w:p w14:paraId="0B6A8A5F" w14:textId="31A4A3FE" w:rsidR="00A05CF6" w:rsidRDefault="00E3251F"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Pregnant women</w:t>
            </w:r>
          </w:p>
        </w:tc>
        <w:tc>
          <w:tcPr>
            <w:tcW w:w="2409" w:type="dxa"/>
          </w:tcPr>
          <w:p w14:paraId="3E7EC526" w14:textId="51D879E1" w:rsidR="00A05CF6" w:rsidRPr="00F138A8" w:rsidRDefault="00E3251F"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US$ </w:t>
            </w:r>
            <w:ins w:id="23" w:author="davide de beni" w:date="2019-10-28T22:24:00Z">
              <w:r w:rsidR="00CE7554">
                <w:rPr>
                  <w:sz w:val="22"/>
                  <w:szCs w:val="22"/>
                </w:rPr>
                <w:t>0.71</w:t>
              </w:r>
            </w:ins>
            <w:del w:id="24" w:author="davide de beni" w:date="2019-10-28T22:24:00Z">
              <w:r w:rsidDel="00211769">
                <w:rPr>
                  <w:sz w:val="22"/>
                  <w:szCs w:val="22"/>
                </w:rPr>
                <w:delText>0.97</w:delText>
              </w:r>
            </w:del>
          </w:p>
        </w:tc>
        <w:tc>
          <w:tcPr>
            <w:tcW w:w="1560" w:type="dxa"/>
          </w:tcPr>
          <w:p w14:paraId="27928232" w14:textId="71EACAC5" w:rsidR="00A05CF6" w:rsidRPr="00F138A8" w:rsidRDefault="000F360B"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10</w:t>
            </w:r>
            <w:r w:rsidR="008D1095">
              <w:rPr>
                <w:sz w:val="22"/>
                <w:szCs w:val="22"/>
              </w:rPr>
              <w:t>%</w:t>
            </w:r>
          </w:p>
        </w:tc>
      </w:tr>
      <w:tr w:rsidR="00A05CF6" w:rsidRPr="00F138A8" w14:paraId="44E52159" w14:textId="77777777" w:rsidTr="007D063A">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547" w:type="dxa"/>
          </w:tcPr>
          <w:p w14:paraId="43DDA4DB" w14:textId="3713AE10"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t>Vitamin A supplementation</w:t>
            </w:r>
          </w:p>
        </w:tc>
        <w:tc>
          <w:tcPr>
            <w:tcW w:w="2410" w:type="dxa"/>
          </w:tcPr>
          <w:p w14:paraId="29F838A4" w14:textId="35ABB2A7" w:rsidR="00A05CF6" w:rsidRDefault="005F26AE"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Children 6-</w:t>
            </w:r>
            <w:r w:rsidR="00793A10">
              <w:rPr>
                <w:sz w:val="22"/>
                <w:szCs w:val="22"/>
              </w:rPr>
              <w:t>59</w:t>
            </w:r>
            <w:r>
              <w:rPr>
                <w:sz w:val="22"/>
                <w:szCs w:val="22"/>
              </w:rPr>
              <w:t xml:space="preserve"> months </w:t>
            </w:r>
          </w:p>
        </w:tc>
        <w:tc>
          <w:tcPr>
            <w:tcW w:w="2409" w:type="dxa"/>
          </w:tcPr>
          <w:p w14:paraId="78F5B5FD" w14:textId="3444DB68" w:rsidR="00A05CF6" w:rsidRPr="00F138A8" w:rsidRDefault="002771ED"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US$ </w:t>
            </w:r>
            <w:ins w:id="25" w:author="davide de beni" w:date="2019-10-28T22:25:00Z">
              <w:r w:rsidR="00DD4AA9">
                <w:rPr>
                  <w:sz w:val="22"/>
                  <w:szCs w:val="22"/>
                </w:rPr>
                <w:t>0.14</w:t>
              </w:r>
            </w:ins>
            <w:del w:id="26" w:author="davide de beni" w:date="2019-10-28T22:25:00Z">
              <w:r w:rsidDel="00DD4AA9">
                <w:rPr>
                  <w:sz w:val="22"/>
                  <w:szCs w:val="22"/>
                </w:rPr>
                <w:delText>0.05</w:delText>
              </w:r>
            </w:del>
          </w:p>
        </w:tc>
        <w:tc>
          <w:tcPr>
            <w:tcW w:w="1560" w:type="dxa"/>
          </w:tcPr>
          <w:p w14:paraId="290A4E76" w14:textId="0592A9F4" w:rsidR="00A05CF6" w:rsidRPr="00F138A8" w:rsidRDefault="002771ED"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87%</w:t>
            </w:r>
          </w:p>
        </w:tc>
      </w:tr>
      <w:tr w:rsidR="00A05CF6" w:rsidRPr="00F138A8" w14:paraId="007BAEDC" w14:textId="77777777" w:rsidTr="007D063A">
        <w:trPr>
          <w:trHeight w:val="414"/>
        </w:trPr>
        <w:tc>
          <w:tcPr>
            <w:cnfStyle w:val="001000000000" w:firstRow="0" w:lastRow="0" w:firstColumn="1" w:lastColumn="0" w:oddVBand="0" w:evenVBand="0" w:oddHBand="0" w:evenHBand="0" w:firstRowFirstColumn="0" w:firstRowLastColumn="0" w:lastRowFirstColumn="0" w:lastRowLastColumn="0"/>
            <w:tcW w:w="2547" w:type="dxa"/>
          </w:tcPr>
          <w:p w14:paraId="71CCDE89" w14:textId="4BD38F41"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t>Micronutrients powders (children)</w:t>
            </w:r>
          </w:p>
        </w:tc>
        <w:tc>
          <w:tcPr>
            <w:tcW w:w="2410" w:type="dxa"/>
          </w:tcPr>
          <w:p w14:paraId="1600CA3C" w14:textId="4E3B1C78" w:rsidR="00A05CF6" w:rsidRDefault="00793A10"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Children 6-</w:t>
            </w:r>
            <w:r w:rsidR="009318F8">
              <w:rPr>
                <w:sz w:val="22"/>
                <w:szCs w:val="22"/>
              </w:rPr>
              <w:t>23 months</w:t>
            </w:r>
          </w:p>
        </w:tc>
        <w:tc>
          <w:tcPr>
            <w:tcW w:w="2409" w:type="dxa"/>
          </w:tcPr>
          <w:p w14:paraId="43E7370D" w14:textId="4051BE92" w:rsidR="00A05CF6" w:rsidRPr="00F138A8" w:rsidRDefault="009B6025"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US$ </w:t>
            </w:r>
            <w:ins w:id="27" w:author="davide de beni" w:date="2019-10-28T22:26:00Z">
              <w:r w:rsidR="00FA064C">
                <w:rPr>
                  <w:sz w:val="22"/>
                  <w:szCs w:val="22"/>
                </w:rPr>
                <w:t>1.01</w:t>
              </w:r>
            </w:ins>
            <w:del w:id="28" w:author="davide de beni" w:date="2019-10-28T22:26:00Z">
              <w:r w:rsidDel="00FA064C">
                <w:rPr>
                  <w:sz w:val="22"/>
                  <w:szCs w:val="22"/>
                </w:rPr>
                <w:delText>1.37</w:delText>
              </w:r>
            </w:del>
          </w:p>
        </w:tc>
        <w:tc>
          <w:tcPr>
            <w:tcW w:w="1560" w:type="dxa"/>
          </w:tcPr>
          <w:p w14:paraId="5B82207C" w14:textId="5D5BF876" w:rsidR="00A05CF6" w:rsidRPr="00F138A8" w:rsidRDefault="009318F8"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6</w:t>
            </w:r>
            <w:r w:rsidR="008D1095">
              <w:rPr>
                <w:sz w:val="22"/>
                <w:szCs w:val="22"/>
              </w:rPr>
              <w:t>%</w:t>
            </w:r>
          </w:p>
        </w:tc>
      </w:tr>
      <w:tr w:rsidR="008B448C" w:rsidRPr="00F138A8" w14:paraId="2AB220F6" w14:textId="77777777" w:rsidTr="007D063A">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547" w:type="dxa"/>
          </w:tcPr>
          <w:p w14:paraId="52D997E3" w14:textId="23AF548A" w:rsidR="008B448C" w:rsidRPr="008B448C" w:rsidRDefault="008B448C" w:rsidP="008B448C">
            <w:pPr>
              <w:pStyle w:val="Normalnumbered"/>
              <w:numPr>
                <w:ilvl w:val="0"/>
                <w:numId w:val="0"/>
              </w:numPr>
              <w:jc w:val="left"/>
              <w:rPr>
                <w:b w:val="0"/>
                <w:bCs w:val="0"/>
                <w:sz w:val="22"/>
                <w:szCs w:val="22"/>
              </w:rPr>
            </w:pPr>
            <w:r w:rsidRPr="008B448C">
              <w:rPr>
                <w:b w:val="0"/>
                <w:bCs w:val="0"/>
                <w:sz w:val="22"/>
                <w:szCs w:val="22"/>
              </w:rPr>
              <w:t xml:space="preserve">Zinc + ORS for treatment of diarrhoea </w:t>
            </w:r>
          </w:p>
        </w:tc>
        <w:tc>
          <w:tcPr>
            <w:tcW w:w="2410" w:type="dxa"/>
          </w:tcPr>
          <w:p w14:paraId="00A4C36C" w14:textId="2DB5E695" w:rsidR="008B448C" w:rsidRPr="008B448C" w:rsidRDefault="009318F8" w:rsidP="008B448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Children </w:t>
            </w:r>
            <w:r w:rsidR="0053797A">
              <w:rPr>
                <w:sz w:val="22"/>
                <w:szCs w:val="22"/>
              </w:rPr>
              <w:t>0-59 months</w:t>
            </w:r>
          </w:p>
        </w:tc>
        <w:tc>
          <w:tcPr>
            <w:tcW w:w="2409" w:type="dxa"/>
          </w:tcPr>
          <w:p w14:paraId="4BE9C58C" w14:textId="2930ADE5" w:rsidR="008B448C" w:rsidRPr="008B448C" w:rsidRDefault="0053797A" w:rsidP="008B448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US$ </w:t>
            </w:r>
            <w:ins w:id="29" w:author="davide de beni" w:date="2019-10-28T22:26:00Z">
              <w:r w:rsidR="00FA064C">
                <w:rPr>
                  <w:sz w:val="22"/>
                  <w:szCs w:val="22"/>
                </w:rPr>
                <w:t>1.01</w:t>
              </w:r>
            </w:ins>
            <w:del w:id="30" w:author="davide de beni" w:date="2019-10-28T22:26:00Z">
              <w:r w:rsidDel="00FA064C">
                <w:rPr>
                  <w:sz w:val="22"/>
                  <w:szCs w:val="22"/>
                </w:rPr>
                <w:delText>1.38</w:delText>
              </w:r>
            </w:del>
          </w:p>
        </w:tc>
        <w:tc>
          <w:tcPr>
            <w:tcW w:w="1560" w:type="dxa"/>
          </w:tcPr>
          <w:p w14:paraId="624C785B" w14:textId="1BBBC4C0" w:rsidR="008B448C" w:rsidRPr="008B448C" w:rsidRDefault="0084785D" w:rsidP="008B448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Not available</w:t>
            </w:r>
          </w:p>
        </w:tc>
      </w:tr>
      <w:tr w:rsidR="00A05CF6" w:rsidRPr="00F138A8" w14:paraId="7D488833" w14:textId="77777777" w:rsidTr="007D063A">
        <w:trPr>
          <w:trHeight w:val="414"/>
        </w:trPr>
        <w:tc>
          <w:tcPr>
            <w:cnfStyle w:val="001000000000" w:firstRow="0" w:lastRow="0" w:firstColumn="1" w:lastColumn="0" w:oddVBand="0" w:evenVBand="0" w:oddHBand="0" w:evenHBand="0" w:firstRowFirstColumn="0" w:firstRowLastColumn="0" w:lastRowFirstColumn="0" w:lastRowLastColumn="0"/>
            <w:tcW w:w="2547" w:type="dxa"/>
          </w:tcPr>
          <w:p w14:paraId="4319F2B4" w14:textId="28012BF2"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t>Lipid-based nutrition supplements</w:t>
            </w:r>
            <w:r w:rsidR="008B685E">
              <w:rPr>
                <w:b w:val="0"/>
                <w:bCs w:val="0"/>
                <w:sz w:val="22"/>
                <w:szCs w:val="22"/>
              </w:rPr>
              <w:t xml:space="preserve"> </w:t>
            </w:r>
          </w:p>
        </w:tc>
        <w:tc>
          <w:tcPr>
            <w:tcW w:w="2410" w:type="dxa"/>
          </w:tcPr>
          <w:p w14:paraId="336DC3F0" w14:textId="77777777" w:rsidR="00A05CF6" w:rsidRDefault="005D503F"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Children 6-23 months</w:t>
            </w:r>
          </w:p>
          <w:p w14:paraId="18688553" w14:textId="3916935C" w:rsidR="005D503F" w:rsidRPr="00F138A8" w:rsidRDefault="00102FBD"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sidRPr="00102FBD">
              <w:rPr>
                <w:sz w:val="22"/>
                <w:szCs w:val="22"/>
              </w:rPr>
              <w:lastRenderedPageBreak/>
              <w:t>Pregnant and lactating women</w:t>
            </w:r>
          </w:p>
        </w:tc>
        <w:tc>
          <w:tcPr>
            <w:tcW w:w="2409" w:type="dxa"/>
          </w:tcPr>
          <w:p w14:paraId="65C2A625" w14:textId="26D96DE6" w:rsidR="00A05CF6" w:rsidRDefault="00380343"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 xml:space="preserve">US$ </w:t>
            </w:r>
            <w:ins w:id="31" w:author="davide de beni" w:date="2019-10-28T22:26:00Z">
              <w:r w:rsidR="009B26A7">
                <w:rPr>
                  <w:sz w:val="22"/>
                  <w:szCs w:val="22"/>
                </w:rPr>
                <w:t>103</w:t>
              </w:r>
            </w:ins>
            <w:del w:id="32" w:author="davide de beni" w:date="2019-10-28T22:26:00Z">
              <w:r w:rsidDel="009B26A7">
                <w:rPr>
                  <w:sz w:val="22"/>
                  <w:szCs w:val="22"/>
                </w:rPr>
                <w:delText>140</w:delText>
              </w:r>
            </w:del>
            <w:r>
              <w:rPr>
                <w:sz w:val="22"/>
                <w:szCs w:val="22"/>
              </w:rPr>
              <w:t xml:space="preserve"> (children)</w:t>
            </w:r>
          </w:p>
          <w:p w14:paraId="56E4AAFC" w14:textId="7E4624E2" w:rsidR="00380343" w:rsidRPr="00F138A8" w:rsidRDefault="00380343"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 xml:space="preserve">US$ </w:t>
            </w:r>
            <w:ins w:id="33" w:author="davide de beni" w:date="2019-10-28T22:26:00Z">
              <w:r w:rsidR="009B26A7">
                <w:rPr>
                  <w:sz w:val="22"/>
                  <w:szCs w:val="22"/>
                </w:rPr>
                <w:t>137</w:t>
              </w:r>
            </w:ins>
            <w:del w:id="34" w:author="davide de beni" w:date="2019-10-28T22:26:00Z">
              <w:r w:rsidDel="009B26A7">
                <w:rPr>
                  <w:sz w:val="22"/>
                  <w:szCs w:val="22"/>
                </w:rPr>
                <w:delText>187</w:delText>
              </w:r>
            </w:del>
            <w:r>
              <w:rPr>
                <w:sz w:val="22"/>
                <w:szCs w:val="22"/>
              </w:rPr>
              <w:t xml:space="preserve"> (PLW)</w:t>
            </w:r>
          </w:p>
        </w:tc>
        <w:tc>
          <w:tcPr>
            <w:tcW w:w="1560" w:type="dxa"/>
          </w:tcPr>
          <w:p w14:paraId="5580C40C" w14:textId="05FBCCEF" w:rsidR="00A05CF6" w:rsidRPr="00F138A8" w:rsidRDefault="00380343" w:rsidP="002702A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lastRenderedPageBreak/>
              <w:t>44% (only in</w:t>
            </w:r>
            <w:r w:rsidR="00494D91">
              <w:rPr>
                <w:sz w:val="22"/>
                <w:szCs w:val="22"/>
              </w:rPr>
              <w:t xml:space="preserve"> two piloted districts, </w:t>
            </w:r>
            <w:proofErr w:type="spellStart"/>
            <w:r w:rsidR="00494D91">
              <w:rPr>
                <w:sz w:val="22"/>
                <w:szCs w:val="22"/>
              </w:rPr>
              <w:lastRenderedPageBreak/>
              <w:t>Thatta</w:t>
            </w:r>
            <w:proofErr w:type="spellEnd"/>
            <w:r w:rsidR="00494D91">
              <w:rPr>
                <w:sz w:val="22"/>
                <w:szCs w:val="22"/>
              </w:rPr>
              <w:t xml:space="preserve"> and </w:t>
            </w:r>
            <w:proofErr w:type="spellStart"/>
            <w:r w:rsidR="00494D91">
              <w:rPr>
                <w:sz w:val="22"/>
                <w:szCs w:val="22"/>
              </w:rPr>
              <w:t>Sajjawal</w:t>
            </w:r>
            <w:proofErr w:type="spellEnd"/>
            <w:r w:rsidR="00494D91">
              <w:rPr>
                <w:sz w:val="22"/>
                <w:szCs w:val="22"/>
              </w:rPr>
              <w:t>)</w:t>
            </w:r>
          </w:p>
        </w:tc>
      </w:tr>
      <w:tr w:rsidR="00A05CF6" w:rsidRPr="00F138A8" w14:paraId="3B93BDB7" w14:textId="77777777" w:rsidTr="007D063A">
        <w:trPr>
          <w:cnfStyle w:val="000000100000" w:firstRow="0" w:lastRow="0" w:firstColumn="0" w:lastColumn="0" w:oddVBand="0" w:evenVBand="0" w:oddHBand="1"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2547" w:type="dxa"/>
          </w:tcPr>
          <w:p w14:paraId="7E36A91A" w14:textId="744C0D1B" w:rsidR="00A05CF6" w:rsidRPr="00A05CF6" w:rsidRDefault="00A05CF6" w:rsidP="00292B0F">
            <w:pPr>
              <w:pStyle w:val="Normalnumbered"/>
              <w:numPr>
                <w:ilvl w:val="0"/>
                <w:numId w:val="0"/>
              </w:numPr>
              <w:jc w:val="left"/>
              <w:rPr>
                <w:b w:val="0"/>
                <w:bCs w:val="0"/>
                <w:sz w:val="22"/>
                <w:szCs w:val="22"/>
              </w:rPr>
            </w:pPr>
            <w:r w:rsidRPr="00A05CF6">
              <w:rPr>
                <w:b w:val="0"/>
                <w:bCs w:val="0"/>
                <w:sz w:val="22"/>
                <w:szCs w:val="22"/>
              </w:rPr>
              <w:lastRenderedPageBreak/>
              <w:t>IFA fortification of wheat flour (with iron and folic acid)</w:t>
            </w:r>
          </w:p>
        </w:tc>
        <w:tc>
          <w:tcPr>
            <w:tcW w:w="2410" w:type="dxa"/>
          </w:tcPr>
          <w:p w14:paraId="4BC2DE3F" w14:textId="1D501980" w:rsidR="00A05CF6" w:rsidRPr="00F138A8" w:rsidRDefault="00EC7DC4"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General population</w:t>
            </w:r>
          </w:p>
        </w:tc>
        <w:tc>
          <w:tcPr>
            <w:tcW w:w="2409" w:type="dxa"/>
          </w:tcPr>
          <w:p w14:paraId="39D8EBBE" w14:textId="4CF136DE" w:rsidR="00A05CF6" w:rsidRPr="00F138A8" w:rsidRDefault="00784A54"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US$ </w:t>
            </w:r>
            <w:ins w:id="35" w:author="davide de beni" w:date="2019-10-28T22:27:00Z">
              <w:r w:rsidR="009B26A7">
                <w:rPr>
                  <w:sz w:val="22"/>
                  <w:szCs w:val="22"/>
                </w:rPr>
                <w:t>0.17</w:t>
              </w:r>
            </w:ins>
            <w:del w:id="36" w:author="davide de beni" w:date="2019-10-28T22:27:00Z">
              <w:r w:rsidDel="009B26A7">
                <w:rPr>
                  <w:sz w:val="22"/>
                  <w:szCs w:val="22"/>
                </w:rPr>
                <w:delText>0.2</w:delText>
              </w:r>
            </w:del>
          </w:p>
        </w:tc>
        <w:tc>
          <w:tcPr>
            <w:tcW w:w="1560" w:type="dxa"/>
          </w:tcPr>
          <w:p w14:paraId="120253DE" w14:textId="324488F3" w:rsidR="00A05CF6" w:rsidRPr="00F138A8" w:rsidRDefault="00784A54" w:rsidP="002702AC">
            <w:pPr>
              <w:pStyle w:val="Normalnumbered"/>
              <w:numPr>
                <w:ilvl w:val="0"/>
                <w:numId w:val="0"/>
              </w:numPr>
              <w:jc w:val="left"/>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r>
      <w:tr w:rsidR="00E3183C" w:rsidRPr="00F138A8" w14:paraId="4F1A0210" w14:textId="77777777" w:rsidTr="007D063A">
        <w:trPr>
          <w:trHeight w:val="414"/>
        </w:trPr>
        <w:tc>
          <w:tcPr>
            <w:cnfStyle w:val="001000000000" w:firstRow="0" w:lastRow="0" w:firstColumn="1" w:lastColumn="0" w:oddVBand="0" w:evenVBand="0" w:oddHBand="0" w:evenHBand="0" w:firstRowFirstColumn="0" w:firstRowLastColumn="0" w:lastRowFirstColumn="0" w:lastRowLastColumn="0"/>
            <w:tcW w:w="2547" w:type="dxa"/>
          </w:tcPr>
          <w:p w14:paraId="3EE574ED" w14:textId="4A23B582" w:rsidR="00E3183C" w:rsidRPr="00A05CF6" w:rsidRDefault="009954FA" w:rsidP="00E3183C">
            <w:pPr>
              <w:pStyle w:val="Normalnumbered"/>
              <w:numPr>
                <w:ilvl w:val="0"/>
                <w:numId w:val="0"/>
              </w:numPr>
              <w:jc w:val="left"/>
              <w:rPr>
                <w:b w:val="0"/>
                <w:bCs w:val="0"/>
                <w:sz w:val="22"/>
                <w:szCs w:val="22"/>
              </w:rPr>
            </w:pPr>
            <w:r>
              <w:rPr>
                <w:b w:val="0"/>
                <w:bCs w:val="0"/>
                <w:sz w:val="22"/>
                <w:szCs w:val="22"/>
              </w:rPr>
              <w:t>Cooking oil fortification</w:t>
            </w:r>
          </w:p>
        </w:tc>
        <w:tc>
          <w:tcPr>
            <w:tcW w:w="2410" w:type="dxa"/>
          </w:tcPr>
          <w:p w14:paraId="03C386A9" w14:textId="3A9089FD" w:rsidR="00E3183C" w:rsidRPr="00784A54" w:rsidRDefault="00EC7DC4" w:rsidP="00E3183C">
            <w:pPr>
              <w:pStyle w:val="Normalnumbered"/>
              <w:numPr>
                <w:ilvl w:val="0"/>
                <w:numId w:val="0"/>
              </w:numPr>
              <w:jc w:val="left"/>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General population</w:t>
            </w:r>
          </w:p>
        </w:tc>
        <w:tc>
          <w:tcPr>
            <w:tcW w:w="2409" w:type="dxa"/>
          </w:tcPr>
          <w:p w14:paraId="7F11BDB5" w14:textId="0FA57A94" w:rsidR="00E3183C" w:rsidRPr="00E3183C" w:rsidRDefault="00E3183C" w:rsidP="00E3183C">
            <w:pPr>
              <w:jc w:val="left"/>
              <w:cnfStyle w:val="000000000000" w:firstRow="0" w:lastRow="0" w:firstColumn="0" w:lastColumn="0" w:oddVBand="0" w:evenVBand="0" w:oddHBand="0" w:evenHBand="0" w:firstRowFirstColumn="0" w:firstRowLastColumn="0" w:lastRowFirstColumn="0" w:lastRowLastColumn="0"/>
              <w:rPr>
                <w:rFonts w:eastAsia="MS Mincho" w:cstheme="minorHAnsi"/>
                <w:color w:val="auto"/>
                <w:lang w:eastAsia="en-US"/>
              </w:rPr>
            </w:pPr>
            <w:r>
              <w:rPr>
                <w:rFonts w:eastAsia="MS Mincho" w:cstheme="minorHAnsi"/>
                <w:color w:val="auto"/>
                <w:lang w:eastAsia="en-US"/>
              </w:rPr>
              <w:t xml:space="preserve">US$ </w:t>
            </w:r>
            <w:ins w:id="37" w:author="davide de beni" w:date="2019-10-28T22:27:00Z">
              <w:r w:rsidR="009B26A7">
                <w:rPr>
                  <w:rFonts w:eastAsia="MS Mincho" w:cstheme="minorHAnsi"/>
                  <w:color w:val="auto"/>
                  <w:lang w:eastAsia="en-US"/>
                </w:rPr>
                <w:t>0.06</w:t>
              </w:r>
            </w:ins>
            <w:del w:id="38" w:author="davide de beni" w:date="2019-10-28T22:27:00Z">
              <w:r w:rsidDel="009B26A7">
                <w:rPr>
                  <w:rFonts w:eastAsia="MS Mincho" w:cstheme="minorHAnsi"/>
                  <w:color w:val="auto"/>
                  <w:lang w:eastAsia="en-US"/>
                </w:rPr>
                <w:delText>0.</w:delText>
              </w:r>
              <w:r w:rsidR="000424DD" w:rsidDel="009B26A7">
                <w:rPr>
                  <w:rFonts w:eastAsia="MS Mincho" w:cstheme="minorHAnsi"/>
                  <w:color w:val="auto"/>
                  <w:lang w:eastAsia="en-US"/>
                </w:rPr>
                <w:delText>1</w:delText>
              </w:r>
            </w:del>
          </w:p>
        </w:tc>
        <w:tc>
          <w:tcPr>
            <w:tcW w:w="1560" w:type="dxa"/>
          </w:tcPr>
          <w:p w14:paraId="66A7D16C" w14:textId="5D4E9C52" w:rsidR="00E3183C" w:rsidRPr="00E3183C" w:rsidRDefault="000424DD" w:rsidP="00E3183C">
            <w:pPr>
              <w:jc w:val="left"/>
              <w:cnfStyle w:val="000000000000" w:firstRow="0" w:lastRow="0" w:firstColumn="0" w:lastColumn="0" w:oddVBand="0" w:evenVBand="0" w:oddHBand="0" w:evenHBand="0" w:firstRowFirstColumn="0" w:firstRowLastColumn="0" w:lastRowFirstColumn="0" w:lastRowLastColumn="0"/>
              <w:rPr>
                <w:rFonts w:eastAsia="MS Mincho" w:cstheme="minorHAnsi"/>
                <w:color w:val="auto"/>
                <w:lang w:eastAsia="en-US"/>
              </w:rPr>
            </w:pPr>
            <w:r>
              <w:rPr>
                <w:rFonts w:eastAsia="MS Mincho" w:cstheme="minorHAnsi"/>
                <w:color w:val="auto"/>
                <w:lang w:eastAsia="en-US"/>
              </w:rPr>
              <w:t>80</w:t>
            </w:r>
            <w:r w:rsidR="00E3183C">
              <w:rPr>
                <w:rFonts w:eastAsia="MS Mincho" w:cstheme="minorHAnsi"/>
                <w:color w:val="auto"/>
                <w:lang w:eastAsia="en-US"/>
              </w:rPr>
              <w:t>%</w:t>
            </w:r>
          </w:p>
        </w:tc>
      </w:tr>
      <w:tr w:rsidR="00E3183C" w:rsidRPr="00F138A8" w14:paraId="749C7D16" w14:textId="77777777" w:rsidTr="007D063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547" w:type="dxa"/>
            <w:hideMark/>
          </w:tcPr>
          <w:p w14:paraId="62C67604" w14:textId="4060EC20" w:rsidR="00E3183C" w:rsidRPr="00A05CF6" w:rsidRDefault="00E3183C" w:rsidP="00E3183C">
            <w:pPr>
              <w:jc w:val="left"/>
              <w:rPr>
                <w:rFonts w:ascii="Arial" w:eastAsia="MS Mincho" w:hAnsi="Arial" w:cs="Times New Roman"/>
                <w:color w:val="595959"/>
                <w:lang w:eastAsia="en-US"/>
              </w:rPr>
            </w:pPr>
            <w:r>
              <w:rPr>
                <w:b w:val="0"/>
              </w:rPr>
              <w:t>Iodine fortification of salt</w:t>
            </w:r>
          </w:p>
        </w:tc>
        <w:tc>
          <w:tcPr>
            <w:tcW w:w="2410" w:type="dxa"/>
          </w:tcPr>
          <w:p w14:paraId="2F000015" w14:textId="3CAB9666" w:rsidR="00E3183C" w:rsidRPr="00F138A8" w:rsidRDefault="00EC7DC4" w:rsidP="00E3183C">
            <w:pPr>
              <w:jc w:val="left"/>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595959"/>
                <w:sz w:val="20"/>
                <w:szCs w:val="20"/>
                <w:lang w:eastAsia="en-US"/>
              </w:rPr>
            </w:pPr>
            <w:r w:rsidRPr="00B062CE">
              <w:rPr>
                <w:rFonts w:ascii="Arial" w:eastAsia="MS Mincho" w:hAnsi="Arial" w:cs="Times New Roman"/>
                <w:color w:val="auto"/>
                <w:sz w:val="20"/>
                <w:szCs w:val="20"/>
                <w:lang w:eastAsia="en-US"/>
              </w:rPr>
              <w:t>General population</w:t>
            </w:r>
          </w:p>
        </w:tc>
        <w:tc>
          <w:tcPr>
            <w:tcW w:w="2409" w:type="dxa"/>
          </w:tcPr>
          <w:p w14:paraId="0D48CB14" w14:textId="01525DF0" w:rsidR="00E3183C" w:rsidRPr="007E3CDE" w:rsidRDefault="00E3183C" w:rsidP="00E3183C">
            <w:pPr>
              <w:jc w:val="left"/>
              <w:cnfStyle w:val="000000100000" w:firstRow="0" w:lastRow="0" w:firstColumn="0" w:lastColumn="0" w:oddVBand="0" w:evenVBand="0" w:oddHBand="1" w:evenHBand="0" w:firstRowFirstColumn="0" w:firstRowLastColumn="0" w:lastRowFirstColumn="0" w:lastRowLastColumn="0"/>
              <w:rPr>
                <w:rFonts w:eastAsia="MS Mincho" w:cstheme="minorHAnsi"/>
                <w:color w:val="auto"/>
                <w:lang w:eastAsia="en-US"/>
              </w:rPr>
            </w:pPr>
            <w:r>
              <w:rPr>
                <w:rFonts w:eastAsia="MS Mincho" w:cstheme="minorHAnsi"/>
                <w:color w:val="auto"/>
                <w:lang w:eastAsia="en-US"/>
              </w:rPr>
              <w:t xml:space="preserve">US$ </w:t>
            </w:r>
            <w:ins w:id="39" w:author="davide de beni" w:date="2019-10-28T22:27:00Z">
              <w:r w:rsidR="00B62D44">
                <w:rPr>
                  <w:rFonts w:eastAsia="MS Mincho" w:cstheme="minorHAnsi"/>
                  <w:color w:val="auto"/>
                  <w:lang w:eastAsia="en-US"/>
                </w:rPr>
                <w:t>0.01</w:t>
              </w:r>
            </w:ins>
            <w:del w:id="40" w:author="davide de beni" w:date="2019-10-28T22:27:00Z">
              <w:r w:rsidDel="009B26A7">
                <w:rPr>
                  <w:rFonts w:eastAsia="MS Mincho" w:cstheme="minorHAnsi"/>
                  <w:color w:val="auto"/>
                  <w:lang w:eastAsia="en-US"/>
                </w:rPr>
                <w:delText>0.</w:delText>
              </w:r>
              <w:r w:rsidR="000424DD" w:rsidDel="009B26A7">
                <w:rPr>
                  <w:rFonts w:eastAsia="MS Mincho" w:cstheme="minorHAnsi"/>
                  <w:color w:val="auto"/>
                  <w:lang w:eastAsia="en-US"/>
                </w:rPr>
                <w:delText>012</w:delText>
              </w:r>
            </w:del>
          </w:p>
        </w:tc>
        <w:tc>
          <w:tcPr>
            <w:tcW w:w="1560" w:type="dxa"/>
            <w:hideMark/>
          </w:tcPr>
          <w:p w14:paraId="72AA75EE" w14:textId="36911F8B" w:rsidR="00E3183C" w:rsidRPr="007E3CDE" w:rsidRDefault="000424DD" w:rsidP="00E3183C">
            <w:pPr>
              <w:jc w:val="left"/>
              <w:cnfStyle w:val="000000100000" w:firstRow="0" w:lastRow="0" w:firstColumn="0" w:lastColumn="0" w:oddVBand="0" w:evenVBand="0" w:oddHBand="1" w:evenHBand="0" w:firstRowFirstColumn="0" w:firstRowLastColumn="0" w:lastRowFirstColumn="0" w:lastRowLastColumn="0"/>
              <w:rPr>
                <w:rFonts w:eastAsia="MS Mincho" w:cstheme="minorHAnsi"/>
                <w:color w:val="auto"/>
                <w:lang w:eastAsia="en-US"/>
              </w:rPr>
            </w:pPr>
            <w:r>
              <w:rPr>
                <w:rFonts w:eastAsia="MS Mincho" w:cstheme="minorHAnsi"/>
                <w:color w:val="auto"/>
                <w:lang w:eastAsia="en-US"/>
              </w:rPr>
              <w:t>100</w:t>
            </w:r>
            <w:r w:rsidR="00E3183C">
              <w:rPr>
                <w:rFonts w:eastAsia="MS Mincho" w:cstheme="minorHAnsi"/>
                <w:color w:val="auto"/>
                <w:lang w:eastAsia="en-US"/>
              </w:rPr>
              <w:t>%</w:t>
            </w:r>
          </w:p>
        </w:tc>
      </w:tr>
      <w:tr w:rsidR="00EC7DC4" w:rsidRPr="00F138A8" w14:paraId="1D8EE4B5" w14:textId="77777777" w:rsidTr="00EC7DC4">
        <w:trPr>
          <w:trHeight w:val="367"/>
        </w:trPr>
        <w:tc>
          <w:tcPr>
            <w:cnfStyle w:val="001000000000" w:firstRow="0" w:lastRow="0" w:firstColumn="1" w:lastColumn="0" w:oddVBand="0" w:evenVBand="0" w:oddHBand="0" w:evenHBand="0" w:firstRowFirstColumn="0" w:firstRowLastColumn="0" w:lastRowFirstColumn="0" w:lastRowLastColumn="0"/>
            <w:tcW w:w="2547" w:type="dxa"/>
          </w:tcPr>
          <w:p w14:paraId="52BB4F4C" w14:textId="7C26C237" w:rsidR="00EC7DC4" w:rsidRPr="00026F8C" w:rsidRDefault="00EC7DC4" w:rsidP="00E3183C">
            <w:pPr>
              <w:jc w:val="left"/>
              <w:rPr>
                <w:rFonts w:ascii="Arial" w:eastAsia="MS Mincho" w:hAnsi="Arial" w:cs="Times New Roman"/>
                <w:b w:val="0"/>
                <w:bCs w:val="0"/>
                <w:color w:val="595959"/>
                <w:lang w:eastAsia="en-US"/>
              </w:rPr>
            </w:pPr>
            <w:r w:rsidRPr="00026F8C">
              <w:rPr>
                <w:b w:val="0"/>
                <w:bCs w:val="0"/>
              </w:rPr>
              <w:t xml:space="preserve"> WASH:  Handwashing </w:t>
            </w:r>
          </w:p>
        </w:tc>
        <w:tc>
          <w:tcPr>
            <w:tcW w:w="2410" w:type="dxa"/>
            <w:vMerge w:val="restart"/>
            <w:vAlign w:val="center"/>
          </w:tcPr>
          <w:p w14:paraId="76DE07AC" w14:textId="348AEADF" w:rsidR="00EC7DC4" w:rsidRPr="00F138A8" w:rsidRDefault="000611A8" w:rsidP="00B062CE">
            <w:pPr>
              <w:jc w:val="left"/>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595959"/>
                <w:sz w:val="20"/>
                <w:szCs w:val="20"/>
                <w:lang w:eastAsia="en-US"/>
              </w:rPr>
            </w:pPr>
            <w:r w:rsidRPr="000611A8">
              <w:rPr>
                <w:rFonts w:ascii="Arial" w:eastAsia="MS Mincho" w:hAnsi="Arial" w:cs="Times New Roman"/>
                <w:color w:val="auto"/>
                <w:sz w:val="20"/>
                <w:szCs w:val="20"/>
                <w:lang w:eastAsia="en-US"/>
              </w:rPr>
              <w:t>General population</w:t>
            </w:r>
          </w:p>
        </w:tc>
        <w:tc>
          <w:tcPr>
            <w:tcW w:w="2409" w:type="dxa"/>
          </w:tcPr>
          <w:p w14:paraId="3ED9555C" w14:textId="57B71764" w:rsidR="00EC7DC4" w:rsidRPr="006910C5" w:rsidRDefault="00EC7DC4" w:rsidP="00E3183C">
            <w:pPr>
              <w:jc w:val="left"/>
              <w:cnfStyle w:val="000000000000" w:firstRow="0" w:lastRow="0" w:firstColumn="0" w:lastColumn="0" w:oddVBand="0" w:evenVBand="0" w:oddHBand="0" w:evenHBand="0" w:firstRowFirstColumn="0" w:firstRowLastColumn="0" w:lastRowFirstColumn="0" w:lastRowLastColumn="0"/>
              <w:rPr>
                <w:rFonts w:eastAsia="MS Mincho" w:cstheme="minorHAnsi"/>
                <w:color w:val="auto"/>
                <w:lang w:eastAsia="en-US"/>
              </w:rPr>
            </w:pPr>
            <w:r w:rsidRPr="006910C5">
              <w:rPr>
                <w:rFonts w:eastAsia="MS Mincho" w:cstheme="minorHAnsi"/>
                <w:color w:val="auto"/>
                <w:lang w:eastAsia="en-US"/>
              </w:rPr>
              <w:t xml:space="preserve">US$ </w:t>
            </w:r>
            <w:ins w:id="41" w:author="davide de beni" w:date="2019-10-28T22:27:00Z">
              <w:r w:rsidR="00B62D44">
                <w:rPr>
                  <w:rFonts w:eastAsia="MS Mincho" w:cstheme="minorHAnsi"/>
                  <w:color w:val="auto"/>
                  <w:lang w:eastAsia="en-US"/>
                </w:rPr>
                <w:t>1</w:t>
              </w:r>
            </w:ins>
            <w:ins w:id="42" w:author="davide de beni" w:date="2019-10-28T22:28:00Z">
              <w:r w:rsidR="00FB3422">
                <w:rPr>
                  <w:rFonts w:eastAsia="MS Mincho" w:cstheme="minorHAnsi"/>
                  <w:color w:val="auto"/>
                  <w:lang w:eastAsia="en-US"/>
                </w:rPr>
                <w:t>2</w:t>
              </w:r>
            </w:ins>
            <w:del w:id="43" w:author="davide de beni" w:date="2019-10-28T22:27:00Z">
              <w:r w:rsidRPr="006910C5" w:rsidDel="00B62D44">
                <w:rPr>
                  <w:rFonts w:eastAsia="MS Mincho" w:cstheme="minorHAnsi"/>
                  <w:color w:val="auto"/>
                  <w:lang w:eastAsia="en-US"/>
                </w:rPr>
                <w:delText>1</w:delText>
              </w:r>
              <w:r w:rsidDel="00B62D44">
                <w:rPr>
                  <w:rFonts w:eastAsia="MS Mincho" w:cstheme="minorHAnsi"/>
                  <w:color w:val="auto"/>
                  <w:lang w:eastAsia="en-US"/>
                </w:rPr>
                <w:delText>6.25</w:delText>
              </w:r>
            </w:del>
          </w:p>
        </w:tc>
        <w:tc>
          <w:tcPr>
            <w:tcW w:w="1560" w:type="dxa"/>
          </w:tcPr>
          <w:p w14:paraId="32AC7846" w14:textId="68CF6C2E" w:rsidR="00EC7DC4" w:rsidRPr="006910C5" w:rsidRDefault="00EC7DC4" w:rsidP="00E3183C">
            <w:pPr>
              <w:jc w:val="left"/>
              <w:cnfStyle w:val="000000000000" w:firstRow="0" w:lastRow="0" w:firstColumn="0" w:lastColumn="0" w:oddVBand="0" w:evenVBand="0" w:oddHBand="0" w:evenHBand="0" w:firstRowFirstColumn="0" w:firstRowLastColumn="0" w:lastRowFirstColumn="0" w:lastRowLastColumn="0"/>
              <w:rPr>
                <w:rFonts w:eastAsia="MS Mincho" w:cstheme="minorHAnsi"/>
                <w:color w:val="auto"/>
                <w:lang w:eastAsia="en-US"/>
              </w:rPr>
            </w:pPr>
            <w:r w:rsidRPr="006910C5">
              <w:rPr>
                <w:rFonts w:eastAsia="MS Mincho" w:cstheme="minorHAnsi"/>
                <w:color w:val="auto"/>
                <w:lang w:eastAsia="en-US"/>
              </w:rPr>
              <w:t>2%</w:t>
            </w:r>
          </w:p>
        </w:tc>
      </w:tr>
      <w:tr w:rsidR="00EC7DC4" w:rsidRPr="00F138A8" w14:paraId="4D74FF69" w14:textId="77777777" w:rsidTr="007D063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547" w:type="dxa"/>
          </w:tcPr>
          <w:p w14:paraId="7AB7F385" w14:textId="75F5BF26" w:rsidR="00EC7DC4" w:rsidRPr="00026F8C" w:rsidRDefault="00EC7DC4" w:rsidP="00E3183C">
            <w:pPr>
              <w:jc w:val="left"/>
              <w:rPr>
                <w:b w:val="0"/>
                <w:bCs w:val="0"/>
              </w:rPr>
            </w:pPr>
            <w:r w:rsidRPr="00026F8C">
              <w:rPr>
                <w:b w:val="0"/>
                <w:bCs w:val="0"/>
              </w:rPr>
              <w:t xml:space="preserve"> WASH: Hygienic disposal </w:t>
            </w:r>
          </w:p>
        </w:tc>
        <w:tc>
          <w:tcPr>
            <w:tcW w:w="2410" w:type="dxa"/>
            <w:vMerge/>
          </w:tcPr>
          <w:p w14:paraId="7E062C13" w14:textId="77777777" w:rsidR="00EC7DC4" w:rsidRPr="00F138A8" w:rsidRDefault="00EC7DC4" w:rsidP="00E3183C">
            <w:pPr>
              <w:jc w:val="left"/>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595959"/>
                <w:sz w:val="20"/>
                <w:szCs w:val="20"/>
                <w:lang w:eastAsia="en-US"/>
              </w:rPr>
            </w:pPr>
          </w:p>
        </w:tc>
        <w:tc>
          <w:tcPr>
            <w:tcW w:w="2409" w:type="dxa"/>
          </w:tcPr>
          <w:p w14:paraId="4DD5D15C" w14:textId="1FE9E326" w:rsidR="00EC7DC4" w:rsidRPr="006910C5" w:rsidRDefault="00EC7DC4" w:rsidP="00E3183C">
            <w:pPr>
              <w:jc w:val="left"/>
              <w:cnfStyle w:val="000000100000" w:firstRow="0" w:lastRow="0" w:firstColumn="0" w:lastColumn="0" w:oddVBand="0" w:evenVBand="0" w:oddHBand="1" w:evenHBand="0" w:firstRowFirstColumn="0" w:firstRowLastColumn="0" w:lastRowFirstColumn="0" w:lastRowLastColumn="0"/>
              <w:rPr>
                <w:rFonts w:eastAsia="MS Mincho" w:cstheme="minorHAnsi"/>
                <w:color w:val="auto"/>
                <w:lang w:eastAsia="en-US"/>
              </w:rPr>
            </w:pPr>
            <w:r w:rsidRPr="006910C5">
              <w:rPr>
                <w:rFonts w:eastAsia="MS Mincho" w:cstheme="minorHAnsi"/>
                <w:color w:val="auto"/>
                <w:lang w:eastAsia="en-US"/>
              </w:rPr>
              <w:t xml:space="preserve">US$ </w:t>
            </w:r>
            <w:ins w:id="44" w:author="davide de beni" w:date="2019-10-28T22:27:00Z">
              <w:r w:rsidR="00B62D44">
                <w:rPr>
                  <w:rFonts w:eastAsia="MS Mincho" w:cstheme="minorHAnsi"/>
                  <w:color w:val="auto"/>
                  <w:lang w:eastAsia="en-US"/>
                </w:rPr>
                <w:t>0.27</w:t>
              </w:r>
            </w:ins>
            <w:del w:id="45" w:author="davide de beni" w:date="2019-10-28T22:27:00Z">
              <w:r w:rsidRPr="006910C5" w:rsidDel="00B62D44">
                <w:rPr>
                  <w:rFonts w:eastAsia="MS Mincho" w:cstheme="minorHAnsi"/>
                  <w:color w:val="auto"/>
                  <w:lang w:eastAsia="en-US"/>
                </w:rPr>
                <w:delText>0.3</w:delText>
              </w:r>
              <w:r w:rsidDel="00B62D44">
                <w:rPr>
                  <w:rFonts w:eastAsia="MS Mincho" w:cstheme="minorHAnsi"/>
                  <w:color w:val="auto"/>
                  <w:lang w:eastAsia="en-US"/>
                </w:rPr>
                <w:delText>6</w:delText>
              </w:r>
            </w:del>
          </w:p>
        </w:tc>
        <w:tc>
          <w:tcPr>
            <w:tcW w:w="1560" w:type="dxa"/>
          </w:tcPr>
          <w:p w14:paraId="1ECD8506" w14:textId="6AA836E5" w:rsidR="00EC7DC4" w:rsidRPr="006910C5" w:rsidRDefault="00EC7DC4" w:rsidP="00E3183C">
            <w:pPr>
              <w:jc w:val="left"/>
              <w:cnfStyle w:val="000000100000" w:firstRow="0" w:lastRow="0" w:firstColumn="0" w:lastColumn="0" w:oddVBand="0" w:evenVBand="0" w:oddHBand="1" w:evenHBand="0" w:firstRowFirstColumn="0" w:firstRowLastColumn="0" w:lastRowFirstColumn="0" w:lastRowLastColumn="0"/>
              <w:rPr>
                <w:rFonts w:eastAsia="MS Mincho" w:cstheme="minorHAnsi"/>
                <w:color w:val="auto"/>
                <w:lang w:eastAsia="en-US"/>
              </w:rPr>
            </w:pPr>
            <w:r w:rsidRPr="006910C5">
              <w:rPr>
                <w:rFonts w:eastAsia="MS Mincho" w:cstheme="minorHAnsi"/>
                <w:color w:val="auto"/>
                <w:lang w:eastAsia="en-US"/>
              </w:rPr>
              <w:t>2</w:t>
            </w:r>
            <w:r>
              <w:rPr>
                <w:rFonts w:eastAsia="MS Mincho" w:cstheme="minorHAnsi"/>
                <w:color w:val="auto"/>
                <w:lang w:eastAsia="en-US"/>
              </w:rPr>
              <w:t>2</w:t>
            </w:r>
            <w:r w:rsidRPr="006910C5">
              <w:rPr>
                <w:rFonts w:eastAsia="MS Mincho" w:cstheme="minorHAnsi"/>
                <w:color w:val="auto"/>
                <w:lang w:eastAsia="en-US"/>
              </w:rPr>
              <w:t>%</w:t>
            </w:r>
          </w:p>
        </w:tc>
      </w:tr>
      <w:tr w:rsidR="00EC7DC4" w:rsidRPr="00F138A8" w14:paraId="2527A27E" w14:textId="77777777" w:rsidTr="007D063A">
        <w:trPr>
          <w:trHeight w:val="367"/>
        </w:trPr>
        <w:tc>
          <w:tcPr>
            <w:cnfStyle w:val="001000000000" w:firstRow="0" w:lastRow="0" w:firstColumn="1" w:lastColumn="0" w:oddVBand="0" w:evenVBand="0" w:oddHBand="0" w:evenHBand="0" w:firstRowFirstColumn="0" w:firstRowLastColumn="0" w:lastRowFirstColumn="0" w:lastRowLastColumn="0"/>
            <w:tcW w:w="2547" w:type="dxa"/>
          </w:tcPr>
          <w:p w14:paraId="6BC2F79E" w14:textId="6FB308B7" w:rsidR="00EC7DC4" w:rsidRPr="00026F8C" w:rsidRDefault="00EC7DC4" w:rsidP="00E3183C">
            <w:pPr>
              <w:jc w:val="left"/>
              <w:rPr>
                <w:b w:val="0"/>
                <w:bCs w:val="0"/>
              </w:rPr>
            </w:pPr>
            <w:r w:rsidRPr="00026F8C">
              <w:rPr>
                <w:b w:val="0"/>
                <w:bCs w:val="0"/>
              </w:rPr>
              <w:t xml:space="preserve"> WASH: Improved sanitation </w:t>
            </w:r>
          </w:p>
        </w:tc>
        <w:tc>
          <w:tcPr>
            <w:tcW w:w="2410" w:type="dxa"/>
            <w:vMerge/>
          </w:tcPr>
          <w:p w14:paraId="31A25D83" w14:textId="77777777" w:rsidR="00EC7DC4" w:rsidRPr="00F138A8" w:rsidRDefault="00EC7DC4" w:rsidP="00E3183C">
            <w:pPr>
              <w:jc w:val="left"/>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595959"/>
                <w:sz w:val="20"/>
                <w:szCs w:val="20"/>
                <w:lang w:eastAsia="en-US"/>
              </w:rPr>
            </w:pPr>
          </w:p>
        </w:tc>
        <w:tc>
          <w:tcPr>
            <w:tcW w:w="2409" w:type="dxa"/>
          </w:tcPr>
          <w:p w14:paraId="3CEA40D5" w14:textId="4AC9138D" w:rsidR="00EC7DC4" w:rsidRPr="006910C5" w:rsidRDefault="00EC7DC4" w:rsidP="00E3183C">
            <w:pPr>
              <w:jc w:val="left"/>
              <w:cnfStyle w:val="000000000000" w:firstRow="0" w:lastRow="0" w:firstColumn="0" w:lastColumn="0" w:oddVBand="0" w:evenVBand="0" w:oddHBand="0" w:evenHBand="0" w:firstRowFirstColumn="0" w:firstRowLastColumn="0" w:lastRowFirstColumn="0" w:lastRowLastColumn="0"/>
              <w:rPr>
                <w:rFonts w:eastAsia="MS Mincho" w:cstheme="minorHAnsi"/>
                <w:color w:val="auto"/>
                <w:lang w:eastAsia="en-US"/>
              </w:rPr>
            </w:pPr>
            <w:r w:rsidRPr="006910C5">
              <w:rPr>
                <w:rFonts w:eastAsia="MS Mincho" w:cstheme="minorHAnsi"/>
                <w:color w:val="auto"/>
                <w:lang w:eastAsia="en-US"/>
              </w:rPr>
              <w:t xml:space="preserve">US$ </w:t>
            </w:r>
            <w:ins w:id="46" w:author="davide de beni" w:date="2019-10-28T22:27:00Z">
              <w:r w:rsidR="00B62D44">
                <w:rPr>
                  <w:rFonts w:eastAsia="MS Mincho" w:cstheme="minorHAnsi"/>
                  <w:color w:val="auto"/>
                  <w:lang w:eastAsia="en-US"/>
                </w:rPr>
                <w:t>0.60</w:t>
              </w:r>
            </w:ins>
            <w:del w:id="47" w:author="davide de beni" w:date="2019-10-28T22:27:00Z">
              <w:r w:rsidRPr="006910C5" w:rsidDel="00B62D44">
                <w:rPr>
                  <w:rFonts w:eastAsia="MS Mincho" w:cstheme="minorHAnsi"/>
                  <w:color w:val="auto"/>
                  <w:lang w:eastAsia="en-US"/>
                </w:rPr>
                <w:delText>0.</w:delText>
              </w:r>
              <w:r w:rsidDel="00B62D44">
                <w:rPr>
                  <w:rFonts w:eastAsia="MS Mincho" w:cstheme="minorHAnsi"/>
                  <w:color w:val="auto"/>
                  <w:lang w:eastAsia="en-US"/>
                </w:rPr>
                <w:delText>82</w:delText>
              </w:r>
            </w:del>
          </w:p>
        </w:tc>
        <w:tc>
          <w:tcPr>
            <w:tcW w:w="1560" w:type="dxa"/>
          </w:tcPr>
          <w:p w14:paraId="01C607D8" w14:textId="6839EA54" w:rsidR="00EC7DC4" w:rsidRPr="006910C5" w:rsidRDefault="00EC7DC4" w:rsidP="00E3183C">
            <w:pPr>
              <w:jc w:val="left"/>
              <w:cnfStyle w:val="000000000000" w:firstRow="0" w:lastRow="0" w:firstColumn="0" w:lastColumn="0" w:oddVBand="0" w:evenVBand="0" w:oddHBand="0" w:evenHBand="0" w:firstRowFirstColumn="0" w:firstRowLastColumn="0" w:lastRowFirstColumn="0" w:lastRowLastColumn="0"/>
              <w:rPr>
                <w:rFonts w:eastAsia="MS Mincho" w:cstheme="minorHAnsi"/>
                <w:color w:val="auto"/>
                <w:lang w:eastAsia="en-US"/>
              </w:rPr>
            </w:pPr>
            <w:r>
              <w:rPr>
                <w:rFonts w:eastAsia="MS Mincho" w:cstheme="minorHAnsi"/>
                <w:color w:val="auto"/>
                <w:lang w:eastAsia="en-US"/>
              </w:rPr>
              <w:t>34</w:t>
            </w:r>
            <w:r w:rsidRPr="006910C5">
              <w:rPr>
                <w:rFonts w:eastAsia="MS Mincho" w:cstheme="minorHAnsi"/>
                <w:color w:val="auto"/>
                <w:lang w:eastAsia="en-US"/>
              </w:rPr>
              <w:t>%</w:t>
            </w:r>
          </w:p>
        </w:tc>
      </w:tr>
      <w:tr w:rsidR="00EC7DC4" w:rsidRPr="00F138A8" w14:paraId="4D70E4B4" w14:textId="77777777" w:rsidTr="007D063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2547" w:type="dxa"/>
          </w:tcPr>
          <w:p w14:paraId="37693206" w14:textId="0C16F3C9" w:rsidR="00EC7DC4" w:rsidRPr="00026F8C" w:rsidRDefault="00EC7DC4" w:rsidP="00E3183C">
            <w:pPr>
              <w:jc w:val="left"/>
              <w:rPr>
                <w:b w:val="0"/>
                <w:bCs w:val="0"/>
              </w:rPr>
            </w:pPr>
            <w:r w:rsidRPr="00026F8C">
              <w:rPr>
                <w:b w:val="0"/>
                <w:bCs w:val="0"/>
              </w:rPr>
              <w:t xml:space="preserve"> WASH: Improved water source </w:t>
            </w:r>
          </w:p>
        </w:tc>
        <w:tc>
          <w:tcPr>
            <w:tcW w:w="2410" w:type="dxa"/>
            <w:vMerge/>
          </w:tcPr>
          <w:p w14:paraId="59B0D7E3" w14:textId="77777777" w:rsidR="00EC7DC4" w:rsidRPr="00F138A8" w:rsidRDefault="00EC7DC4" w:rsidP="00E3183C">
            <w:pPr>
              <w:jc w:val="left"/>
              <w:cnfStyle w:val="000000100000" w:firstRow="0" w:lastRow="0" w:firstColumn="0" w:lastColumn="0" w:oddVBand="0" w:evenVBand="0" w:oddHBand="1" w:evenHBand="0" w:firstRowFirstColumn="0" w:firstRowLastColumn="0" w:lastRowFirstColumn="0" w:lastRowLastColumn="0"/>
              <w:rPr>
                <w:rFonts w:ascii="Arial" w:eastAsia="MS Mincho" w:hAnsi="Arial" w:cs="Times New Roman"/>
                <w:color w:val="595959"/>
                <w:sz w:val="20"/>
                <w:szCs w:val="20"/>
                <w:lang w:eastAsia="en-US"/>
              </w:rPr>
            </w:pPr>
          </w:p>
        </w:tc>
        <w:tc>
          <w:tcPr>
            <w:tcW w:w="2409" w:type="dxa"/>
          </w:tcPr>
          <w:p w14:paraId="7056F2C8" w14:textId="7F82974F" w:rsidR="00EC7DC4" w:rsidRPr="006910C5" w:rsidRDefault="00EC7DC4" w:rsidP="00E3183C">
            <w:pPr>
              <w:jc w:val="left"/>
              <w:cnfStyle w:val="000000100000" w:firstRow="0" w:lastRow="0" w:firstColumn="0" w:lastColumn="0" w:oddVBand="0" w:evenVBand="0" w:oddHBand="1" w:evenHBand="0" w:firstRowFirstColumn="0" w:firstRowLastColumn="0" w:lastRowFirstColumn="0" w:lastRowLastColumn="0"/>
              <w:rPr>
                <w:rFonts w:eastAsia="MS Mincho" w:cstheme="minorHAnsi"/>
                <w:color w:val="auto"/>
                <w:lang w:eastAsia="en-US"/>
              </w:rPr>
            </w:pPr>
            <w:r w:rsidRPr="006910C5">
              <w:rPr>
                <w:rFonts w:eastAsia="MS Mincho" w:cstheme="minorHAnsi"/>
                <w:color w:val="auto"/>
                <w:lang w:eastAsia="en-US"/>
              </w:rPr>
              <w:t xml:space="preserve">US$ </w:t>
            </w:r>
            <w:ins w:id="48" w:author="davide de beni" w:date="2019-10-28T22:27:00Z">
              <w:r w:rsidR="00B62D44">
                <w:rPr>
                  <w:rFonts w:eastAsia="MS Mincho" w:cstheme="minorHAnsi"/>
                  <w:color w:val="auto"/>
                  <w:lang w:eastAsia="en-US"/>
                </w:rPr>
                <w:t>0.21</w:t>
              </w:r>
            </w:ins>
            <w:del w:id="49" w:author="davide de beni" w:date="2019-10-28T22:27:00Z">
              <w:r w:rsidRPr="006910C5" w:rsidDel="00B62D44">
                <w:rPr>
                  <w:rFonts w:eastAsia="MS Mincho" w:cstheme="minorHAnsi"/>
                  <w:color w:val="auto"/>
                  <w:lang w:eastAsia="en-US"/>
                </w:rPr>
                <w:delText>0.2</w:delText>
              </w:r>
              <w:r w:rsidDel="00B62D44">
                <w:rPr>
                  <w:rFonts w:eastAsia="MS Mincho" w:cstheme="minorHAnsi"/>
                  <w:color w:val="auto"/>
                  <w:lang w:eastAsia="en-US"/>
                </w:rPr>
                <w:delText>8</w:delText>
              </w:r>
            </w:del>
          </w:p>
        </w:tc>
        <w:tc>
          <w:tcPr>
            <w:tcW w:w="1560" w:type="dxa"/>
          </w:tcPr>
          <w:p w14:paraId="52ACE242" w14:textId="508D6C7E" w:rsidR="00EC7DC4" w:rsidRPr="006910C5" w:rsidRDefault="00EC7DC4" w:rsidP="00E3183C">
            <w:pPr>
              <w:jc w:val="left"/>
              <w:cnfStyle w:val="000000100000" w:firstRow="0" w:lastRow="0" w:firstColumn="0" w:lastColumn="0" w:oddVBand="0" w:evenVBand="0" w:oddHBand="1" w:evenHBand="0" w:firstRowFirstColumn="0" w:firstRowLastColumn="0" w:lastRowFirstColumn="0" w:lastRowLastColumn="0"/>
              <w:rPr>
                <w:rFonts w:eastAsia="MS Mincho" w:cstheme="minorHAnsi"/>
                <w:color w:val="auto"/>
                <w:lang w:eastAsia="en-US"/>
              </w:rPr>
            </w:pPr>
            <w:r w:rsidRPr="006910C5">
              <w:rPr>
                <w:rFonts w:eastAsia="MS Mincho" w:cstheme="minorHAnsi"/>
                <w:color w:val="auto"/>
                <w:lang w:eastAsia="en-US"/>
              </w:rPr>
              <w:t>2</w:t>
            </w:r>
            <w:r>
              <w:rPr>
                <w:rFonts w:eastAsia="MS Mincho" w:cstheme="minorHAnsi"/>
                <w:color w:val="auto"/>
                <w:lang w:eastAsia="en-US"/>
              </w:rPr>
              <w:t>2</w:t>
            </w:r>
            <w:r w:rsidRPr="006910C5">
              <w:rPr>
                <w:rFonts w:eastAsia="MS Mincho" w:cstheme="minorHAnsi"/>
                <w:color w:val="auto"/>
                <w:lang w:eastAsia="en-US"/>
              </w:rPr>
              <w:t>%</w:t>
            </w:r>
          </w:p>
        </w:tc>
      </w:tr>
      <w:tr w:rsidR="009954FA" w:rsidRPr="00F138A8" w14:paraId="2B4C201B" w14:textId="77777777" w:rsidTr="007D063A">
        <w:trPr>
          <w:trHeight w:val="367"/>
        </w:trPr>
        <w:tc>
          <w:tcPr>
            <w:cnfStyle w:val="001000000000" w:firstRow="0" w:lastRow="0" w:firstColumn="1" w:lastColumn="0" w:oddVBand="0" w:evenVBand="0" w:oddHBand="0" w:evenHBand="0" w:firstRowFirstColumn="0" w:firstRowLastColumn="0" w:lastRowFirstColumn="0" w:lastRowLastColumn="0"/>
            <w:tcW w:w="2547" w:type="dxa"/>
          </w:tcPr>
          <w:p w14:paraId="39BB67A2" w14:textId="6367E346" w:rsidR="009954FA" w:rsidRPr="00026F8C" w:rsidRDefault="009954FA" w:rsidP="00E3183C">
            <w:pPr>
              <w:jc w:val="left"/>
              <w:rPr>
                <w:b w:val="0"/>
                <w:bCs w:val="0"/>
              </w:rPr>
            </w:pPr>
            <w:r w:rsidRPr="009954FA">
              <w:rPr>
                <w:b w:val="0"/>
                <w:bCs w:val="0"/>
              </w:rPr>
              <w:t>Family planning</w:t>
            </w:r>
            <w:r w:rsidRPr="009954FA">
              <w:rPr>
                <w:b w:val="0"/>
                <w:bCs w:val="0"/>
              </w:rPr>
              <w:tab/>
            </w:r>
            <w:r w:rsidRPr="009954FA">
              <w:rPr>
                <w:b w:val="0"/>
                <w:bCs w:val="0"/>
              </w:rPr>
              <w:tab/>
            </w:r>
          </w:p>
        </w:tc>
        <w:tc>
          <w:tcPr>
            <w:tcW w:w="2410" w:type="dxa"/>
          </w:tcPr>
          <w:p w14:paraId="6583925B" w14:textId="207D958B" w:rsidR="009954FA" w:rsidRPr="00F138A8" w:rsidRDefault="000611A8" w:rsidP="00E3183C">
            <w:pPr>
              <w:jc w:val="left"/>
              <w:cnfStyle w:val="000000000000" w:firstRow="0" w:lastRow="0" w:firstColumn="0" w:lastColumn="0" w:oddVBand="0" w:evenVBand="0" w:oddHBand="0" w:evenHBand="0" w:firstRowFirstColumn="0" w:firstRowLastColumn="0" w:lastRowFirstColumn="0" w:lastRowLastColumn="0"/>
              <w:rPr>
                <w:rFonts w:ascii="Arial" w:eastAsia="MS Mincho" w:hAnsi="Arial" w:cs="Times New Roman"/>
                <w:color w:val="595959"/>
                <w:sz w:val="20"/>
                <w:szCs w:val="20"/>
                <w:lang w:eastAsia="en-US"/>
              </w:rPr>
            </w:pPr>
            <w:r w:rsidRPr="000611A8">
              <w:rPr>
                <w:rFonts w:ascii="Arial" w:eastAsia="MS Mincho" w:hAnsi="Arial" w:cs="Times New Roman"/>
                <w:color w:val="auto"/>
                <w:sz w:val="20"/>
                <w:szCs w:val="20"/>
                <w:lang w:eastAsia="en-US"/>
              </w:rPr>
              <w:t>Women in reproductive age</w:t>
            </w:r>
          </w:p>
        </w:tc>
        <w:tc>
          <w:tcPr>
            <w:tcW w:w="2409" w:type="dxa"/>
          </w:tcPr>
          <w:p w14:paraId="0392AB77" w14:textId="458E7025" w:rsidR="009954FA" w:rsidRPr="006910C5" w:rsidRDefault="009954FA" w:rsidP="00E3183C">
            <w:pPr>
              <w:jc w:val="left"/>
              <w:cnfStyle w:val="000000000000" w:firstRow="0" w:lastRow="0" w:firstColumn="0" w:lastColumn="0" w:oddVBand="0" w:evenVBand="0" w:oddHBand="0" w:evenHBand="0" w:firstRowFirstColumn="0" w:firstRowLastColumn="0" w:lastRowFirstColumn="0" w:lastRowLastColumn="0"/>
              <w:rPr>
                <w:rFonts w:eastAsia="MS Mincho" w:cstheme="minorHAnsi"/>
                <w:color w:val="auto"/>
                <w:lang w:eastAsia="en-US"/>
              </w:rPr>
            </w:pPr>
            <w:r>
              <w:rPr>
                <w:rFonts w:eastAsia="MS Mincho" w:cstheme="minorHAnsi"/>
                <w:color w:val="auto"/>
                <w:lang w:eastAsia="en-US"/>
              </w:rPr>
              <w:t xml:space="preserve">US$ </w:t>
            </w:r>
            <w:ins w:id="50" w:author="davide de beni" w:date="2019-10-28T22:28:00Z">
              <w:r w:rsidR="00B62D44">
                <w:rPr>
                  <w:rFonts w:eastAsia="MS Mincho" w:cstheme="minorHAnsi"/>
                  <w:color w:val="auto"/>
                  <w:lang w:eastAsia="en-US"/>
                </w:rPr>
                <w:t>0.06</w:t>
              </w:r>
            </w:ins>
            <w:del w:id="51" w:author="davide de beni" w:date="2019-10-28T22:28:00Z">
              <w:r w:rsidDel="00B62D44">
                <w:rPr>
                  <w:rFonts w:eastAsia="MS Mincho" w:cstheme="minorHAnsi"/>
                  <w:color w:val="auto"/>
                  <w:lang w:eastAsia="en-US"/>
                </w:rPr>
                <w:delText>0.08</w:delText>
              </w:r>
            </w:del>
          </w:p>
        </w:tc>
        <w:tc>
          <w:tcPr>
            <w:tcW w:w="1560" w:type="dxa"/>
          </w:tcPr>
          <w:p w14:paraId="2CC8B81E" w14:textId="26F9C73A" w:rsidR="009954FA" w:rsidRPr="006910C5" w:rsidRDefault="004F0AC3" w:rsidP="00E3183C">
            <w:pPr>
              <w:jc w:val="left"/>
              <w:cnfStyle w:val="000000000000" w:firstRow="0" w:lastRow="0" w:firstColumn="0" w:lastColumn="0" w:oddVBand="0" w:evenVBand="0" w:oddHBand="0" w:evenHBand="0" w:firstRowFirstColumn="0" w:firstRowLastColumn="0" w:lastRowFirstColumn="0" w:lastRowLastColumn="0"/>
              <w:rPr>
                <w:rFonts w:eastAsia="MS Mincho" w:cstheme="minorHAnsi"/>
                <w:color w:val="auto"/>
                <w:lang w:eastAsia="en-US"/>
              </w:rPr>
            </w:pPr>
            <w:r>
              <w:rPr>
                <w:rFonts w:eastAsia="MS Mincho" w:cstheme="minorHAnsi"/>
                <w:color w:val="auto"/>
                <w:lang w:eastAsia="en-US"/>
              </w:rPr>
              <w:t>42%</w:t>
            </w:r>
          </w:p>
        </w:tc>
      </w:tr>
    </w:tbl>
    <w:p w14:paraId="04A2F060" w14:textId="37386157" w:rsidR="000C6356" w:rsidRDefault="000C6356" w:rsidP="000C6356"/>
    <w:p w14:paraId="08FB0D7E" w14:textId="77777777" w:rsidR="000C6356" w:rsidRDefault="000C6356">
      <w:pPr>
        <w:spacing w:line="240" w:lineRule="auto"/>
        <w:jc w:val="left"/>
      </w:pPr>
      <w:r>
        <w:br w:type="page"/>
      </w:r>
    </w:p>
    <w:p w14:paraId="598AA713" w14:textId="77777777" w:rsidR="00EC6EB1" w:rsidRPr="005A2461" w:rsidRDefault="00EC6EB1" w:rsidP="000C6356"/>
    <w:p w14:paraId="54D0AAA0" w14:textId="142BE1D6" w:rsidR="00406C31" w:rsidRPr="000742DE" w:rsidRDefault="00F138A8" w:rsidP="00697784">
      <w:pPr>
        <w:pStyle w:val="SectionHeading"/>
        <w:rPr>
          <w:rStyle w:val="SubtleEmphasis"/>
          <w:b/>
          <w:i w:val="0"/>
          <w:iCs w:val="0"/>
          <w:color w:val="000000" w:themeColor="text1"/>
          <w:sz w:val="24"/>
          <w:szCs w:val="22"/>
        </w:rPr>
      </w:pPr>
      <w:bookmarkStart w:id="52" w:name="_Toc19545348"/>
      <w:r>
        <w:t xml:space="preserve">COSTING ASSUMPTIONS PER </w:t>
      </w:r>
      <w:r w:rsidR="00E1761B" w:rsidRPr="005A2461">
        <w:t>INTERVENTION</w:t>
      </w:r>
      <w:bookmarkEnd w:id="52"/>
    </w:p>
    <w:p w14:paraId="64761898" w14:textId="77777777" w:rsidR="00406C31" w:rsidRPr="005A2461" w:rsidRDefault="00406C31" w:rsidP="007B12AE">
      <w:pPr>
        <w:rPr>
          <w:rStyle w:val="SubtleEmphasis"/>
        </w:rPr>
      </w:pPr>
    </w:p>
    <w:p w14:paraId="6504A221" w14:textId="68647A50" w:rsidR="003251B6" w:rsidRPr="00D90E76" w:rsidRDefault="003251B6" w:rsidP="00697784">
      <w:pPr>
        <w:pStyle w:val="Heading2"/>
        <w:rPr>
          <w:rStyle w:val="SubtleEmphasis"/>
          <w:b w:val="0"/>
          <w:bCs/>
        </w:rPr>
      </w:pPr>
      <w:bookmarkStart w:id="53" w:name="_Toc19545349"/>
      <w:r w:rsidRPr="00D90E76">
        <w:rPr>
          <w:rStyle w:val="SubtleEmphasis"/>
          <w:b w:val="0"/>
          <w:bCs/>
        </w:rPr>
        <w:t xml:space="preserve">Treatment of </w:t>
      </w:r>
      <w:r w:rsidR="008870ED" w:rsidRPr="00D90E76">
        <w:rPr>
          <w:rStyle w:val="SubtleEmphasis"/>
          <w:b w:val="0"/>
          <w:bCs/>
        </w:rPr>
        <w:t>Severe Acute Malnutrition (</w:t>
      </w:r>
      <w:r w:rsidRPr="00D90E76">
        <w:rPr>
          <w:rStyle w:val="SubtleEmphasis"/>
          <w:b w:val="0"/>
          <w:bCs/>
        </w:rPr>
        <w:t>SAM</w:t>
      </w:r>
      <w:r w:rsidR="008870ED" w:rsidRPr="00D90E76">
        <w:rPr>
          <w:rStyle w:val="SubtleEmphasis"/>
          <w:b w:val="0"/>
          <w:bCs/>
        </w:rPr>
        <w:t>)</w:t>
      </w:r>
      <w:bookmarkEnd w:id="53"/>
      <w:r w:rsidRPr="00D90E76">
        <w:rPr>
          <w:rStyle w:val="SubtleEmphasis"/>
          <w:b w:val="0"/>
          <w:bCs/>
        </w:rPr>
        <w:t xml:space="preserve"> </w:t>
      </w:r>
    </w:p>
    <w:p w14:paraId="10789255" w14:textId="7C927016" w:rsidR="003251B6" w:rsidRDefault="003251B6" w:rsidP="003251B6"/>
    <w:p w14:paraId="18E2F873" w14:textId="4FB01E54" w:rsidR="003251B6" w:rsidRDefault="002A5FCC" w:rsidP="00C1404C">
      <w:pPr>
        <w:pStyle w:val="Normalnumbered"/>
      </w:pPr>
      <w:r w:rsidRPr="00D553C9">
        <w:rPr>
          <w:b/>
          <w:bCs/>
        </w:rPr>
        <w:t xml:space="preserve">The </w:t>
      </w:r>
      <w:r w:rsidR="00B63D18" w:rsidRPr="00D553C9">
        <w:rPr>
          <w:b/>
          <w:bCs/>
        </w:rPr>
        <w:t>t</w:t>
      </w:r>
      <w:r w:rsidR="00CD5AEB" w:rsidRPr="00D553C9">
        <w:rPr>
          <w:b/>
          <w:bCs/>
        </w:rPr>
        <w:t>reatment of Severe</w:t>
      </w:r>
      <w:r w:rsidR="00CD5AEB" w:rsidRPr="00847B04">
        <w:rPr>
          <w:b/>
          <w:bCs/>
        </w:rPr>
        <w:t xml:space="preserve"> Acute Malnutrition (SAM)</w:t>
      </w:r>
      <w:r w:rsidR="001652AE">
        <w:t xml:space="preserve"> is implemented as per WHO/UNICEF’s protocols of </w:t>
      </w:r>
      <w:r w:rsidR="009A2579">
        <w:t xml:space="preserve">Community Based </w:t>
      </w:r>
      <w:r w:rsidR="00893202">
        <w:t>Management of Malnutrition (CMAM)</w:t>
      </w:r>
      <w:r w:rsidR="00B63D18">
        <w:t xml:space="preserve">, through outpatient therapeutic programmes and stabilisation centres, and inpatient care for cases with complications. </w:t>
      </w:r>
      <w:r w:rsidR="001652AE">
        <w:t xml:space="preserve"> </w:t>
      </w:r>
      <w:r w:rsidR="00187EFA">
        <w:t>As June 2019, i</w:t>
      </w:r>
      <w:r w:rsidR="00DB1160">
        <w:t>n the province of Sindh</w:t>
      </w:r>
      <w:r w:rsidR="00187EFA">
        <w:t>,</w:t>
      </w:r>
      <w:r w:rsidR="00DB1160">
        <w:t xml:space="preserve"> the treatment of</w:t>
      </w:r>
      <w:r w:rsidR="00B61064">
        <w:t xml:space="preserve"> SAM</w:t>
      </w:r>
      <w:r w:rsidR="008C58BB">
        <w:t xml:space="preserve"> </w:t>
      </w:r>
      <w:r w:rsidR="001A3F87">
        <w:t>was</w:t>
      </w:r>
      <w:r w:rsidR="008C58BB">
        <w:t xml:space="preserve"> de</w:t>
      </w:r>
      <w:r w:rsidR="00BD57BD">
        <w:t>livered through the NSP</w:t>
      </w:r>
      <w:r w:rsidR="00AA71A4">
        <w:t xml:space="preserve"> in the 9 districts supported by this </w:t>
      </w:r>
      <w:r w:rsidR="00542A1E">
        <w:t>programme</w:t>
      </w:r>
      <w:r w:rsidR="00AA71A4">
        <w:t xml:space="preserve">. </w:t>
      </w:r>
      <w:r w:rsidR="00C676A8">
        <w:t xml:space="preserve">UNICEF </w:t>
      </w:r>
      <w:r w:rsidR="009B608D">
        <w:t>lead</w:t>
      </w:r>
      <w:r w:rsidR="001C0B39">
        <w:t>s</w:t>
      </w:r>
      <w:r w:rsidR="009B608D">
        <w:t xml:space="preserve"> the implementation of this intervention in </w:t>
      </w:r>
      <w:r w:rsidR="000A3454">
        <w:t>Ghotki,</w:t>
      </w:r>
      <w:r w:rsidR="00A90315">
        <w:t xml:space="preserve"> Khairpur and</w:t>
      </w:r>
      <w:r w:rsidR="000A3454">
        <w:t xml:space="preserve"> </w:t>
      </w:r>
      <w:proofErr w:type="spellStart"/>
      <w:r w:rsidR="000A3454">
        <w:t>Nausha</w:t>
      </w:r>
      <w:r w:rsidR="00456540">
        <w:t>hro</w:t>
      </w:r>
      <w:proofErr w:type="spellEnd"/>
      <w:r w:rsidR="00456540">
        <w:t xml:space="preserve"> </w:t>
      </w:r>
      <w:proofErr w:type="spellStart"/>
      <w:r w:rsidR="00456540">
        <w:t>Feroze</w:t>
      </w:r>
      <w:proofErr w:type="spellEnd"/>
      <w:r w:rsidR="001C0B39">
        <w:t>.</w:t>
      </w:r>
      <w:r w:rsidR="001074F3">
        <w:t xml:space="preserve"> </w:t>
      </w:r>
      <w:bookmarkStart w:id="54" w:name="_Hlk19034223"/>
      <w:r w:rsidR="00D86773">
        <w:t xml:space="preserve">The </w:t>
      </w:r>
      <w:r w:rsidR="00D86773" w:rsidRPr="00D86773">
        <w:t xml:space="preserve">Health </w:t>
      </w:r>
      <w:r w:rsidR="00D86773">
        <w:t>d</w:t>
      </w:r>
      <w:r w:rsidR="00D86773" w:rsidRPr="00D86773">
        <w:t>epartment</w:t>
      </w:r>
      <w:r w:rsidR="00D86773">
        <w:t xml:space="preserve"> of</w:t>
      </w:r>
      <w:r w:rsidR="00BB32FC">
        <w:t xml:space="preserve"> the</w:t>
      </w:r>
      <w:r w:rsidR="00D86773" w:rsidRPr="00D86773">
        <w:t xml:space="preserve"> </w:t>
      </w:r>
      <w:proofErr w:type="spellStart"/>
      <w:r w:rsidR="00D86773">
        <w:t>GoS</w:t>
      </w:r>
      <w:proofErr w:type="spellEnd"/>
      <w:r w:rsidR="00D86773">
        <w:t xml:space="preserve">, </w:t>
      </w:r>
      <w:r w:rsidR="00EE6F6D">
        <w:t xml:space="preserve">trough the Accelerated Action Plan (AAP) for tackling stunting and malnutrition </w:t>
      </w:r>
      <w:bookmarkEnd w:id="54"/>
      <w:r w:rsidR="00C1404C">
        <w:t xml:space="preserve">in the district of </w:t>
      </w:r>
      <w:proofErr w:type="spellStart"/>
      <w:r w:rsidR="00164524" w:rsidRPr="00164524">
        <w:t>Mirpurkhas</w:t>
      </w:r>
      <w:proofErr w:type="spellEnd"/>
      <w:r w:rsidR="00164524" w:rsidRPr="00164524">
        <w:t xml:space="preserve"> and Sukkur</w:t>
      </w:r>
      <w:r w:rsidR="00C1404C">
        <w:t xml:space="preserve">. </w:t>
      </w:r>
      <w:r w:rsidR="00FC4B34">
        <w:t xml:space="preserve">The EU </w:t>
      </w:r>
      <w:r w:rsidR="00F10BA8">
        <w:t>W</w:t>
      </w:r>
      <w:r w:rsidR="00FC4B34">
        <w:t>IN</w:t>
      </w:r>
      <w:r w:rsidR="00F10BA8">
        <w:t>S</w:t>
      </w:r>
      <w:r w:rsidR="00FC4B34">
        <w:t xml:space="preserve"> programme has also supported the treatment of </w:t>
      </w:r>
      <w:r w:rsidR="00027A68">
        <w:t xml:space="preserve">SAM in </w:t>
      </w:r>
      <w:proofErr w:type="spellStart"/>
      <w:r w:rsidR="00027A68">
        <w:t>Dadu</w:t>
      </w:r>
      <w:proofErr w:type="spellEnd"/>
      <w:r w:rsidR="001074F3">
        <w:t>.</w:t>
      </w:r>
    </w:p>
    <w:p w14:paraId="43EEF179" w14:textId="27BD69B2" w:rsidR="00F112C1" w:rsidRDefault="00647EFE" w:rsidP="00E932AA">
      <w:pPr>
        <w:pStyle w:val="Normalnumbered"/>
      </w:pPr>
      <w:r>
        <w:rPr>
          <w:b/>
          <w:bCs/>
          <w:noProof/>
        </w:rPr>
        <mc:AlternateContent>
          <mc:Choice Requires="wpg">
            <w:drawing>
              <wp:anchor distT="0" distB="0" distL="114300" distR="114300" simplePos="0" relativeHeight="251667456" behindDoc="0" locked="0" layoutInCell="1" allowOverlap="1" wp14:anchorId="1081894B" wp14:editId="67F15173">
                <wp:simplePos x="0" y="0"/>
                <wp:positionH relativeFrom="column">
                  <wp:posOffset>37338</wp:posOffset>
                </wp:positionH>
                <wp:positionV relativeFrom="paragraph">
                  <wp:posOffset>1735887</wp:posOffset>
                </wp:positionV>
                <wp:extent cx="5993130" cy="1701165"/>
                <wp:effectExtent l="19050" t="19050" r="26670" b="13335"/>
                <wp:wrapTopAndBottom/>
                <wp:docPr id="11" name="Group 11"/>
                <wp:cNvGraphicFramePr/>
                <a:graphic xmlns:a="http://schemas.openxmlformats.org/drawingml/2006/main">
                  <a:graphicData uri="http://schemas.microsoft.com/office/word/2010/wordprocessingGroup">
                    <wpg:wgp>
                      <wpg:cNvGrpSpPr/>
                      <wpg:grpSpPr>
                        <a:xfrm>
                          <a:off x="0" y="0"/>
                          <a:ext cx="5993130" cy="1701165"/>
                          <a:chOff x="0" y="0"/>
                          <a:chExt cx="5993130" cy="1701165"/>
                        </a:xfrm>
                      </wpg:grpSpPr>
                      <pic:pic xmlns:pic="http://schemas.openxmlformats.org/drawingml/2006/picture">
                        <pic:nvPicPr>
                          <pic:cNvPr id="5"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3130" cy="1701165"/>
                          </a:xfrm>
                          <a:prstGeom prst="rect">
                            <a:avLst/>
                          </a:prstGeom>
                          <a:noFill/>
                          <a:ln>
                            <a:solidFill>
                              <a:schemeClr val="bg1">
                                <a:lumMod val="75000"/>
                              </a:schemeClr>
                            </a:solidFill>
                          </a:ln>
                        </pic:spPr>
                      </pic:pic>
                      <wps:wsp>
                        <wps:cNvPr id="8" name="TextBox 7">
                          <a:extLst>
                            <a:ext uri="{FF2B5EF4-FFF2-40B4-BE49-F238E27FC236}">
                              <a16:creationId xmlns:a16="http://schemas.microsoft.com/office/drawing/2014/main" id="{B5C3A536-B138-4127-9475-B0B3EC8B8C6D}"/>
                            </a:ext>
                          </a:extLst>
                        </wps:cNvPr>
                        <wps:cNvSpPr txBox="1"/>
                        <wps:spPr>
                          <a:xfrm>
                            <a:off x="3049676" y="87020"/>
                            <a:ext cx="1149960" cy="299923"/>
                          </a:xfrm>
                          <a:prstGeom prst="rect">
                            <a:avLst/>
                          </a:prstGeom>
                          <a:solidFill>
                            <a:schemeClr val="bg1"/>
                          </a:solidFill>
                        </wps:spPr>
                        <wps:txbx>
                          <w:txbxContent>
                            <w:p w14:paraId="0602BB89" w14:textId="5A58E34F" w:rsidR="000E1441" w:rsidRPr="00647EFE" w:rsidRDefault="000E1441" w:rsidP="00647EFE">
                              <w:pPr>
                                <w:jc w:val="center"/>
                                <w:rPr>
                                  <w:sz w:val="18"/>
                                  <w:szCs w:val="18"/>
                                </w:rPr>
                              </w:pPr>
                              <w:r w:rsidRPr="00647EFE">
                                <w:rPr>
                                  <w:rFonts w:ascii="Calibri" w:eastAsia="+mn-ea" w:hAnsi="Calibri" w:cs="+mn-cs"/>
                                  <w:color w:val="000000"/>
                                  <w:kern w:val="24"/>
                                  <w:sz w:val="18"/>
                                  <w:szCs w:val="18"/>
                                </w:rPr>
                                <w:t xml:space="preserve">Treatment of </w:t>
                              </w:r>
                              <w:r>
                                <w:rPr>
                                  <w:rFonts w:ascii="Calibri" w:eastAsia="+mn-ea" w:hAnsi="Calibri" w:cs="+mn-cs"/>
                                  <w:color w:val="000000"/>
                                  <w:kern w:val="24"/>
                                  <w:sz w:val="18"/>
                                  <w:szCs w:val="18"/>
                                </w:rPr>
                                <w:t>M</w:t>
                              </w:r>
                              <w:r w:rsidRPr="00647EFE">
                                <w:rPr>
                                  <w:rFonts w:ascii="Calibri" w:eastAsia="+mn-ea" w:hAnsi="Calibri" w:cs="+mn-cs"/>
                                  <w:color w:val="000000"/>
                                  <w:kern w:val="24"/>
                                  <w:sz w:val="18"/>
                                  <w:szCs w:val="18"/>
                                </w:rPr>
                                <w:t>AM</w:t>
                              </w:r>
                            </w:p>
                          </w:txbxContent>
                        </wps:txbx>
                        <wps:bodyPr wrap="square" rtlCol="0">
                          <a:noAutofit/>
                        </wps:bodyPr>
                      </wps:wsp>
                      <wps:wsp>
                        <wps:cNvPr id="10" name="TextBox 7"/>
                        <wps:cNvSpPr txBox="1"/>
                        <wps:spPr>
                          <a:xfrm>
                            <a:off x="72390" y="138227"/>
                            <a:ext cx="1073624" cy="321868"/>
                          </a:xfrm>
                          <a:prstGeom prst="rect">
                            <a:avLst/>
                          </a:prstGeom>
                          <a:solidFill>
                            <a:schemeClr val="bg1"/>
                          </a:solidFill>
                        </wps:spPr>
                        <wps:txbx>
                          <w:txbxContent>
                            <w:p w14:paraId="37F814C8" w14:textId="77777777" w:rsidR="000E1441" w:rsidRPr="00647EFE" w:rsidRDefault="000E1441" w:rsidP="00647EFE">
                              <w:pPr>
                                <w:jc w:val="center"/>
                                <w:rPr>
                                  <w:sz w:val="18"/>
                                  <w:szCs w:val="18"/>
                                </w:rPr>
                              </w:pPr>
                              <w:r w:rsidRPr="00647EFE">
                                <w:rPr>
                                  <w:rFonts w:ascii="Calibri" w:eastAsia="+mn-ea" w:hAnsi="Calibri" w:cs="+mn-cs"/>
                                  <w:color w:val="000000"/>
                                  <w:kern w:val="24"/>
                                  <w:sz w:val="18"/>
                                  <w:szCs w:val="18"/>
                                </w:rPr>
                                <w:t>Treatment of SAM</w:t>
                              </w:r>
                            </w:p>
                          </w:txbxContent>
                        </wps:txbx>
                        <wps:bodyPr wrap="square" rtlCol="0">
                          <a:noAutofit/>
                        </wps:bodyPr>
                      </wps:wsp>
                    </wpg:wgp>
                  </a:graphicData>
                </a:graphic>
              </wp:anchor>
            </w:drawing>
          </mc:Choice>
          <mc:Fallback>
            <w:pict>
              <v:group w14:anchorId="1081894B" id="Group 11" o:spid="_x0000_s1026" style="position:absolute;left:0;text-align:left;margin-left:2.95pt;margin-top:136.7pt;width:471.9pt;height:133.95pt;z-index:251667456" coordsize="59931,17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width:59931;height:17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" stroked="t" strokecolor="#bfbfbf [2412]">
                  <v:imagedata r:id="rId13" o:title=""/>
                  <v:path arrowok="t"/>
                </v:shape>
                <v:shapetype id="_x0000_t202" coordsize="21600,21600" o:spt="202" path="m,l,21600r21600,l21600,xe">
                  <v:stroke joinstyle="miter"/>
                  <v:path gradientshapeok="t" o:connecttype="rect"/>
                </v:shapetype>
                <v:shape id="TextBox 7" o:spid="_x0000_s1028" type="#_x0000_t202" style="position:absolute;left:30496;top:870;width:11500;height:2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" fillcolor="white [3212]" stroked="f">
                  <v:textbox>
                    <w:txbxContent>
                      <w:p w14:paraId="0602BB89" w14:textId="5A58E34F" w:rsidR="000E1441" w:rsidRPr="00647EFE" w:rsidRDefault="000E1441" w:rsidP="00647EFE">
                        <w:pPr>
                          <w:jc w:val="center"/>
                          <w:rPr>
                            <w:sz w:val="18"/>
                            <w:szCs w:val="18"/>
                          </w:rPr>
                        </w:pPr>
                        <w:r w:rsidRPr="00647EFE">
                          <w:rPr>
                            <w:rFonts w:ascii="Calibri" w:eastAsia="+mn-ea" w:hAnsi="Calibri" w:cs="+mn-cs"/>
                            <w:color w:val="000000"/>
                            <w:kern w:val="24"/>
                            <w:sz w:val="18"/>
                            <w:szCs w:val="18"/>
                          </w:rPr>
                          <w:t xml:space="preserve">Treatment of </w:t>
                        </w:r>
                        <w:r>
                          <w:rPr>
                            <w:rFonts w:ascii="Calibri" w:eastAsia="+mn-ea" w:hAnsi="Calibri" w:cs="+mn-cs"/>
                            <w:color w:val="000000"/>
                            <w:kern w:val="24"/>
                            <w:sz w:val="18"/>
                            <w:szCs w:val="18"/>
                          </w:rPr>
                          <w:t>M</w:t>
                        </w:r>
                        <w:r w:rsidRPr="00647EFE">
                          <w:rPr>
                            <w:rFonts w:ascii="Calibri" w:eastAsia="+mn-ea" w:hAnsi="Calibri" w:cs="+mn-cs"/>
                            <w:color w:val="000000"/>
                            <w:kern w:val="24"/>
                            <w:sz w:val="18"/>
                            <w:szCs w:val="18"/>
                          </w:rPr>
                          <w:t>AM</w:t>
                        </w:r>
                      </w:p>
                    </w:txbxContent>
                  </v:textbox>
                </v:shape>
                <v:shape id="TextBox 7" o:spid="_x0000_s1029" type="#_x0000_t202" style="position:absolute;left:723;top:1382;width:10737;height:32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" fillcolor="white [3212]" stroked="f">
                  <v:textbox>
                    <w:txbxContent>
                      <w:p w14:paraId="37F814C8" w14:textId="77777777" w:rsidR="000E1441" w:rsidRPr="00647EFE" w:rsidRDefault="000E1441" w:rsidP="00647EFE">
                        <w:pPr>
                          <w:jc w:val="center"/>
                          <w:rPr>
                            <w:sz w:val="18"/>
                            <w:szCs w:val="18"/>
                          </w:rPr>
                        </w:pPr>
                        <w:r w:rsidRPr="00647EFE">
                          <w:rPr>
                            <w:rFonts w:ascii="Calibri" w:eastAsia="+mn-ea" w:hAnsi="Calibri" w:cs="+mn-cs"/>
                            <w:color w:val="000000"/>
                            <w:kern w:val="24"/>
                            <w:sz w:val="18"/>
                            <w:szCs w:val="18"/>
                          </w:rPr>
                          <w:t>Treatment of SAM</w:t>
                        </w:r>
                      </w:p>
                    </w:txbxContent>
                  </v:textbox>
                </v:shape>
                <w10:wrap type="topAndBottom"/>
              </v:group>
            </w:pict>
          </mc:Fallback>
        </mc:AlternateContent>
      </w:r>
      <w:r w:rsidR="00BB32FC" w:rsidRPr="00517974">
        <w:rPr>
          <w:b/>
          <w:bCs/>
        </w:rPr>
        <w:t xml:space="preserve">There is no treatment of </w:t>
      </w:r>
      <w:r w:rsidR="00847B04" w:rsidRPr="00517974">
        <w:rPr>
          <w:b/>
          <w:bCs/>
        </w:rPr>
        <w:t xml:space="preserve">Moderate Acute Malnutrition </w:t>
      </w:r>
      <w:r w:rsidR="00375A32" w:rsidRPr="00517974">
        <w:rPr>
          <w:b/>
          <w:bCs/>
        </w:rPr>
        <w:t xml:space="preserve">(MAM) </w:t>
      </w:r>
      <w:r w:rsidR="00847B04" w:rsidRPr="00517974">
        <w:rPr>
          <w:b/>
          <w:bCs/>
        </w:rPr>
        <w:t xml:space="preserve">currently integrated </w:t>
      </w:r>
      <w:ins w:id="55" w:author="davide de beni" w:date="2019-10-28T22:36:00Z">
        <w:r w:rsidR="00703459" w:rsidRPr="00703459">
          <w:rPr>
            <w:b/>
            <w:bCs/>
          </w:rPr>
          <w:t xml:space="preserve">in Government’s approved PC-1. </w:t>
        </w:r>
        <w:r w:rsidR="00703459" w:rsidRPr="00703459">
          <w:rPr>
            <w:rPrChange w:id="56" w:author="davide de beni" w:date="2019-10-28T22:37:00Z">
              <w:rPr>
                <w:b/>
                <w:bCs/>
              </w:rPr>
            </w:rPrChange>
          </w:rPr>
          <w:t>However</w:t>
        </w:r>
      </w:ins>
      <w:ins w:id="57" w:author="davide de beni" w:date="2019-10-28T22:37:00Z">
        <w:r w:rsidR="00703459">
          <w:t>,</w:t>
        </w:r>
      </w:ins>
      <w:ins w:id="58" w:author="davide de beni" w:date="2019-10-28T22:36:00Z">
        <w:r w:rsidR="00703459" w:rsidRPr="00703459">
          <w:rPr>
            <w:rPrChange w:id="59" w:author="davide de beni" w:date="2019-10-28T22:37:00Z">
              <w:rPr>
                <w:b/>
                <w:bCs/>
              </w:rPr>
            </w:rPrChange>
          </w:rPr>
          <w:t xml:space="preserve"> WFP is providing support to </w:t>
        </w:r>
      </w:ins>
      <w:ins w:id="60" w:author="davide de beni" w:date="2019-10-28T22:38:00Z">
        <w:r w:rsidR="00196EFE">
          <w:t xml:space="preserve">the </w:t>
        </w:r>
      </w:ins>
      <w:ins w:id="61" w:author="davide de beni" w:date="2019-10-28T22:36:00Z">
        <w:r w:rsidR="00703459" w:rsidRPr="00703459">
          <w:rPr>
            <w:rPrChange w:id="62" w:author="davide de beni" w:date="2019-10-28T22:37:00Z">
              <w:rPr>
                <w:b/>
                <w:bCs/>
              </w:rPr>
            </w:rPrChange>
          </w:rPr>
          <w:t xml:space="preserve">NSP for TSFP component (for treatment of MAM Children and Acute Malnourished PLWs) in </w:t>
        </w:r>
        <w:proofErr w:type="spellStart"/>
        <w:r w:rsidR="00703459" w:rsidRPr="00703459">
          <w:rPr>
            <w:rPrChange w:id="63" w:author="davide de beni" w:date="2019-10-28T22:37:00Z">
              <w:rPr>
                <w:b/>
                <w:bCs/>
              </w:rPr>
            </w:rPrChange>
          </w:rPr>
          <w:t>Umerkot</w:t>
        </w:r>
        <w:proofErr w:type="spellEnd"/>
        <w:r w:rsidR="00703459" w:rsidRPr="00703459">
          <w:rPr>
            <w:rPrChange w:id="64" w:author="davide de beni" w:date="2019-10-28T22:37:00Z">
              <w:rPr>
                <w:b/>
                <w:bCs/>
              </w:rPr>
            </w:rPrChange>
          </w:rPr>
          <w:t xml:space="preserve"> and one sub-district in </w:t>
        </w:r>
        <w:proofErr w:type="spellStart"/>
        <w:r w:rsidR="00703459" w:rsidRPr="00703459">
          <w:rPr>
            <w:rPrChange w:id="65" w:author="davide de beni" w:date="2019-10-28T22:37:00Z">
              <w:rPr>
                <w:b/>
                <w:bCs/>
              </w:rPr>
            </w:rPrChange>
          </w:rPr>
          <w:t>Tharparker</w:t>
        </w:r>
        <w:proofErr w:type="spellEnd"/>
        <w:r w:rsidR="00703459" w:rsidRPr="00703459">
          <w:rPr>
            <w:rPrChange w:id="66" w:author="davide de beni" w:date="2019-10-28T22:37:00Z">
              <w:rPr>
                <w:b/>
                <w:bCs/>
              </w:rPr>
            </w:rPrChange>
          </w:rPr>
          <w:t xml:space="preserve"> which is </w:t>
        </w:r>
      </w:ins>
      <w:ins w:id="67" w:author="davide de beni" w:date="2019-10-28T22:37:00Z">
        <w:r w:rsidR="007B649A" w:rsidRPr="007B649A">
          <w:t>being further</w:t>
        </w:r>
      </w:ins>
      <w:ins w:id="68" w:author="davide de beni" w:date="2019-10-28T22:36:00Z">
        <w:r w:rsidR="00703459" w:rsidRPr="00703459">
          <w:rPr>
            <w:rPrChange w:id="69" w:author="davide de beni" w:date="2019-10-28T22:37:00Z">
              <w:rPr>
                <w:b/>
                <w:bCs/>
              </w:rPr>
            </w:rPrChange>
          </w:rPr>
          <w:t xml:space="preserve"> scale up</w:t>
        </w:r>
      </w:ins>
      <w:del w:id="70" w:author="davide de beni" w:date="2019-10-28T22:36:00Z">
        <w:r w:rsidR="00847B04" w:rsidRPr="00703459" w:rsidDel="00703459">
          <w:rPr>
            <w:rPrChange w:id="71" w:author="davide de beni" w:date="2019-10-28T22:37:00Z">
              <w:rPr>
                <w:b/>
                <w:bCs/>
              </w:rPr>
            </w:rPrChange>
          </w:rPr>
          <w:delText>in the province of Sindh</w:delText>
        </w:r>
      </w:del>
      <w:r w:rsidR="00847B04" w:rsidRPr="00703459">
        <w:t>.</w:t>
      </w:r>
      <w:r w:rsidR="00847B04">
        <w:t xml:space="preserve"> </w:t>
      </w:r>
      <w:r w:rsidR="00517974">
        <w:t xml:space="preserve">This is important to note as, for Optima Nutrition, </w:t>
      </w:r>
      <w:r w:rsidR="00E55851" w:rsidRPr="00E55851">
        <w:t>scaling up treatment of SAM does not directly reduce the prevalence of wasting, since wasting is a combination of SAM and MAM and children recover from SAM to MAM (which is still considered wasting). In the model the treatment of SAM intervention has an option to include management of MAM. If selected, the treatment intervention will also shift children from MAM to mild acute malnutrition (Figure 2)</w:t>
      </w:r>
      <w:r w:rsidR="00E55851">
        <w:t>.</w:t>
      </w:r>
      <w:r w:rsidR="00E55851" w:rsidRPr="00E55851">
        <w:t xml:space="preserve"> </w:t>
      </w:r>
      <w:r w:rsidR="00C85ACD">
        <w:t xml:space="preserve">Only the </w:t>
      </w:r>
      <w:r w:rsidR="00E55851" w:rsidRPr="00E55851">
        <w:t xml:space="preserve">combined </w:t>
      </w:r>
      <w:r w:rsidR="00C85ACD">
        <w:t xml:space="preserve">action of the treatment of SAM and MAM </w:t>
      </w:r>
      <w:r w:rsidR="00E55851" w:rsidRPr="00E55851">
        <w:t>will reduce the prevalence of wasting</w:t>
      </w:r>
      <w:r w:rsidR="00EB6178">
        <w:t xml:space="preserve"> in the model</w:t>
      </w:r>
      <w:r w:rsidR="00E55851" w:rsidRPr="00E55851">
        <w:t>.</w:t>
      </w:r>
      <w:r w:rsidR="005C2ED1" w:rsidRPr="005C2ED1">
        <w:rPr>
          <w:noProof/>
        </w:rPr>
        <w:t xml:space="preserve"> </w:t>
      </w:r>
    </w:p>
    <w:p w14:paraId="2524F1E1" w14:textId="77777777" w:rsidR="00E932AA" w:rsidRDefault="00E932AA" w:rsidP="00E932AA">
      <w:pPr>
        <w:pStyle w:val="Normalnumbered"/>
        <w:numPr>
          <w:ilvl w:val="0"/>
          <w:numId w:val="0"/>
        </w:numPr>
        <w:ind w:left="152"/>
      </w:pPr>
    </w:p>
    <w:p w14:paraId="5C721D90" w14:textId="25F9577A" w:rsidR="000C2F0F" w:rsidRDefault="00EA0071" w:rsidP="004F72F9">
      <w:pPr>
        <w:pStyle w:val="Normalnumbered"/>
      </w:pPr>
      <w:r w:rsidRPr="00EA0071">
        <w:rPr>
          <w:b/>
          <w:bCs/>
        </w:rPr>
        <w:t xml:space="preserve">The analysis of unit costs for the </w:t>
      </w:r>
      <w:r>
        <w:rPr>
          <w:b/>
          <w:bCs/>
        </w:rPr>
        <w:t>treatment</w:t>
      </w:r>
      <w:r w:rsidRPr="00EA0071">
        <w:rPr>
          <w:b/>
          <w:bCs/>
        </w:rPr>
        <w:t xml:space="preserve"> of SAM was conducted dividing the intervention between inpatient and outpatient treatment</w:t>
      </w:r>
      <w:r w:rsidR="00B510D6" w:rsidRPr="00B510D6">
        <w:t>.</w:t>
      </w:r>
      <w:r w:rsidR="00557DA0">
        <w:t xml:space="preserve"> </w:t>
      </w:r>
      <w:r w:rsidR="00557DA0" w:rsidRPr="00557DA0">
        <w:t>Children who are diagnosed with SAM and have no medical complications are admitted in Outpatient Therapeutic Programs (OTP) and are managed with</w:t>
      </w:r>
      <w:r w:rsidR="00F4133C">
        <w:t xml:space="preserve"> </w:t>
      </w:r>
      <w:r w:rsidR="00EE5F96">
        <w:t>R</w:t>
      </w:r>
      <w:r w:rsidR="00F4133C">
        <w:t>ead</w:t>
      </w:r>
      <w:r w:rsidR="00EE5F96">
        <w:t xml:space="preserve">y to Use Therapeutic Food </w:t>
      </w:r>
      <w:r w:rsidR="00F4133C">
        <w:t>(</w:t>
      </w:r>
      <w:r w:rsidR="00557DA0" w:rsidRPr="00557DA0">
        <w:t>RUTF</w:t>
      </w:r>
      <w:r w:rsidR="00F4133C">
        <w:t>)</w:t>
      </w:r>
      <w:r w:rsidR="00557DA0" w:rsidRPr="00557DA0">
        <w:t xml:space="preserve">. Those present with complications are first admitted in for inpatient care in a hospital or a stabilization centre where they are managed with F75, then F100 and are then discharged into OTP. In OTP, these children are then </w:t>
      </w:r>
      <w:r w:rsidR="00557DA0" w:rsidRPr="00557DA0">
        <w:lastRenderedPageBreak/>
        <w:t>managed with RUTF until they attain the recommended weight for height. Other drugs like antibiotics and deworming may be included in management of SAM.</w:t>
      </w:r>
    </w:p>
    <w:p w14:paraId="3ABB07B2" w14:textId="4F59CB88" w:rsidR="004F72F9" w:rsidRDefault="004F72F9" w:rsidP="004F72F9">
      <w:pPr>
        <w:pStyle w:val="ListParagraph"/>
      </w:pPr>
    </w:p>
    <w:p w14:paraId="362ADCD5" w14:textId="77777777" w:rsidR="00CF317C" w:rsidRDefault="00873E11" w:rsidP="000F2F0E">
      <w:pPr>
        <w:pStyle w:val="Normalnumbered"/>
      </w:pPr>
      <w:r w:rsidRPr="00252D49">
        <w:rPr>
          <w:b/>
          <w:bCs/>
        </w:rPr>
        <w:t>Treatment of SAM with medical complications (</w:t>
      </w:r>
      <w:r w:rsidR="00614998">
        <w:rPr>
          <w:b/>
          <w:bCs/>
        </w:rPr>
        <w:t>SAM I</w:t>
      </w:r>
      <w:r w:rsidRPr="00252D49">
        <w:rPr>
          <w:b/>
          <w:bCs/>
        </w:rPr>
        <w:t>npatient)</w:t>
      </w:r>
      <w:r w:rsidR="008325B2" w:rsidRPr="00252D49">
        <w:rPr>
          <w:b/>
          <w:bCs/>
        </w:rPr>
        <w:t>.</w:t>
      </w:r>
      <w:r w:rsidR="008325B2">
        <w:t xml:space="preserve"> </w:t>
      </w:r>
      <w:r w:rsidR="000F77F8" w:rsidRPr="000F77F8">
        <w:t xml:space="preserve">A child admitted in the inpatient care is first managed with F75 until </w:t>
      </w:r>
      <w:r w:rsidR="000F77F8">
        <w:t>is</w:t>
      </w:r>
      <w:r w:rsidR="000F77F8" w:rsidRPr="000F77F8">
        <w:t xml:space="preserve"> fully stabilized</w:t>
      </w:r>
      <w:r w:rsidR="006413DB">
        <w:t xml:space="preserve">. </w:t>
      </w:r>
      <w:r w:rsidR="006413DB" w:rsidRPr="00B55070">
        <w:t>This normally takes 2-3 days</w:t>
      </w:r>
      <w:r w:rsidR="006413DB">
        <w:t>.</w:t>
      </w:r>
      <w:r w:rsidR="002C4041">
        <w:t xml:space="preserve"> </w:t>
      </w:r>
      <w:r w:rsidR="002C4041" w:rsidRPr="002C4041">
        <w:t>Children who are stable take slightly increased calories and nutrients</w:t>
      </w:r>
      <w:r w:rsidR="00A1121C">
        <w:t>,</w:t>
      </w:r>
      <w:r w:rsidR="002C4041" w:rsidRPr="002C4041">
        <w:t xml:space="preserve"> are </w:t>
      </w:r>
      <w:r w:rsidR="00A1121C">
        <w:t xml:space="preserve">then </w:t>
      </w:r>
      <w:r w:rsidR="002C4041" w:rsidRPr="002C4041">
        <w:t>managed with F100</w:t>
      </w:r>
      <w:r w:rsidR="00DF0E88">
        <w:t xml:space="preserve">. </w:t>
      </w:r>
      <w:r w:rsidR="00DF0E88" w:rsidRPr="00DF0E88">
        <w:t xml:space="preserve">A child weighing 7kgs and stays in transition for </w:t>
      </w:r>
      <w:r w:rsidR="002326DE">
        <w:t>2</w:t>
      </w:r>
      <w:r w:rsidR="00DF0E88" w:rsidRPr="00DF0E88">
        <w:t xml:space="preserve"> days utilizes a total of </w:t>
      </w:r>
      <w:r w:rsidR="009814F1">
        <w:t>4</w:t>
      </w:r>
      <w:r w:rsidR="00DF0E88" w:rsidRPr="00DF0E88">
        <w:t xml:space="preserve"> sachets of F100 (F-100 therapeutic milk, sachet, 114g for 500ml water).</w:t>
      </w:r>
      <w:r w:rsidR="005823BB">
        <w:t xml:space="preserve"> Medication provided in inpatient care may include</w:t>
      </w:r>
      <w:r w:rsidR="000F2F0E">
        <w:t xml:space="preserve">: Amoxicillin, Gentamycin, Mebendazole, Ceftriaxone, </w:t>
      </w:r>
      <w:proofErr w:type="spellStart"/>
      <w:r w:rsidR="000F2F0E">
        <w:t>ReSoMal</w:t>
      </w:r>
      <w:proofErr w:type="spellEnd"/>
      <w:r w:rsidR="000F2F0E">
        <w:t xml:space="preserve"> (for rehydration)</w:t>
      </w:r>
      <w:r w:rsidR="00386FE8">
        <w:t xml:space="preserve">. </w:t>
      </w:r>
    </w:p>
    <w:p w14:paraId="2566BB1C" w14:textId="77777777" w:rsidR="00CF317C" w:rsidRDefault="00CF317C" w:rsidP="00CF317C">
      <w:pPr>
        <w:pStyle w:val="ListParagraph"/>
      </w:pPr>
    </w:p>
    <w:p w14:paraId="45CC052E" w14:textId="7EF9F964" w:rsidR="009E324B" w:rsidRDefault="00386FE8" w:rsidP="00177DB2">
      <w:pPr>
        <w:pStyle w:val="Normalnumbered"/>
      </w:pPr>
      <w:r w:rsidRPr="00045F8E">
        <w:rPr>
          <w:b/>
          <w:bCs/>
        </w:rPr>
        <w:t xml:space="preserve">The estimated cost per average </w:t>
      </w:r>
      <w:r w:rsidR="00936EE8" w:rsidRPr="00045F8E">
        <w:rPr>
          <w:b/>
          <w:bCs/>
        </w:rPr>
        <w:t xml:space="preserve">case </w:t>
      </w:r>
      <w:r w:rsidR="00F1106C">
        <w:rPr>
          <w:b/>
          <w:bCs/>
        </w:rPr>
        <w:t>for</w:t>
      </w:r>
      <w:r w:rsidR="00936EE8" w:rsidRPr="00045F8E">
        <w:rPr>
          <w:b/>
          <w:bCs/>
        </w:rPr>
        <w:t xml:space="preserve"> </w:t>
      </w:r>
      <w:r w:rsidR="00F401E3" w:rsidRPr="00045F8E">
        <w:rPr>
          <w:b/>
          <w:bCs/>
        </w:rPr>
        <w:t>the</w:t>
      </w:r>
      <w:r w:rsidR="00E65D82">
        <w:rPr>
          <w:b/>
          <w:bCs/>
        </w:rPr>
        <w:t xml:space="preserve"> drugs and supplies required for</w:t>
      </w:r>
      <w:r w:rsidR="00F401E3" w:rsidRPr="00045F8E">
        <w:rPr>
          <w:b/>
          <w:bCs/>
        </w:rPr>
        <w:t xml:space="preserve"> treatment </w:t>
      </w:r>
      <w:r w:rsidR="00045F8E">
        <w:rPr>
          <w:b/>
          <w:bCs/>
        </w:rPr>
        <w:t xml:space="preserve">for SAM impatient </w:t>
      </w:r>
      <w:r w:rsidR="00F401E3" w:rsidRPr="00045F8E">
        <w:rPr>
          <w:b/>
          <w:bCs/>
        </w:rPr>
        <w:t>is around US</w:t>
      </w:r>
      <w:r w:rsidR="00995CED" w:rsidRPr="00045F8E">
        <w:rPr>
          <w:b/>
          <w:bCs/>
        </w:rPr>
        <w:t xml:space="preserve">$ </w:t>
      </w:r>
      <w:ins w:id="72" w:author="davide de beni" w:date="2019-10-27T17:16:00Z">
        <w:r w:rsidR="002560C0">
          <w:rPr>
            <w:b/>
            <w:bCs/>
          </w:rPr>
          <w:t>3</w:t>
        </w:r>
      </w:ins>
      <w:ins w:id="73" w:author="davide de beni" w:date="2019-10-27T17:17:00Z">
        <w:r w:rsidR="002560C0">
          <w:rPr>
            <w:b/>
            <w:bCs/>
          </w:rPr>
          <w:t>3</w:t>
        </w:r>
      </w:ins>
      <w:del w:id="74" w:author="davide de beni" w:date="2019-10-27T17:16:00Z">
        <w:r w:rsidR="00995CED" w:rsidRPr="00045F8E" w:rsidDel="002560C0">
          <w:rPr>
            <w:b/>
            <w:bCs/>
          </w:rPr>
          <w:delText>41</w:delText>
        </w:r>
      </w:del>
      <w:r w:rsidR="00995CED" w:rsidRPr="00045F8E">
        <w:rPr>
          <w:b/>
          <w:bCs/>
        </w:rPr>
        <w:t xml:space="preserve"> per child (PKR 4,</w:t>
      </w:r>
      <w:ins w:id="75" w:author="davide de beni" w:date="2019-10-27T17:17:00Z">
        <w:r w:rsidR="002560C0">
          <w:rPr>
            <w:b/>
            <w:bCs/>
          </w:rPr>
          <w:t>878</w:t>
        </w:r>
      </w:ins>
      <w:del w:id="76" w:author="davide de beni" w:date="2019-10-27T17:17:00Z">
        <w:r w:rsidR="00995CED" w:rsidRPr="00045F8E" w:rsidDel="002560C0">
          <w:rPr>
            <w:b/>
            <w:bCs/>
          </w:rPr>
          <w:delText>514</w:delText>
        </w:r>
      </w:del>
      <w:r w:rsidR="00995CED" w:rsidRPr="00045F8E">
        <w:rPr>
          <w:b/>
          <w:bCs/>
        </w:rPr>
        <w:t>)</w:t>
      </w:r>
      <w:r w:rsidR="00CF317C" w:rsidRPr="00045F8E">
        <w:rPr>
          <w:b/>
          <w:bCs/>
        </w:rPr>
        <w:t>.</w:t>
      </w:r>
      <w:r w:rsidR="00CF317C" w:rsidRPr="00CA3D40">
        <w:t xml:space="preserve"> </w:t>
      </w:r>
      <w:r w:rsidR="00CA3D40" w:rsidRPr="00CA3D40">
        <w:t xml:space="preserve">This amount includes a 20% mark-up for transportation and distribution costs. </w:t>
      </w:r>
      <w:r w:rsidR="00045F8E" w:rsidRPr="00045F8E">
        <w:t>It must be said, however, that these estimates are to be considered a broad approximation as direct costs for medication depends on the level of complication affecting the child admitted to the programme</w:t>
      </w:r>
      <w:r w:rsidR="00045F8E">
        <w:t>.</w:t>
      </w:r>
    </w:p>
    <w:p w14:paraId="0E8619C4" w14:textId="77777777" w:rsidR="00177DB2" w:rsidRDefault="00177DB2" w:rsidP="00177DB2">
      <w:pPr>
        <w:pStyle w:val="ListParagraph"/>
      </w:pPr>
    </w:p>
    <w:tbl>
      <w:tblPr>
        <w:tblW w:w="0" w:type="auto"/>
        <w:tblLook w:val="04A0" w:firstRow="1" w:lastRow="0" w:firstColumn="1" w:lastColumn="0" w:noHBand="0" w:noVBand="1"/>
      </w:tblPr>
      <w:tblGrid>
        <w:gridCol w:w="1496"/>
        <w:gridCol w:w="974"/>
        <w:gridCol w:w="759"/>
        <w:gridCol w:w="636"/>
        <w:gridCol w:w="578"/>
        <w:gridCol w:w="680"/>
        <w:gridCol w:w="822"/>
        <w:gridCol w:w="995"/>
        <w:gridCol w:w="716"/>
        <w:gridCol w:w="847"/>
        <w:gridCol w:w="847"/>
      </w:tblGrid>
      <w:tr w:rsidR="00DC64EF" w:rsidRPr="008F39DC" w14:paraId="197E6412" w14:textId="77777777" w:rsidTr="00C26A9E">
        <w:trPr>
          <w:trHeight w:val="375"/>
        </w:trPr>
        <w:tc>
          <w:tcPr>
            <w:tcW w:w="0" w:type="auto"/>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3EAE99B5" w14:textId="75887C33" w:rsidR="00DC64EF" w:rsidRPr="008F39DC" w:rsidRDefault="00DC64EF" w:rsidP="00C26A9E">
            <w:pPr>
              <w:spacing w:line="240" w:lineRule="auto"/>
              <w:jc w:val="left"/>
              <w:rPr>
                <w:rFonts w:ascii="Arial" w:eastAsia="Times New Roman" w:hAnsi="Arial"/>
                <w:color w:val="auto"/>
                <w:sz w:val="14"/>
                <w:szCs w:val="14"/>
                <w:lang w:eastAsia="en-GB"/>
              </w:rPr>
            </w:pPr>
            <w:r w:rsidRPr="008F39DC">
              <w:rPr>
                <w:rFonts w:ascii="Arial" w:eastAsia="Times New Roman" w:hAnsi="Arial"/>
                <w:b/>
                <w:bCs/>
                <w:color w:val="auto"/>
                <w:sz w:val="14"/>
                <w:szCs w:val="14"/>
                <w:lang w:eastAsia="en-GB"/>
              </w:rPr>
              <w:t>Management of severe acute malnutrition (SAM) - Inpatient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4B4B9B08" w14:textId="232DFD55" w:rsidR="00DC64EF" w:rsidRPr="008F39DC" w:rsidRDefault="00DC64EF" w:rsidP="008F39DC">
            <w:pPr>
              <w:spacing w:line="240" w:lineRule="auto"/>
              <w:jc w:val="right"/>
              <w:rPr>
                <w:rFonts w:ascii="Arial" w:eastAsia="Times New Roman" w:hAnsi="Arial"/>
                <w:i/>
                <w:iCs/>
                <w:color w:val="auto"/>
                <w:sz w:val="14"/>
                <w:szCs w:val="14"/>
                <w:lang w:eastAsia="en-GB"/>
              </w:rPr>
            </w:pPr>
            <w:r w:rsidRPr="008F39DC">
              <w:rPr>
                <w:rFonts w:ascii="Arial" w:eastAsia="Times New Roman" w:hAnsi="Arial"/>
                <w:i/>
                <w:iCs/>
                <w:color w:val="auto"/>
                <w:sz w:val="14"/>
                <w:szCs w:val="14"/>
                <w:lang w:eastAsia="en-GB"/>
              </w:rPr>
              <w:t>Input Currency</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2E87596D" w14:textId="155D4A5D" w:rsidR="00DC64EF" w:rsidRPr="008F39DC" w:rsidRDefault="00DC64EF" w:rsidP="008F39DC">
            <w:pPr>
              <w:spacing w:line="240" w:lineRule="auto"/>
              <w:jc w:val="right"/>
              <w:rPr>
                <w:rFonts w:ascii="Arial" w:eastAsia="Times New Roman" w:hAnsi="Arial"/>
                <w:i/>
                <w:iCs/>
                <w:color w:val="auto"/>
                <w:sz w:val="14"/>
                <w:szCs w:val="14"/>
                <w:lang w:eastAsia="en-GB"/>
              </w:rPr>
            </w:pPr>
            <w:r w:rsidRPr="008F39DC">
              <w:rPr>
                <w:rFonts w:ascii="Arial" w:eastAsia="Times New Roman" w:hAnsi="Arial"/>
                <w:i/>
                <w:iCs/>
                <w:color w:val="auto"/>
                <w:sz w:val="14"/>
                <w:szCs w:val="14"/>
                <w:lang w:eastAsia="en-GB"/>
              </w:rPr>
              <w:t>Display Currency</w:t>
            </w:r>
          </w:p>
        </w:tc>
      </w:tr>
      <w:tr w:rsidR="00DC64EF" w:rsidRPr="008F39DC" w14:paraId="01B3FA56" w14:textId="77777777" w:rsidTr="008F39DC">
        <w:trPr>
          <w:trHeight w:val="269"/>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0D1C63B"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Drug/Supply</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AAE880C"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Percent receiving this aspect of the treatment</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E7C0EBA"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Number of units</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84DE91D"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Times per day</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FF4B49B"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Days per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9C18B8D"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Units per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11399FC" w14:textId="36FA92C0"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Unit cost FOB</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8071278"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Cost per average case FOB</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25C48BC" w14:textId="77777777" w:rsidR="00DC64EF" w:rsidRPr="008F39DC" w:rsidRDefault="00DC64EF" w:rsidP="008F39DC">
            <w:pPr>
              <w:spacing w:line="240" w:lineRule="auto"/>
              <w:jc w:val="right"/>
              <w:rPr>
                <w:rFonts w:ascii="Arial" w:eastAsia="Times New Roman" w:hAnsi="Arial"/>
                <w:color w:val="auto"/>
                <w:sz w:val="14"/>
                <w:szCs w:val="14"/>
                <w:lang w:eastAsia="en-GB"/>
              </w:rPr>
            </w:pPr>
            <w:proofErr w:type="spellStart"/>
            <w:r w:rsidRPr="008F39DC">
              <w:rPr>
                <w:rFonts w:ascii="Arial" w:eastAsia="Times New Roman" w:hAnsi="Arial"/>
                <w:color w:val="auto"/>
                <w:sz w:val="14"/>
                <w:szCs w:val="14"/>
                <w:lang w:eastAsia="en-GB"/>
              </w:rPr>
              <w:t>Transp</w:t>
            </w:r>
            <w:proofErr w:type="spellEnd"/>
            <w:r w:rsidRPr="008F39DC">
              <w:rPr>
                <w:rFonts w:ascii="Arial" w:eastAsia="Times New Roman" w:hAnsi="Arial"/>
                <w:color w:val="auto"/>
                <w:sz w:val="14"/>
                <w:szCs w:val="14"/>
                <w:lang w:eastAsia="en-GB"/>
              </w:rPr>
              <w:t xml:space="preserve"> + </w:t>
            </w:r>
            <w:proofErr w:type="spellStart"/>
            <w:r w:rsidRPr="008F39DC">
              <w:rPr>
                <w:rFonts w:ascii="Arial" w:eastAsia="Times New Roman" w:hAnsi="Arial"/>
                <w:color w:val="auto"/>
                <w:sz w:val="14"/>
                <w:szCs w:val="14"/>
                <w:lang w:eastAsia="en-GB"/>
              </w:rPr>
              <w:t>Distrib</w:t>
            </w:r>
            <w:proofErr w:type="spellEnd"/>
            <w:r w:rsidRPr="008F39DC">
              <w:rPr>
                <w:rFonts w:ascii="Arial" w:eastAsia="Times New Roman" w:hAnsi="Arial"/>
                <w:color w:val="auto"/>
                <w:sz w:val="14"/>
                <w:szCs w:val="14"/>
                <w:lang w:eastAsia="en-GB"/>
              </w:rPr>
              <w:t>. (%)</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95EFE2F" w14:textId="3A6919CD"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Cost per average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C4A1928" w14:textId="09707DD2"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Cost per average case</w:t>
            </w:r>
          </w:p>
        </w:tc>
      </w:tr>
      <w:tr w:rsidR="00DC64EF" w:rsidRPr="008F39DC" w14:paraId="4DECC094" w14:textId="77777777" w:rsidTr="008F39DC">
        <w:trPr>
          <w:trHeight w:val="269"/>
        </w:trPr>
        <w:tc>
          <w:tcPr>
            <w:tcW w:w="0" w:type="auto"/>
            <w:vMerge/>
            <w:tcBorders>
              <w:top w:val="nil"/>
              <w:left w:val="single" w:sz="4" w:space="0" w:color="auto"/>
              <w:bottom w:val="single" w:sz="4" w:space="0" w:color="auto"/>
              <w:right w:val="single" w:sz="4" w:space="0" w:color="auto"/>
            </w:tcBorders>
            <w:vAlign w:val="center"/>
            <w:hideMark/>
          </w:tcPr>
          <w:p w14:paraId="709770CF"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7CCF9E8C"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2A413556"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22A7F6F7"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20BA2997"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20DA40C0"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6FF2D6BF"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522544C9"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7ACCC655"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1CE199A0"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15CF5496" w14:textId="77777777" w:rsidR="00DC64EF" w:rsidRPr="008F39DC" w:rsidRDefault="00DC64EF" w:rsidP="008F39DC">
            <w:pPr>
              <w:spacing w:line="240" w:lineRule="auto"/>
              <w:jc w:val="right"/>
              <w:rPr>
                <w:rFonts w:ascii="Arial" w:eastAsia="Times New Roman" w:hAnsi="Arial"/>
                <w:color w:val="auto"/>
                <w:sz w:val="14"/>
                <w:szCs w:val="14"/>
                <w:lang w:eastAsia="en-GB"/>
              </w:rPr>
            </w:pPr>
          </w:p>
        </w:tc>
      </w:tr>
      <w:tr w:rsidR="00DC64EF" w:rsidRPr="008F39DC" w14:paraId="0FEBEA1E" w14:textId="77777777" w:rsidTr="008F39DC">
        <w:trPr>
          <w:trHeight w:val="18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0EA4CF8D" w14:textId="3B979344"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63BB0945" w14:textId="40F97776"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01B06F20" w14:textId="77F1FF5F"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68A3CE5A" w14:textId="19DECB56"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6F304795" w14:textId="132B6468"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2A371DC2" w14:textId="02B7AC2C"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1F7D746B"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PKR</w:t>
            </w:r>
          </w:p>
        </w:tc>
        <w:tc>
          <w:tcPr>
            <w:tcW w:w="0" w:type="auto"/>
            <w:tcBorders>
              <w:top w:val="nil"/>
              <w:left w:val="nil"/>
              <w:bottom w:val="single" w:sz="4" w:space="0" w:color="auto"/>
              <w:right w:val="single" w:sz="4" w:space="0" w:color="auto"/>
            </w:tcBorders>
            <w:shd w:val="clear" w:color="auto" w:fill="auto"/>
            <w:vAlign w:val="center"/>
            <w:hideMark/>
          </w:tcPr>
          <w:p w14:paraId="2AE7F7A7" w14:textId="77777777"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PKR</w:t>
            </w:r>
          </w:p>
        </w:tc>
        <w:tc>
          <w:tcPr>
            <w:tcW w:w="0" w:type="auto"/>
            <w:tcBorders>
              <w:top w:val="nil"/>
              <w:left w:val="nil"/>
              <w:bottom w:val="single" w:sz="4" w:space="0" w:color="auto"/>
              <w:right w:val="single" w:sz="4" w:space="0" w:color="auto"/>
            </w:tcBorders>
            <w:shd w:val="clear" w:color="auto" w:fill="auto"/>
            <w:vAlign w:val="center"/>
            <w:hideMark/>
          </w:tcPr>
          <w:p w14:paraId="20147FC9" w14:textId="5B54C4E9" w:rsidR="00DC64EF" w:rsidRPr="008F39DC" w:rsidRDefault="00DC64EF" w:rsidP="008F39D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4D770BC0" w14:textId="1C574D3F"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PKR</w:t>
            </w:r>
          </w:p>
        </w:tc>
        <w:tc>
          <w:tcPr>
            <w:tcW w:w="0" w:type="auto"/>
            <w:tcBorders>
              <w:top w:val="nil"/>
              <w:left w:val="nil"/>
              <w:bottom w:val="single" w:sz="4" w:space="0" w:color="auto"/>
              <w:right w:val="single" w:sz="4" w:space="0" w:color="auto"/>
            </w:tcBorders>
            <w:shd w:val="clear" w:color="auto" w:fill="auto"/>
            <w:vAlign w:val="center"/>
            <w:hideMark/>
          </w:tcPr>
          <w:p w14:paraId="6B0A9465" w14:textId="63A001EB" w:rsidR="00DC64EF" w:rsidRPr="008F39DC" w:rsidRDefault="00DC64EF" w:rsidP="008F39DC">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USD</w:t>
            </w:r>
          </w:p>
        </w:tc>
      </w:tr>
      <w:tr w:rsidR="002560C0" w:rsidRPr="008F39DC" w14:paraId="7D1E32D3" w14:textId="77777777" w:rsidTr="002560C0">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68814B73"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Ready-to-use Therapeutic Food (RUTF)</w:t>
            </w:r>
          </w:p>
        </w:tc>
        <w:tc>
          <w:tcPr>
            <w:tcW w:w="0" w:type="auto"/>
            <w:tcBorders>
              <w:top w:val="nil"/>
              <w:left w:val="nil"/>
              <w:bottom w:val="single" w:sz="4" w:space="0" w:color="auto"/>
              <w:right w:val="single" w:sz="4" w:space="0" w:color="auto"/>
            </w:tcBorders>
            <w:shd w:val="clear" w:color="000000" w:fill="E2EFDA"/>
            <w:vAlign w:val="center"/>
            <w:hideMark/>
          </w:tcPr>
          <w:p w14:paraId="433870B7"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100</w:t>
            </w:r>
          </w:p>
        </w:tc>
        <w:tc>
          <w:tcPr>
            <w:tcW w:w="0" w:type="auto"/>
            <w:tcBorders>
              <w:top w:val="nil"/>
              <w:left w:val="nil"/>
              <w:bottom w:val="single" w:sz="4" w:space="0" w:color="auto"/>
              <w:right w:val="single" w:sz="4" w:space="0" w:color="auto"/>
            </w:tcBorders>
            <w:shd w:val="clear" w:color="000000" w:fill="E2EFDA"/>
            <w:vAlign w:val="center"/>
            <w:hideMark/>
          </w:tcPr>
          <w:p w14:paraId="748EBFED"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2365CEBA"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13B87124"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F2F2F2"/>
            <w:vAlign w:val="center"/>
            <w:hideMark/>
          </w:tcPr>
          <w:p w14:paraId="25D93511"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18D58F7D" w14:textId="00689976"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45.0000 </w:t>
            </w:r>
          </w:p>
        </w:tc>
        <w:tc>
          <w:tcPr>
            <w:tcW w:w="0" w:type="auto"/>
            <w:tcBorders>
              <w:top w:val="nil"/>
              <w:left w:val="nil"/>
              <w:bottom w:val="single" w:sz="4" w:space="0" w:color="auto"/>
              <w:right w:val="single" w:sz="4" w:space="0" w:color="auto"/>
            </w:tcBorders>
            <w:shd w:val="clear" w:color="000000" w:fill="F2F2F2"/>
            <w:vAlign w:val="center"/>
            <w:hideMark/>
          </w:tcPr>
          <w:p w14:paraId="53EE7EBB" w14:textId="2AE70F95"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45.0000 </w:t>
            </w:r>
          </w:p>
        </w:tc>
        <w:tc>
          <w:tcPr>
            <w:tcW w:w="0" w:type="auto"/>
            <w:tcBorders>
              <w:top w:val="nil"/>
              <w:left w:val="nil"/>
              <w:bottom w:val="single" w:sz="4" w:space="0" w:color="auto"/>
              <w:right w:val="single" w:sz="4" w:space="0" w:color="auto"/>
            </w:tcBorders>
            <w:shd w:val="clear" w:color="000000" w:fill="E2EFDA"/>
            <w:vAlign w:val="center"/>
            <w:hideMark/>
          </w:tcPr>
          <w:p w14:paraId="7F80C158" w14:textId="23595BF8"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20%</w:t>
            </w:r>
          </w:p>
        </w:tc>
        <w:tc>
          <w:tcPr>
            <w:tcW w:w="0" w:type="auto"/>
            <w:tcBorders>
              <w:top w:val="nil"/>
              <w:left w:val="nil"/>
              <w:bottom w:val="single" w:sz="4" w:space="0" w:color="auto"/>
              <w:right w:val="single" w:sz="4" w:space="0" w:color="auto"/>
            </w:tcBorders>
            <w:shd w:val="clear" w:color="000000" w:fill="F2F2F2"/>
            <w:vAlign w:val="center"/>
            <w:hideMark/>
          </w:tcPr>
          <w:p w14:paraId="09863F03" w14:textId="05A3FDD4"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54.00 </w:t>
            </w:r>
          </w:p>
        </w:tc>
        <w:tc>
          <w:tcPr>
            <w:tcW w:w="0" w:type="auto"/>
            <w:tcBorders>
              <w:top w:val="nil"/>
              <w:left w:val="nil"/>
              <w:bottom w:val="single" w:sz="4" w:space="0" w:color="auto"/>
              <w:right w:val="single" w:sz="4" w:space="0" w:color="auto"/>
            </w:tcBorders>
            <w:shd w:val="clear" w:color="000000" w:fill="F2F2F2"/>
            <w:vAlign w:val="center"/>
            <w:hideMark/>
          </w:tcPr>
          <w:p w14:paraId="7E2C1B3F" w14:textId="58D55719"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0.36 </w:t>
            </w:r>
          </w:p>
        </w:tc>
      </w:tr>
      <w:tr w:rsidR="002560C0" w:rsidRPr="008F39DC" w14:paraId="233483F9" w14:textId="77777777" w:rsidTr="002560C0">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0A90BB12"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F-75 therapeutic milk, CAN, 400g per can</w:t>
            </w:r>
          </w:p>
        </w:tc>
        <w:tc>
          <w:tcPr>
            <w:tcW w:w="0" w:type="auto"/>
            <w:tcBorders>
              <w:top w:val="nil"/>
              <w:left w:val="nil"/>
              <w:bottom w:val="single" w:sz="4" w:space="0" w:color="auto"/>
              <w:right w:val="single" w:sz="4" w:space="0" w:color="auto"/>
            </w:tcBorders>
            <w:shd w:val="clear" w:color="000000" w:fill="E2EFDA"/>
            <w:vAlign w:val="center"/>
            <w:hideMark/>
          </w:tcPr>
          <w:p w14:paraId="6D656319"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100</w:t>
            </w:r>
          </w:p>
        </w:tc>
        <w:tc>
          <w:tcPr>
            <w:tcW w:w="0" w:type="auto"/>
            <w:tcBorders>
              <w:top w:val="nil"/>
              <w:left w:val="nil"/>
              <w:bottom w:val="single" w:sz="4" w:space="0" w:color="auto"/>
              <w:right w:val="single" w:sz="4" w:space="0" w:color="auto"/>
            </w:tcBorders>
            <w:shd w:val="clear" w:color="000000" w:fill="E2EFDA"/>
            <w:vAlign w:val="center"/>
            <w:hideMark/>
          </w:tcPr>
          <w:p w14:paraId="07DA049D"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0.25625</w:t>
            </w:r>
          </w:p>
        </w:tc>
        <w:tc>
          <w:tcPr>
            <w:tcW w:w="0" w:type="auto"/>
            <w:tcBorders>
              <w:top w:val="nil"/>
              <w:left w:val="nil"/>
              <w:bottom w:val="single" w:sz="4" w:space="0" w:color="auto"/>
              <w:right w:val="single" w:sz="4" w:space="0" w:color="auto"/>
            </w:tcBorders>
            <w:shd w:val="clear" w:color="000000" w:fill="E2EFDA"/>
            <w:vAlign w:val="center"/>
            <w:hideMark/>
          </w:tcPr>
          <w:p w14:paraId="51EFAA8A"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w:t>
            </w:r>
          </w:p>
        </w:tc>
        <w:tc>
          <w:tcPr>
            <w:tcW w:w="0" w:type="auto"/>
            <w:tcBorders>
              <w:top w:val="nil"/>
              <w:left w:val="nil"/>
              <w:bottom w:val="single" w:sz="4" w:space="0" w:color="auto"/>
              <w:right w:val="single" w:sz="4" w:space="0" w:color="auto"/>
            </w:tcBorders>
            <w:shd w:val="clear" w:color="000000" w:fill="E2EFDA"/>
            <w:vAlign w:val="center"/>
            <w:hideMark/>
          </w:tcPr>
          <w:p w14:paraId="726E501D"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3</w:t>
            </w:r>
          </w:p>
        </w:tc>
        <w:tc>
          <w:tcPr>
            <w:tcW w:w="0" w:type="auto"/>
            <w:tcBorders>
              <w:top w:val="nil"/>
              <w:left w:val="nil"/>
              <w:bottom w:val="single" w:sz="4" w:space="0" w:color="auto"/>
              <w:right w:val="single" w:sz="4" w:space="0" w:color="auto"/>
            </w:tcBorders>
            <w:shd w:val="clear" w:color="000000" w:fill="F2F2F2"/>
            <w:vAlign w:val="center"/>
            <w:hideMark/>
          </w:tcPr>
          <w:p w14:paraId="0D045C87"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1.5375</w:t>
            </w:r>
          </w:p>
        </w:tc>
        <w:tc>
          <w:tcPr>
            <w:tcW w:w="0" w:type="auto"/>
            <w:tcBorders>
              <w:top w:val="nil"/>
              <w:left w:val="nil"/>
              <w:bottom w:val="single" w:sz="4" w:space="0" w:color="auto"/>
              <w:right w:val="single" w:sz="4" w:space="0" w:color="auto"/>
            </w:tcBorders>
            <w:shd w:val="clear" w:color="000000" w:fill="E2EFDA"/>
            <w:vAlign w:val="center"/>
            <w:hideMark/>
          </w:tcPr>
          <w:p w14:paraId="7B5E6169" w14:textId="1027BA8C"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382.5000 </w:t>
            </w:r>
          </w:p>
        </w:tc>
        <w:tc>
          <w:tcPr>
            <w:tcW w:w="0" w:type="auto"/>
            <w:tcBorders>
              <w:top w:val="nil"/>
              <w:left w:val="nil"/>
              <w:bottom w:val="single" w:sz="4" w:space="0" w:color="auto"/>
              <w:right w:val="single" w:sz="4" w:space="0" w:color="auto"/>
            </w:tcBorders>
            <w:shd w:val="clear" w:color="000000" w:fill="F2F2F2"/>
            <w:vAlign w:val="center"/>
            <w:hideMark/>
          </w:tcPr>
          <w:p w14:paraId="6ECBE616" w14:textId="421F98B9"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588.0938 </w:t>
            </w:r>
          </w:p>
        </w:tc>
        <w:tc>
          <w:tcPr>
            <w:tcW w:w="0" w:type="auto"/>
            <w:tcBorders>
              <w:top w:val="nil"/>
              <w:left w:val="nil"/>
              <w:bottom w:val="single" w:sz="4" w:space="0" w:color="auto"/>
              <w:right w:val="single" w:sz="4" w:space="0" w:color="auto"/>
            </w:tcBorders>
            <w:shd w:val="clear" w:color="000000" w:fill="E2EFDA"/>
            <w:vAlign w:val="center"/>
            <w:hideMark/>
          </w:tcPr>
          <w:p w14:paraId="1F46DE65" w14:textId="222BF97C"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20%</w:t>
            </w:r>
          </w:p>
        </w:tc>
        <w:tc>
          <w:tcPr>
            <w:tcW w:w="0" w:type="auto"/>
            <w:tcBorders>
              <w:top w:val="nil"/>
              <w:left w:val="nil"/>
              <w:bottom w:val="single" w:sz="4" w:space="0" w:color="auto"/>
              <w:right w:val="single" w:sz="4" w:space="0" w:color="auto"/>
            </w:tcBorders>
            <w:shd w:val="clear" w:color="000000" w:fill="F2F2F2"/>
            <w:vAlign w:val="center"/>
            <w:hideMark/>
          </w:tcPr>
          <w:p w14:paraId="7CCE7AAA" w14:textId="301BA63A"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705.71 </w:t>
            </w:r>
          </w:p>
        </w:tc>
        <w:tc>
          <w:tcPr>
            <w:tcW w:w="0" w:type="auto"/>
            <w:tcBorders>
              <w:top w:val="nil"/>
              <w:left w:val="nil"/>
              <w:bottom w:val="single" w:sz="4" w:space="0" w:color="auto"/>
              <w:right w:val="single" w:sz="4" w:space="0" w:color="auto"/>
            </w:tcBorders>
            <w:shd w:val="clear" w:color="000000" w:fill="F2F2F2"/>
            <w:vAlign w:val="center"/>
            <w:hideMark/>
          </w:tcPr>
          <w:p w14:paraId="1844D1E2" w14:textId="2CC53FB3"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4.70 </w:t>
            </w:r>
          </w:p>
        </w:tc>
      </w:tr>
      <w:tr w:rsidR="002560C0" w:rsidRPr="008F39DC" w14:paraId="7660A9F2" w14:textId="77777777" w:rsidTr="002560C0">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30B7BC21"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 xml:space="preserve">F-100 therapeutic </w:t>
            </w:r>
            <w:proofErr w:type="spellStart"/>
            <w:proofErr w:type="gramStart"/>
            <w:r w:rsidRPr="008F39DC">
              <w:rPr>
                <w:rFonts w:ascii="Arial" w:eastAsia="Times New Roman" w:hAnsi="Arial"/>
                <w:color w:val="auto"/>
                <w:sz w:val="14"/>
                <w:szCs w:val="14"/>
                <w:lang w:eastAsia="en-GB"/>
              </w:rPr>
              <w:t>milk,sachet</w:t>
            </w:r>
            <w:proofErr w:type="spellEnd"/>
            <w:proofErr w:type="gramEnd"/>
            <w:r w:rsidRPr="008F39DC">
              <w:rPr>
                <w:rFonts w:ascii="Arial" w:eastAsia="Times New Roman" w:hAnsi="Arial"/>
                <w:color w:val="auto"/>
                <w:sz w:val="14"/>
                <w:szCs w:val="14"/>
                <w:lang w:eastAsia="en-GB"/>
              </w:rPr>
              <w:t>, CAN, 400g per can  114g for 500ml water</w:t>
            </w:r>
          </w:p>
        </w:tc>
        <w:tc>
          <w:tcPr>
            <w:tcW w:w="0" w:type="auto"/>
            <w:tcBorders>
              <w:top w:val="nil"/>
              <w:left w:val="nil"/>
              <w:bottom w:val="single" w:sz="4" w:space="0" w:color="auto"/>
              <w:right w:val="single" w:sz="4" w:space="0" w:color="auto"/>
            </w:tcBorders>
            <w:shd w:val="clear" w:color="000000" w:fill="E2EFDA"/>
            <w:vAlign w:val="center"/>
            <w:hideMark/>
          </w:tcPr>
          <w:p w14:paraId="13B8FB35"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100</w:t>
            </w:r>
          </w:p>
        </w:tc>
        <w:tc>
          <w:tcPr>
            <w:tcW w:w="0" w:type="auto"/>
            <w:tcBorders>
              <w:top w:val="nil"/>
              <w:left w:val="nil"/>
              <w:bottom w:val="single" w:sz="4" w:space="0" w:color="auto"/>
              <w:right w:val="single" w:sz="4" w:space="0" w:color="auto"/>
            </w:tcBorders>
            <w:shd w:val="clear" w:color="000000" w:fill="E2EFDA"/>
            <w:vAlign w:val="center"/>
            <w:hideMark/>
          </w:tcPr>
          <w:p w14:paraId="56D9C418"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0.285</w:t>
            </w:r>
          </w:p>
        </w:tc>
        <w:tc>
          <w:tcPr>
            <w:tcW w:w="0" w:type="auto"/>
            <w:tcBorders>
              <w:top w:val="nil"/>
              <w:left w:val="nil"/>
              <w:bottom w:val="single" w:sz="4" w:space="0" w:color="auto"/>
              <w:right w:val="single" w:sz="4" w:space="0" w:color="auto"/>
            </w:tcBorders>
            <w:shd w:val="clear" w:color="000000" w:fill="E2EFDA"/>
            <w:vAlign w:val="center"/>
            <w:hideMark/>
          </w:tcPr>
          <w:p w14:paraId="7B44A548"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w:t>
            </w:r>
          </w:p>
        </w:tc>
        <w:tc>
          <w:tcPr>
            <w:tcW w:w="0" w:type="auto"/>
            <w:tcBorders>
              <w:top w:val="nil"/>
              <w:left w:val="nil"/>
              <w:bottom w:val="single" w:sz="4" w:space="0" w:color="auto"/>
              <w:right w:val="single" w:sz="4" w:space="0" w:color="auto"/>
            </w:tcBorders>
            <w:shd w:val="clear" w:color="000000" w:fill="E2EFDA"/>
            <w:vAlign w:val="center"/>
            <w:hideMark/>
          </w:tcPr>
          <w:p w14:paraId="1385AFD3"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w:t>
            </w:r>
          </w:p>
        </w:tc>
        <w:tc>
          <w:tcPr>
            <w:tcW w:w="0" w:type="auto"/>
            <w:tcBorders>
              <w:top w:val="nil"/>
              <w:left w:val="nil"/>
              <w:bottom w:val="single" w:sz="4" w:space="0" w:color="auto"/>
              <w:right w:val="single" w:sz="4" w:space="0" w:color="auto"/>
            </w:tcBorders>
            <w:shd w:val="clear" w:color="000000" w:fill="F2F2F2"/>
            <w:vAlign w:val="center"/>
            <w:hideMark/>
          </w:tcPr>
          <w:p w14:paraId="0AB6DE17"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1.14</w:t>
            </w:r>
          </w:p>
        </w:tc>
        <w:tc>
          <w:tcPr>
            <w:tcW w:w="0" w:type="auto"/>
            <w:tcBorders>
              <w:top w:val="nil"/>
              <w:left w:val="nil"/>
              <w:bottom w:val="single" w:sz="4" w:space="0" w:color="auto"/>
              <w:right w:val="single" w:sz="4" w:space="0" w:color="auto"/>
            </w:tcBorders>
            <w:shd w:val="clear" w:color="000000" w:fill="E2EFDA"/>
            <w:vAlign w:val="center"/>
            <w:hideMark/>
          </w:tcPr>
          <w:p w14:paraId="2472C0D2" w14:textId="204AEE4F"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442.5000 </w:t>
            </w:r>
          </w:p>
        </w:tc>
        <w:tc>
          <w:tcPr>
            <w:tcW w:w="0" w:type="auto"/>
            <w:tcBorders>
              <w:top w:val="nil"/>
              <w:left w:val="nil"/>
              <w:bottom w:val="single" w:sz="4" w:space="0" w:color="auto"/>
              <w:right w:val="single" w:sz="4" w:space="0" w:color="auto"/>
            </w:tcBorders>
            <w:shd w:val="clear" w:color="000000" w:fill="F2F2F2"/>
            <w:vAlign w:val="center"/>
            <w:hideMark/>
          </w:tcPr>
          <w:p w14:paraId="615BEF0F" w14:textId="5A1AE0F2"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504.4500 </w:t>
            </w:r>
          </w:p>
        </w:tc>
        <w:tc>
          <w:tcPr>
            <w:tcW w:w="0" w:type="auto"/>
            <w:tcBorders>
              <w:top w:val="nil"/>
              <w:left w:val="nil"/>
              <w:bottom w:val="single" w:sz="4" w:space="0" w:color="auto"/>
              <w:right w:val="single" w:sz="4" w:space="0" w:color="auto"/>
            </w:tcBorders>
            <w:shd w:val="clear" w:color="000000" w:fill="E2EFDA"/>
            <w:vAlign w:val="center"/>
            <w:hideMark/>
          </w:tcPr>
          <w:p w14:paraId="1EEF0A30" w14:textId="7C282E06"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20%</w:t>
            </w:r>
          </w:p>
        </w:tc>
        <w:tc>
          <w:tcPr>
            <w:tcW w:w="0" w:type="auto"/>
            <w:tcBorders>
              <w:top w:val="nil"/>
              <w:left w:val="nil"/>
              <w:bottom w:val="single" w:sz="4" w:space="0" w:color="auto"/>
              <w:right w:val="single" w:sz="4" w:space="0" w:color="auto"/>
            </w:tcBorders>
            <w:shd w:val="clear" w:color="000000" w:fill="F2F2F2"/>
            <w:vAlign w:val="center"/>
            <w:hideMark/>
          </w:tcPr>
          <w:p w14:paraId="536690F4" w14:textId="76D3ED16"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605.34 </w:t>
            </w:r>
          </w:p>
        </w:tc>
        <w:tc>
          <w:tcPr>
            <w:tcW w:w="0" w:type="auto"/>
            <w:tcBorders>
              <w:top w:val="nil"/>
              <w:left w:val="nil"/>
              <w:bottom w:val="single" w:sz="4" w:space="0" w:color="auto"/>
              <w:right w:val="single" w:sz="4" w:space="0" w:color="auto"/>
            </w:tcBorders>
            <w:shd w:val="clear" w:color="000000" w:fill="F2F2F2"/>
            <w:vAlign w:val="center"/>
            <w:hideMark/>
          </w:tcPr>
          <w:p w14:paraId="20D3BF5A" w14:textId="7063E3CF"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4.04 </w:t>
            </w:r>
          </w:p>
        </w:tc>
      </w:tr>
      <w:tr w:rsidR="002560C0" w:rsidRPr="008F39DC" w14:paraId="268FD3CF" w14:textId="77777777" w:rsidTr="002560C0">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7564A957"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 xml:space="preserve">Amoxicillin, </w:t>
            </w:r>
            <w:proofErr w:type="spellStart"/>
            <w:r w:rsidRPr="008F39DC">
              <w:rPr>
                <w:rFonts w:ascii="Arial" w:eastAsia="Times New Roman" w:hAnsi="Arial"/>
                <w:color w:val="auto"/>
                <w:sz w:val="14"/>
                <w:szCs w:val="14"/>
                <w:lang w:eastAsia="en-GB"/>
              </w:rPr>
              <w:t>pdr</w:t>
            </w:r>
            <w:proofErr w:type="spellEnd"/>
            <w:r w:rsidRPr="008F39DC">
              <w:rPr>
                <w:rFonts w:ascii="Arial" w:eastAsia="Times New Roman" w:hAnsi="Arial"/>
                <w:color w:val="auto"/>
                <w:sz w:val="14"/>
                <w:szCs w:val="14"/>
                <w:lang w:eastAsia="en-GB"/>
              </w:rPr>
              <w:t xml:space="preserve">/oral </w:t>
            </w:r>
            <w:proofErr w:type="spellStart"/>
            <w:r w:rsidRPr="008F39DC">
              <w:rPr>
                <w:rFonts w:ascii="Arial" w:eastAsia="Times New Roman" w:hAnsi="Arial"/>
                <w:color w:val="auto"/>
                <w:sz w:val="14"/>
                <w:szCs w:val="14"/>
                <w:lang w:eastAsia="en-GB"/>
              </w:rPr>
              <w:t>susp</w:t>
            </w:r>
            <w:proofErr w:type="spellEnd"/>
            <w:r w:rsidRPr="008F39DC">
              <w:rPr>
                <w:rFonts w:ascii="Arial" w:eastAsia="Times New Roman" w:hAnsi="Arial"/>
                <w:color w:val="auto"/>
                <w:sz w:val="14"/>
                <w:szCs w:val="14"/>
                <w:lang w:eastAsia="en-GB"/>
              </w:rPr>
              <w:t xml:space="preserve"> 125mg/5ml/BOT 100ml</w:t>
            </w:r>
          </w:p>
        </w:tc>
        <w:tc>
          <w:tcPr>
            <w:tcW w:w="0" w:type="auto"/>
            <w:tcBorders>
              <w:top w:val="nil"/>
              <w:left w:val="nil"/>
              <w:bottom w:val="single" w:sz="4" w:space="0" w:color="auto"/>
              <w:right w:val="single" w:sz="4" w:space="0" w:color="auto"/>
            </w:tcBorders>
            <w:shd w:val="clear" w:color="000000" w:fill="E2EFDA"/>
            <w:vAlign w:val="center"/>
            <w:hideMark/>
          </w:tcPr>
          <w:p w14:paraId="31C15555"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100</w:t>
            </w:r>
          </w:p>
        </w:tc>
        <w:tc>
          <w:tcPr>
            <w:tcW w:w="0" w:type="auto"/>
            <w:tcBorders>
              <w:top w:val="nil"/>
              <w:left w:val="nil"/>
              <w:bottom w:val="single" w:sz="4" w:space="0" w:color="auto"/>
              <w:right w:val="single" w:sz="4" w:space="0" w:color="auto"/>
            </w:tcBorders>
            <w:shd w:val="clear" w:color="000000" w:fill="E2EFDA"/>
            <w:vAlign w:val="center"/>
            <w:hideMark/>
          </w:tcPr>
          <w:p w14:paraId="77729D71"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030F0299"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71E35583"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F2F2F2"/>
            <w:vAlign w:val="center"/>
            <w:hideMark/>
          </w:tcPr>
          <w:p w14:paraId="395469B2"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766799D1" w14:textId="59C01110"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60.0000 </w:t>
            </w:r>
          </w:p>
        </w:tc>
        <w:tc>
          <w:tcPr>
            <w:tcW w:w="0" w:type="auto"/>
            <w:tcBorders>
              <w:top w:val="nil"/>
              <w:left w:val="nil"/>
              <w:bottom w:val="single" w:sz="4" w:space="0" w:color="auto"/>
              <w:right w:val="single" w:sz="4" w:space="0" w:color="auto"/>
            </w:tcBorders>
            <w:shd w:val="clear" w:color="000000" w:fill="F2F2F2"/>
            <w:vAlign w:val="center"/>
            <w:hideMark/>
          </w:tcPr>
          <w:p w14:paraId="7F84E40D" w14:textId="27022D3B"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60.0000 </w:t>
            </w:r>
          </w:p>
        </w:tc>
        <w:tc>
          <w:tcPr>
            <w:tcW w:w="0" w:type="auto"/>
            <w:tcBorders>
              <w:top w:val="nil"/>
              <w:left w:val="nil"/>
              <w:bottom w:val="single" w:sz="4" w:space="0" w:color="auto"/>
              <w:right w:val="single" w:sz="4" w:space="0" w:color="auto"/>
            </w:tcBorders>
            <w:shd w:val="clear" w:color="000000" w:fill="E2EFDA"/>
            <w:vAlign w:val="center"/>
            <w:hideMark/>
          </w:tcPr>
          <w:p w14:paraId="282DD41D" w14:textId="73E30E03"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20%</w:t>
            </w:r>
          </w:p>
        </w:tc>
        <w:tc>
          <w:tcPr>
            <w:tcW w:w="0" w:type="auto"/>
            <w:tcBorders>
              <w:top w:val="nil"/>
              <w:left w:val="nil"/>
              <w:bottom w:val="single" w:sz="4" w:space="0" w:color="auto"/>
              <w:right w:val="single" w:sz="4" w:space="0" w:color="auto"/>
            </w:tcBorders>
            <w:shd w:val="clear" w:color="000000" w:fill="F2F2F2"/>
            <w:vAlign w:val="center"/>
            <w:hideMark/>
          </w:tcPr>
          <w:p w14:paraId="012F2D16" w14:textId="7C448F9C"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72.00 </w:t>
            </w:r>
          </w:p>
        </w:tc>
        <w:tc>
          <w:tcPr>
            <w:tcW w:w="0" w:type="auto"/>
            <w:tcBorders>
              <w:top w:val="nil"/>
              <w:left w:val="nil"/>
              <w:bottom w:val="single" w:sz="4" w:space="0" w:color="auto"/>
              <w:right w:val="single" w:sz="4" w:space="0" w:color="auto"/>
            </w:tcBorders>
            <w:shd w:val="clear" w:color="000000" w:fill="F2F2F2"/>
            <w:vAlign w:val="center"/>
            <w:hideMark/>
          </w:tcPr>
          <w:p w14:paraId="09E16296" w14:textId="3F629ACF"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0.48 </w:t>
            </w:r>
          </w:p>
        </w:tc>
      </w:tr>
      <w:tr w:rsidR="002560C0" w:rsidRPr="008F39DC" w14:paraId="37C1A270" w14:textId="77777777" w:rsidTr="002560C0">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76BD7DD5"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Gentamycin, injection, 40 mg/ml in 2ml vial</w:t>
            </w:r>
          </w:p>
        </w:tc>
        <w:tc>
          <w:tcPr>
            <w:tcW w:w="0" w:type="auto"/>
            <w:tcBorders>
              <w:top w:val="nil"/>
              <w:left w:val="nil"/>
              <w:bottom w:val="single" w:sz="4" w:space="0" w:color="auto"/>
              <w:right w:val="single" w:sz="4" w:space="0" w:color="auto"/>
            </w:tcBorders>
            <w:shd w:val="clear" w:color="000000" w:fill="E2EFDA"/>
            <w:vAlign w:val="center"/>
            <w:hideMark/>
          </w:tcPr>
          <w:p w14:paraId="5E913D77"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100</w:t>
            </w:r>
          </w:p>
        </w:tc>
        <w:tc>
          <w:tcPr>
            <w:tcW w:w="0" w:type="auto"/>
            <w:tcBorders>
              <w:top w:val="nil"/>
              <w:left w:val="nil"/>
              <w:bottom w:val="single" w:sz="4" w:space="0" w:color="auto"/>
              <w:right w:val="single" w:sz="4" w:space="0" w:color="auto"/>
            </w:tcBorders>
            <w:shd w:val="clear" w:color="000000" w:fill="E2EFDA"/>
            <w:vAlign w:val="center"/>
            <w:hideMark/>
          </w:tcPr>
          <w:p w14:paraId="01B6AB67"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57DA42CB"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w:t>
            </w:r>
          </w:p>
        </w:tc>
        <w:tc>
          <w:tcPr>
            <w:tcW w:w="0" w:type="auto"/>
            <w:tcBorders>
              <w:top w:val="nil"/>
              <w:left w:val="nil"/>
              <w:bottom w:val="single" w:sz="4" w:space="0" w:color="auto"/>
              <w:right w:val="single" w:sz="4" w:space="0" w:color="auto"/>
            </w:tcBorders>
            <w:shd w:val="clear" w:color="000000" w:fill="E2EFDA"/>
            <w:vAlign w:val="center"/>
            <w:hideMark/>
          </w:tcPr>
          <w:p w14:paraId="6B413E50"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7</w:t>
            </w:r>
          </w:p>
        </w:tc>
        <w:tc>
          <w:tcPr>
            <w:tcW w:w="0" w:type="auto"/>
            <w:tcBorders>
              <w:top w:val="nil"/>
              <w:left w:val="nil"/>
              <w:bottom w:val="single" w:sz="4" w:space="0" w:color="auto"/>
              <w:right w:val="single" w:sz="4" w:space="0" w:color="auto"/>
            </w:tcBorders>
            <w:shd w:val="clear" w:color="000000" w:fill="F2F2F2"/>
            <w:vAlign w:val="center"/>
            <w:hideMark/>
          </w:tcPr>
          <w:p w14:paraId="4100685E"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14</w:t>
            </w:r>
          </w:p>
        </w:tc>
        <w:tc>
          <w:tcPr>
            <w:tcW w:w="0" w:type="auto"/>
            <w:tcBorders>
              <w:top w:val="nil"/>
              <w:left w:val="nil"/>
              <w:bottom w:val="single" w:sz="4" w:space="0" w:color="auto"/>
              <w:right w:val="single" w:sz="4" w:space="0" w:color="auto"/>
            </w:tcBorders>
            <w:shd w:val="clear" w:color="000000" w:fill="E2EFDA"/>
            <w:vAlign w:val="center"/>
            <w:hideMark/>
          </w:tcPr>
          <w:p w14:paraId="47B0A7CE" w14:textId="70BCDAC1"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26.1800 </w:t>
            </w:r>
          </w:p>
        </w:tc>
        <w:tc>
          <w:tcPr>
            <w:tcW w:w="0" w:type="auto"/>
            <w:tcBorders>
              <w:top w:val="nil"/>
              <w:left w:val="nil"/>
              <w:bottom w:val="single" w:sz="4" w:space="0" w:color="auto"/>
              <w:right w:val="single" w:sz="4" w:space="0" w:color="auto"/>
            </w:tcBorders>
            <w:shd w:val="clear" w:color="000000" w:fill="F2F2F2"/>
            <w:vAlign w:val="center"/>
            <w:hideMark/>
          </w:tcPr>
          <w:p w14:paraId="5F225284" w14:textId="47673443"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366.5200 </w:t>
            </w:r>
          </w:p>
        </w:tc>
        <w:tc>
          <w:tcPr>
            <w:tcW w:w="0" w:type="auto"/>
            <w:tcBorders>
              <w:top w:val="nil"/>
              <w:left w:val="nil"/>
              <w:bottom w:val="single" w:sz="4" w:space="0" w:color="auto"/>
              <w:right w:val="single" w:sz="4" w:space="0" w:color="auto"/>
            </w:tcBorders>
            <w:shd w:val="clear" w:color="000000" w:fill="E2EFDA"/>
            <w:vAlign w:val="center"/>
            <w:hideMark/>
          </w:tcPr>
          <w:p w14:paraId="42C47323" w14:textId="65B6BDBC"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20%</w:t>
            </w:r>
          </w:p>
        </w:tc>
        <w:tc>
          <w:tcPr>
            <w:tcW w:w="0" w:type="auto"/>
            <w:tcBorders>
              <w:top w:val="nil"/>
              <w:left w:val="nil"/>
              <w:bottom w:val="single" w:sz="4" w:space="0" w:color="auto"/>
              <w:right w:val="single" w:sz="4" w:space="0" w:color="auto"/>
            </w:tcBorders>
            <w:shd w:val="clear" w:color="000000" w:fill="F2F2F2"/>
            <w:vAlign w:val="center"/>
            <w:hideMark/>
          </w:tcPr>
          <w:p w14:paraId="0581CFBF" w14:textId="5B78A583"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439.82 </w:t>
            </w:r>
          </w:p>
        </w:tc>
        <w:tc>
          <w:tcPr>
            <w:tcW w:w="0" w:type="auto"/>
            <w:tcBorders>
              <w:top w:val="nil"/>
              <w:left w:val="nil"/>
              <w:bottom w:val="single" w:sz="4" w:space="0" w:color="auto"/>
              <w:right w:val="single" w:sz="4" w:space="0" w:color="auto"/>
            </w:tcBorders>
            <w:shd w:val="clear" w:color="000000" w:fill="F2F2F2"/>
            <w:vAlign w:val="center"/>
            <w:hideMark/>
          </w:tcPr>
          <w:p w14:paraId="600B978B" w14:textId="47B65E1F"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2.93 </w:t>
            </w:r>
          </w:p>
        </w:tc>
      </w:tr>
      <w:tr w:rsidR="002560C0" w:rsidRPr="008F39DC" w14:paraId="494690DF" w14:textId="77777777" w:rsidTr="002560C0">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1A816E98"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Ceftriaxone, injection, 1g</w:t>
            </w:r>
          </w:p>
        </w:tc>
        <w:tc>
          <w:tcPr>
            <w:tcW w:w="0" w:type="auto"/>
            <w:tcBorders>
              <w:top w:val="nil"/>
              <w:left w:val="nil"/>
              <w:bottom w:val="single" w:sz="4" w:space="0" w:color="auto"/>
              <w:right w:val="single" w:sz="4" w:space="0" w:color="auto"/>
            </w:tcBorders>
            <w:shd w:val="clear" w:color="000000" w:fill="E2EFDA"/>
            <w:vAlign w:val="center"/>
            <w:hideMark/>
          </w:tcPr>
          <w:p w14:paraId="727C70C4"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100</w:t>
            </w:r>
          </w:p>
        </w:tc>
        <w:tc>
          <w:tcPr>
            <w:tcW w:w="0" w:type="auto"/>
            <w:tcBorders>
              <w:top w:val="nil"/>
              <w:left w:val="nil"/>
              <w:bottom w:val="single" w:sz="4" w:space="0" w:color="auto"/>
              <w:right w:val="single" w:sz="4" w:space="0" w:color="auto"/>
            </w:tcBorders>
            <w:shd w:val="clear" w:color="000000" w:fill="E2EFDA"/>
            <w:vAlign w:val="center"/>
            <w:hideMark/>
          </w:tcPr>
          <w:p w14:paraId="15D0DC9A"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08ABAF27"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3D6B2F47"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5</w:t>
            </w:r>
          </w:p>
        </w:tc>
        <w:tc>
          <w:tcPr>
            <w:tcW w:w="0" w:type="auto"/>
            <w:tcBorders>
              <w:top w:val="nil"/>
              <w:left w:val="nil"/>
              <w:bottom w:val="single" w:sz="4" w:space="0" w:color="auto"/>
              <w:right w:val="single" w:sz="4" w:space="0" w:color="auto"/>
            </w:tcBorders>
            <w:shd w:val="clear" w:color="000000" w:fill="F2F2F2"/>
            <w:vAlign w:val="center"/>
            <w:hideMark/>
          </w:tcPr>
          <w:p w14:paraId="540194E7"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5</w:t>
            </w:r>
          </w:p>
        </w:tc>
        <w:tc>
          <w:tcPr>
            <w:tcW w:w="0" w:type="auto"/>
            <w:tcBorders>
              <w:top w:val="nil"/>
              <w:left w:val="nil"/>
              <w:bottom w:val="single" w:sz="4" w:space="0" w:color="auto"/>
              <w:right w:val="single" w:sz="4" w:space="0" w:color="auto"/>
            </w:tcBorders>
            <w:shd w:val="clear" w:color="000000" w:fill="E2EFDA"/>
            <w:vAlign w:val="center"/>
            <w:hideMark/>
          </w:tcPr>
          <w:p w14:paraId="5BBA4127" w14:textId="1F512BCC"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500.0000 </w:t>
            </w:r>
          </w:p>
        </w:tc>
        <w:tc>
          <w:tcPr>
            <w:tcW w:w="0" w:type="auto"/>
            <w:tcBorders>
              <w:top w:val="nil"/>
              <w:left w:val="nil"/>
              <w:bottom w:val="single" w:sz="4" w:space="0" w:color="auto"/>
              <w:right w:val="single" w:sz="4" w:space="0" w:color="auto"/>
            </w:tcBorders>
            <w:shd w:val="clear" w:color="000000" w:fill="F2F2F2"/>
            <w:vAlign w:val="center"/>
            <w:hideMark/>
          </w:tcPr>
          <w:p w14:paraId="136249D7" w14:textId="013C6185"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2,500.0000 </w:t>
            </w:r>
          </w:p>
        </w:tc>
        <w:tc>
          <w:tcPr>
            <w:tcW w:w="0" w:type="auto"/>
            <w:tcBorders>
              <w:top w:val="nil"/>
              <w:left w:val="nil"/>
              <w:bottom w:val="single" w:sz="4" w:space="0" w:color="auto"/>
              <w:right w:val="single" w:sz="4" w:space="0" w:color="auto"/>
            </w:tcBorders>
            <w:shd w:val="clear" w:color="000000" w:fill="E2EFDA"/>
            <w:vAlign w:val="center"/>
            <w:hideMark/>
          </w:tcPr>
          <w:p w14:paraId="3CB77A53" w14:textId="363C2296"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20%</w:t>
            </w:r>
          </w:p>
        </w:tc>
        <w:tc>
          <w:tcPr>
            <w:tcW w:w="0" w:type="auto"/>
            <w:tcBorders>
              <w:top w:val="nil"/>
              <w:left w:val="nil"/>
              <w:bottom w:val="single" w:sz="4" w:space="0" w:color="auto"/>
              <w:right w:val="single" w:sz="4" w:space="0" w:color="auto"/>
            </w:tcBorders>
            <w:shd w:val="clear" w:color="000000" w:fill="F2F2F2"/>
            <w:vAlign w:val="center"/>
            <w:hideMark/>
          </w:tcPr>
          <w:p w14:paraId="65DC84FD" w14:textId="0EBBBAE2"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3,000.00 </w:t>
            </w:r>
          </w:p>
        </w:tc>
        <w:tc>
          <w:tcPr>
            <w:tcW w:w="0" w:type="auto"/>
            <w:tcBorders>
              <w:top w:val="nil"/>
              <w:left w:val="nil"/>
              <w:bottom w:val="single" w:sz="4" w:space="0" w:color="auto"/>
              <w:right w:val="single" w:sz="4" w:space="0" w:color="auto"/>
            </w:tcBorders>
            <w:shd w:val="clear" w:color="000000" w:fill="F2F2F2"/>
            <w:vAlign w:val="center"/>
            <w:hideMark/>
          </w:tcPr>
          <w:p w14:paraId="57E6B8A6" w14:textId="5350A1B0"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20.00 </w:t>
            </w:r>
          </w:p>
        </w:tc>
      </w:tr>
      <w:tr w:rsidR="002560C0" w:rsidRPr="008F39DC" w14:paraId="361A2399" w14:textId="77777777" w:rsidTr="002560C0">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33308950" w14:textId="77777777" w:rsidR="002560C0" w:rsidRPr="008F39DC" w:rsidRDefault="002560C0" w:rsidP="002560C0">
            <w:pPr>
              <w:spacing w:line="240" w:lineRule="auto"/>
              <w:jc w:val="right"/>
              <w:rPr>
                <w:rFonts w:ascii="Arial" w:eastAsia="Times New Roman" w:hAnsi="Arial"/>
                <w:color w:val="auto"/>
                <w:sz w:val="14"/>
                <w:szCs w:val="14"/>
                <w:lang w:eastAsia="en-GB"/>
              </w:rPr>
            </w:pPr>
            <w:proofErr w:type="spellStart"/>
            <w:r w:rsidRPr="008F39DC">
              <w:rPr>
                <w:rFonts w:ascii="Arial" w:eastAsia="Times New Roman" w:hAnsi="Arial"/>
                <w:color w:val="auto"/>
                <w:sz w:val="14"/>
                <w:szCs w:val="14"/>
                <w:lang w:eastAsia="en-GB"/>
              </w:rPr>
              <w:t>ReSoMal</w:t>
            </w:r>
            <w:proofErr w:type="spellEnd"/>
            <w:r w:rsidRPr="008F39DC">
              <w:rPr>
                <w:rFonts w:ascii="Arial" w:eastAsia="Times New Roman" w:hAnsi="Arial"/>
                <w:color w:val="auto"/>
                <w:sz w:val="14"/>
                <w:szCs w:val="14"/>
                <w:lang w:eastAsia="en-GB"/>
              </w:rPr>
              <w:t xml:space="preserve"> (for </w:t>
            </w:r>
            <w:proofErr w:type="gramStart"/>
            <w:r w:rsidRPr="008F39DC">
              <w:rPr>
                <w:rFonts w:ascii="Arial" w:eastAsia="Times New Roman" w:hAnsi="Arial"/>
                <w:color w:val="auto"/>
                <w:sz w:val="14"/>
                <w:szCs w:val="14"/>
                <w:lang w:eastAsia="en-GB"/>
              </w:rPr>
              <w:t>rehydration)  (</w:t>
            </w:r>
            <w:proofErr w:type="gramEnd"/>
            <w:r w:rsidRPr="008F39DC">
              <w:rPr>
                <w:rFonts w:ascii="Arial" w:eastAsia="Times New Roman" w:hAnsi="Arial"/>
                <w:color w:val="auto"/>
                <w:sz w:val="14"/>
                <w:szCs w:val="14"/>
                <w:lang w:eastAsia="en-GB"/>
              </w:rPr>
              <w:t>42g/</w:t>
            </w:r>
            <w:proofErr w:type="spellStart"/>
            <w:r w:rsidRPr="008F39DC">
              <w:rPr>
                <w:rFonts w:ascii="Arial" w:eastAsia="Times New Roman" w:hAnsi="Arial"/>
                <w:color w:val="auto"/>
                <w:sz w:val="14"/>
                <w:szCs w:val="14"/>
                <w:lang w:eastAsia="en-GB"/>
              </w:rPr>
              <w:t>satchet</w:t>
            </w:r>
            <w:proofErr w:type="spellEnd"/>
            <w:r w:rsidRPr="008F39DC">
              <w:rPr>
                <w:rFonts w:ascii="Arial" w:eastAsia="Times New Roman" w:hAnsi="Arial"/>
                <w:color w:val="auto"/>
                <w:sz w:val="14"/>
                <w:szCs w:val="14"/>
                <w:lang w:eastAsia="en-GB"/>
              </w:rPr>
              <w:t>/1ltr water)</w:t>
            </w:r>
          </w:p>
        </w:tc>
        <w:tc>
          <w:tcPr>
            <w:tcW w:w="0" w:type="auto"/>
            <w:tcBorders>
              <w:top w:val="nil"/>
              <w:left w:val="nil"/>
              <w:bottom w:val="single" w:sz="4" w:space="0" w:color="auto"/>
              <w:right w:val="single" w:sz="4" w:space="0" w:color="auto"/>
            </w:tcBorders>
            <w:shd w:val="clear" w:color="000000" w:fill="E2EFDA"/>
            <w:vAlign w:val="center"/>
            <w:hideMark/>
          </w:tcPr>
          <w:p w14:paraId="681094C8"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20</w:t>
            </w:r>
          </w:p>
        </w:tc>
        <w:tc>
          <w:tcPr>
            <w:tcW w:w="0" w:type="auto"/>
            <w:tcBorders>
              <w:top w:val="nil"/>
              <w:left w:val="nil"/>
              <w:bottom w:val="single" w:sz="4" w:space="0" w:color="auto"/>
              <w:right w:val="single" w:sz="4" w:space="0" w:color="auto"/>
            </w:tcBorders>
            <w:shd w:val="clear" w:color="000000" w:fill="E2EFDA"/>
            <w:vAlign w:val="center"/>
            <w:hideMark/>
          </w:tcPr>
          <w:p w14:paraId="363034A2"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0.025</w:t>
            </w:r>
          </w:p>
        </w:tc>
        <w:tc>
          <w:tcPr>
            <w:tcW w:w="0" w:type="auto"/>
            <w:tcBorders>
              <w:top w:val="nil"/>
              <w:left w:val="nil"/>
              <w:bottom w:val="single" w:sz="4" w:space="0" w:color="auto"/>
              <w:right w:val="single" w:sz="4" w:space="0" w:color="auto"/>
            </w:tcBorders>
            <w:shd w:val="clear" w:color="000000" w:fill="E2EFDA"/>
            <w:vAlign w:val="center"/>
            <w:hideMark/>
          </w:tcPr>
          <w:p w14:paraId="725FFBD9"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6</w:t>
            </w:r>
          </w:p>
        </w:tc>
        <w:tc>
          <w:tcPr>
            <w:tcW w:w="0" w:type="auto"/>
            <w:tcBorders>
              <w:top w:val="nil"/>
              <w:left w:val="nil"/>
              <w:bottom w:val="single" w:sz="4" w:space="0" w:color="auto"/>
              <w:right w:val="single" w:sz="4" w:space="0" w:color="auto"/>
            </w:tcBorders>
            <w:shd w:val="clear" w:color="000000" w:fill="E2EFDA"/>
            <w:vAlign w:val="center"/>
            <w:hideMark/>
          </w:tcPr>
          <w:p w14:paraId="674D9B3B"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F2F2F2"/>
            <w:vAlign w:val="center"/>
            <w:hideMark/>
          </w:tcPr>
          <w:p w14:paraId="274919C0" w14:textId="77777777" w:rsidR="002560C0" w:rsidRPr="008F39DC" w:rsidRDefault="002560C0" w:rsidP="002560C0">
            <w:pPr>
              <w:spacing w:line="240" w:lineRule="auto"/>
              <w:jc w:val="right"/>
              <w:rPr>
                <w:rFonts w:ascii="Arial" w:eastAsia="Times New Roman" w:hAnsi="Arial"/>
                <w:color w:val="auto"/>
                <w:sz w:val="14"/>
                <w:szCs w:val="14"/>
                <w:lang w:eastAsia="en-GB"/>
              </w:rPr>
            </w:pPr>
            <w:r w:rsidRPr="008F39DC">
              <w:rPr>
                <w:rFonts w:ascii="Arial" w:eastAsia="Times New Roman" w:hAnsi="Arial"/>
                <w:color w:val="auto"/>
                <w:sz w:val="14"/>
                <w:szCs w:val="14"/>
                <w:lang w:eastAsia="en-GB"/>
              </w:rPr>
              <w:t>0.15</w:t>
            </w:r>
          </w:p>
        </w:tc>
        <w:tc>
          <w:tcPr>
            <w:tcW w:w="0" w:type="auto"/>
            <w:tcBorders>
              <w:top w:val="nil"/>
              <w:left w:val="nil"/>
              <w:bottom w:val="single" w:sz="4" w:space="0" w:color="auto"/>
              <w:right w:val="single" w:sz="4" w:space="0" w:color="auto"/>
            </w:tcBorders>
            <w:shd w:val="clear" w:color="000000" w:fill="E2EFDA"/>
            <w:vAlign w:val="center"/>
            <w:hideMark/>
          </w:tcPr>
          <w:p w14:paraId="3A6DA322" w14:textId="5CF74BD9"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26.8350 </w:t>
            </w:r>
          </w:p>
        </w:tc>
        <w:tc>
          <w:tcPr>
            <w:tcW w:w="0" w:type="auto"/>
            <w:tcBorders>
              <w:top w:val="nil"/>
              <w:left w:val="nil"/>
              <w:bottom w:val="single" w:sz="4" w:space="0" w:color="auto"/>
              <w:right w:val="single" w:sz="4" w:space="0" w:color="auto"/>
            </w:tcBorders>
            <w:shd w:val="clear" w:color="000000" w:fill="F2F2F2"/>
            <w:vAlign w:val="center"/>
            <w:hideMark/>
          </w:tcPr>
          <w:p w14:paraId="1B1814AA" w14:textId="3FADD829"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0.8051 </w:t>
            </w:r>
          </w:p>
        </w:tc>
        <w:tc>
          <w:tcPr>
            <w:tcW w:w="0" w:type="auto"/>
            <w:tcBorders>
              <w:top w:val="nil"/>
              <w:left w:val="nil"/>
              <w:bottom w:val="single" w:sz="4" w:space="0" w:color="auto"/>
              <w:right w:val="single" w:sz="4" w:space="0" w:color="auto"/>
            </w:tcBorders>
            <w:shd w:val="clear" w:color="000000" w:fill="E2EFDA"/>
            <w:vAlign w:val="center"/>
            <w:hideMark/>
          </w:tcPr>
          <w:p w14:paraId="05DD71E9" w14:textId="425B003D"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20%</w:t>
            </w:r>
          </w:p>
        </w:tc>
        <w:tc>
          <w:tcPr>
            <w:tcW w:w="0" w:type="auto"/>
            <w:tcBorders>
              <w:top w:val="nil"/>
              <w:left w:val="nil"/>
              <w:bottom w:val="single" w:sz="4" w:space="0" w:color="auto"/>
              <w:right w:val="single" w:sz="4" w:space="0" w:color="auto"/>
            </w:tcBorders>
            <w:shd w:val="clear" w:color="000000" w:fill="F2F2F2"/>
            <w:vAlign w:val="center"/>
            <w:hideMark/>
          </w:tcPr>
          <w:p w14:paraId="1B67BB4F" w14:textId="7B821694"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0.97 </w:t>
            </w:r>
          </w:p>
        </w:tc>
        <w:tc>
          <w:tcPr>
            <w:tcW w:w="0" w:type="auto"/>
            <w:tcBorders>
              <w:top w:val="nil"/>
              <w:left w:val="nil"/>
              <w:bottom w:val="single" w:sz="4" w:space="0" w:color="auto"/>
              <w:right w:val="single" w:sz="4" w:space="0" w:color="auto"/>
            </w:tcBorders>
            <w:shd w:val="clear" w:color="000000" w:fill="F2F2F2"/>
            <w:vAlign w:val="center"/>
            <w:hideMark/>
          </w:tcPr>
          <w:p w14:paraId="758979FF" w14:textId="1B17514B" w:rsidR="002560C0" w:rsidRPr="002560C0" w:rsidRDefault="002560C0" w:rsidP="002560C0">
            <w:pPr>
              <w:spacing w:line="240" w:lineRule="auto"/>
              <w:jc w:val="right"/>
              <w:rPr>
                <w:rFonts w:ascii="Arial" w:eastAsia="Times New Roman" w:hAnsi="Arial"/>
                <w:color w:val="auto"/>
                <w:sz w:val="14"/>
                <w:szCs w:val="14"/>
                <w:lang w:eastAsia="en-GB"/>
              </w:rPr>
            </w:pPr>
            <w:r w:rsidRPr="002560C0">
              <w:rPr>
                <w:rFonts w:ascii="Arial" w:hAnsi="Arial"/>
                <w:sz w:val="14"/>
                <w:szCs w:val="14"/>
              </w:rPr>
              <w:t xml:space="preserve"> 0.01 </w:t>
            </w:r>
          </w:p>
        </w:tc>
      </w:tr>
      <w:tr w:rsidR="002560C0" w:rsidRPr="008F39DC" w14:paraId="61D06A76" w14:textId="77777777" w:rsidTr="002560C0">
        <w:trPr>
          <w:trHeight w:val="18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23D47715" w14:textId="0D8DC764" w:rsidR="002560C0" w:rsidRPr="008F39DC" w:rsidRDefault="002560C0" w:rsidP="002560C0">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28E91395" w14:textId="132710D6" w:rsidR="002560C0" w:rsidRPr="008F39DC" w:rsidRDefault="002560C0" w:rsidP="002560C0">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0BE55FD8" w14:textId="71292A78" w:rsidR="002560C0" w:rsidRPr="008F39DC" w:rsidRDefault="002560C0" w:rsidP="002560C0">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799A86B4" w14:textId="534F2D3C" w:rsidR="002560C0" w:rsidRPr="008F39DC" w:rsidRDefault="002560C0" w:rsidP="002560C0">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382EB229" w14:textId="1F874984" w:rsidR="002560C0" w:rsidRPr="008F39DC" w:rsidRDefault="002560C0" w:rsidP="002560C0">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727591A7" w14:textId="241C03F4" w:rsidR="002560C0" w:rsidRPr="008F39DC" w:rsidRDefault="002560C0" w:rsidP="002560C0">
            <w:pPr>
              <w:spacing w:line="240" w:lineRule="auto"/>
              <w:jc w:val="right"/>
              <w:rPr>
                <w:rFonts w:ascii="Arial" w:eastAsia="Times New Roman" w:hAnsi="Arial"/>
                <w:color w:val="auto"/>
                <w:sz w:val="14"/>
                <w:szCs w:val="14"/>
                <w:lang w:eastAsia="en-GB"/>
              </w:rPr>
            </w:pP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14:paraId="2361ADCE" w14:textId="327E1841" w:rsidR="002560C0" w:rsidRPr="002560C0" w:rsidRDefault="002560C0" w:rsidP="002560C0">
            <w:pPr>
              <w:spacing w:line="240" w:lineRule="auto"/>
              <w:jc w:val="right"/>
              <w:rPr>
                <w:rFonts w:ascii="Arial" w:eastAsia="Times New Roman" w:hAnsi="Arial"/>
                <w:b/>
                <w:bCs/>
                <w:color w:val="auto"/>
                <w:sz w:val="14"/>
                <w:szCs w:val="14"/>
                <w:lang w:eastAsia="en-GB"/>
              </w:rPr>
            </w:pPr>
            <w:r>
              <w:rPr>
                <w:rFonts w:ascii="Arial" w:hAnsi="Arial"/>
                <w:b/>
                <w:bCs/>
                <w:sz w:val="14"/>
                <w:szCs w:val="14"/>
              </w:rPr>
              <w:t>Total cost per average case</w:t>
            </w:r>
          </w:p>
        </w:tc>
        <w:tc>
          <w:tcPr>
            <w:tcW w:w="0" w:type="auto"/>
            <w:tcBorders>
              <w:top w:val="nil"/>
              <w:left w:val="nil"/>
              <w:bottom w:val="single" w:sz="4" w:space="0" w:color="auto"/>
              <w:right w:val="single" w:sz="4" w:space="0" w:color="auto"/>
            </w:tcBorders>
            <w:shd w:val="clear" w:color="auto" w:fill="auto"/>
            <w:vAlign w:val="center"/>
            <w:hideMark/>
          </w:tcPr>
          <w:p w14:paraId="75556E4E" w14:textId="6EB5A67F" w:rsidR="002560C0" w:rsidRPr="002560C0" w:rsidRDefault="002560C0" w:rsidP="002560C0">
            <w:pPr>
              <w:spacing w:line="240" w:lineRule="auto"/>
              <w:jc w:val="right"/>
              <w:rPr>
                <w:rFonts w:ascii="Arial" w:eastAsia="Times New Roman" w:hAnsi="Arial"/>
                <w:b/>
                <w:bCs/>
                <w:color w:val="auto"/>
                <w:sz w:val="14"/>
                <w:szCs w:val="14"/>
                <w:lang w:eastAsia="en-GB"/>
              </w:rPr>
            </w:pPr>
            <w:r>
              <w:rPr>
                <w:rFonts w:ascii="Arial" w:hAnsi="Arial"/>
                <w:b/>
                <w:bCs/>
                <w:sz w:val="14"/>
                <w:szCs w:val="14"/>
              </w:rPr>
              <w:t>4,877.84</w:t>
            </w:r>
          </w:p>
        </w:tc>
        <w:tc>
          <w:tcPr>
            <w:tcW w:w="0" w:type="auto"/>
            <w:tcBorders>
              <w:top w:val="nil"/>
              <w:left w:val="nil"/>
              <w:bottom w:val="single" w:sz="4" w:space="0" w:color="auto"/>
              <w:right w:val="single" w:sz="4" w:space="0" w:color="auto"/>
            </w:tcBorders>
            <w:shd w:val="clear" w:color="auto" w:fill="auto"/>
            <w:vAlign w:val="center"/>
            <w:hideMark/>
          </w:tcPr>
          <w:p w14:paraId="6975A88F" w14:textId="151DA731" w:rsidR="002560C0" w:rsidRPr="002560C0" w:rsidRDefault="002560C0" w:rsidP="002560C0">
            <w:pPr>
              <w:spacing w:line="240" w:lineRule="auto"/>
              <w:jc w:val="right"/>
              <w:rPr>
                <w:rFonts w:ascii="Arial" w:eastAsia="Times New Roman" w:hAnsi="Arial"/>
                <w:b/>
                <w:bCs/>
                <w:color w:val="auto"/>
                <w:sz w:val="14"/>
                <w:szCs w:val="14"/>
                <w:lang w:eastAsia="en-GB"/>
              </w:rPr>
            </w:pPr>
            <w:r>
              <w:rPr>
                <w:rFonts w:ascii="Arial" w:hAnsi="Arial"/>
                <w:b/>
                <w:bCs/>
                <w:sz w:val="14"/>
                <w:szCs w:val="14"/>
              </w:rPr>
              <w:t>32.52</w:t>
            </w:r>
          </w:p>
        </w:tc>
      </w:tr>
    </w:tbl>
    <w:p w14:paraId="0FDB3AD4" w14:textId="77777777" w:rsidR="00184677" w:rsidRDefault="00184677" w:rsidP="00CE0597">
      <w:pPr>
        <w:pStyle w:val="Normalnumbered"/>
        <w:numPr>
          <w:ilvl w:val="0"/>
          <w:numId w:val="0"/>
        </w:numPr>
      </w:pPr>
    </w:p>
    <w:p w14:paraId="46490949" w14:textId="25AC5839" w:rsidR="00F64F5F" w:rsidRDefault="001D6567" w:rsidP="00C96F4F">
      <w:pPr>
        <w:pStyle w:val="Normalnumbered"/>
      </w:pPr>
      <w:r w:rsidRPr="00953F1B">
        <w:rPr>
          <w:b/>
          <w:bCs/>
        </w:rPr>
        <w:t>Treatment of SAM without complications (SAM Outpatient)</w:t>
      </w:r>
      <w:r w:rsidR="009C61DE" w:rsidRPr="00953F1B">
        <w:rPr>
          <w:b/>
          <w:bCs/>
        </w:rPr>
        <w:t>.</w:t>
      </w:r>
      <w:r w:rsidR="009C61DE">
        <w:t xml:space="preserve"> </w:t>
      </w:r>
      <w:r w:rsidR="008D200D" w:rsidRPr="008D200D">
        <w:t>Children without complications and those discharged from inpatient care are managed with RUTF. Prescription is dependent on weight of the child. A child weighing 7-8.4kgs consumes 3 sachets of RUTF daily.</w:t>
      </w:r>
      <w:r w:rsidR="0031401C">
        <w:t xml:space="preserve"> T</w:t>
      </w:r>
      <w:r w:rsidR="008D200D" w:rsidRPr="008D200D">
        <w:t xml:space="preserve">aking into account an average length of stay to be </w:t>
      </w:r>
      <w:r w:rsidR="00D37DED">
        <w:t>60</w:t>
      </w:r>
      <w:r w:rsidR="008D200D" w:rsidRPr="008D200D">
        <w:t xml:space="preserve"> days, this child will consume a total of </w:t>
      </w:r>
      <w:r w:rsidR="00D37DED">
        <w:lastRenderedPageBreak/>
        <w:t>180</w:t>
      </w:r>
      <w:r w:rsidR="008D200D" w:rsidRPr="008D200D">
        <w:t xml:space="preserve"> sachets to recovery. Children who previously were not in the inpatient are prescribed amoxicillin </w:t>
      </w:r>
      <w:r w:rsidR="009C6148">
        <w:t xml:space="preserve">and </w:t>
      </w:r>
      <w:r w:rsidR="008D200D" w:rsidRPr="008D200D">
        <w:t>one dosage of Albendazole.</w:t>
      </w:r>
    </w:p>
    <w:p w14:paraId="43B462CC" w14:textId="2AA07BD7" w:rsidR="00AC20DC" w:rsidRDefault="007F0DAC" w:rsidP="00C96F4F">
      <w:pPr>
        <w:pStyle w:val="Normalnumbered"/>
      </w:pPr>
      <w:r w:rsidRPr="00C22577">
        <w:rPr>
          <w:b/>
          <w:bCs/>
        </w:rPr>
        <w:t xml:space="preserve">The estimate </w:t>
      </w:r>
      <w:r w:rsidR="00444CE4" w:rsidRPr="00C22577">
        <w:rPr>
          <w:b/>
          <w:bCs/>
        </w:rPr>
        <w:t xml:space="preserve">average unit cost for the treatment and management of </w:t>
      </w:r>
      <w:r w:rsidR="008B2185" w:rsidRPr="00C22577">
        <w:rPr>
          <w:b/>
          <w:bCs/>
        </w:rPr>
        <w:t xml:space="preserve">SAM </w:t>
      </w:r>
      <w:r w:rsidR="008772B0" w:rsidRPr="00C22577">
        <w:rPr>
          <w:b/>
          <w:bCs/>
        </w:rPr>
        <w:t xml:space="preserve">Outpatient is </w:t>
      </w:r>
      <w:r w:rsidR="008F59BE" w:rsidRPr="00C22577">
        <w:rPr>
          <w:b/>
          <w:bCs/>
        </w:rPr>
        <w:t xml:space="preserve">approximately US$ </w:t>
      </w:r>
      <w:ins w:id="77" w:author="davide de beni" w:date="2019-10-28T16:19:00Z">
        <w:r w:rsidR="003650F6">
          <w:rPr>
            <w:b/>
            <w:bCs/>
          </w:rPr>
          <w:t>65</w:t>
        </w:r>
      </w:ins>
      <w:del w:id="78" w:author="davide de beni" w:date="2019-10-28T16:19:00Z">
        <w:r w:rsidR="008F59BE" w:rsidRPr="00C22577" w:rsidDel="003650F6">
          <w:rPr>
            <w:b/>
            <w:bCs/>
          </w:rPr>
          <w:delText>65</w:delText>
        </w:r>
      </w:del>
      <w:r w:rsidR="008F59BE" w:rsidRPr="00C22577">
        <w:rPr>
          <w:b/>
          <w:bCs/>
        </w:rPr>
        <w:t xml:space="preserve"> (PKR </w:t>
      </w:r>
      <w:ins w:id="79" w:author="davide de beni" w:date="2019-10-28T16:19:00Z">
        <w:r w:rsidR="003650F6">
          <w:rPr>
            <w:b/>
            <w:bCs/>
          </w:rPr>
          <w:t>9,795</w:t>
        </w:r>
      </w:ins>
      <w:del w:id="80" w:author="davide de beni" w:date="2019-10-28T16:19:00Z">
        <w:r w:rsidR="008F59BE" w:rsidRPr="00C22577" w:rsidDel="003650F6">
          <w:rPr>
            <w:b/>
            <w:bCs/>
          </w:rPr>
          <w:delText>7,203</w:delText>
        </w:r>
      </w:del>
      <w:r w:rsidR="008F59BE" w:rsidRPr="00C22577">
        <w:rPr>
          <w:b/>
          <w:bCs/>
        </w:rPr>
        <w:t>)</w:t>
      </w:r>
      <w:r w:rsidR="00B35A24">
        <w:t xml:space="preserve">. RUTF accounts for </w:t>
      </w:r>
      <w:r w:rsidR="00E24969">
        <w:t xml:space="preserve">the majority of this cost and </w:t>
      </w:r>
      <w:r w:rsidR="006C2812">
        <w:t>include</w:t>
      </w:r>
      <w:r w:rsidR="00C22577">
        <w:t>s</w:t>
      </w:r>
      <w:r w:rsidR="00E24969">
        <w:t xml:space="preserve"> 20% mark-up for transportation and distribution. </w:t>
      </w:r>
      <w:r w:rsidR="008772B0">
        <w:t xml:space="preserve"> </w:t>
      </w:r>
    </w:p>
    <w:tbl>
      <w:tblPr>
        <w:tblW w:w="0" w:type="auto"/>
        <w:tblCellMar>
          <w:left w:w="0" w:type="dxa"/>
          <w:right w:w="0" w:type="dxa"/>
        </w:tblCellMar>
        <w:tblLook w:val="04A0" w:firstRow="1" w:lastRow="0" w:firstColumn="1" w:lastColumn="0" w:noHBand="0" w:noVBand="1"/>
      </w:tblPr>
      <w:tblGrid>
        <w:gridCol w:w="1655"/>
        <w:gridCol w:w="1293"/>
        <w:gridCol w:w="661"/>
        <w:gridCol w:w="549"/>
        <w:gridCol w:w="508"/>
        <w:gridCol w:w="508"/>
        <w:gridCol w:w="611"/>
        <w:gridCol w:w="1075"/>
        <w:gridCol w:w="810"/>
        <w:gridCol w:w="840"/>
        <w:gridCol w:w="840"/>
      </w:tblGrid>
      <w:tr w:rsidR="00C26A9E" w14:paraId="0EBE8888" w14:textId="77777777" w:rsidTr="00C26A9E">
        <w:trPr>
          <w:trHeight w:val="20"/>
        </w:trPr>
        <w:tc>
          <w:tcPr>
            <w:tcW w:w="0" w:type="auto"/>
            <w:gridSpan w:val="9"/>
            <w:tcBorders>
              <w:top w:val="single" w:sz="4" w:space="0" w:color="auto"/>
              <w:left w:val="single" w:sz="4" w:space="0" w:color="auto"/>
              <w:bottom w:val="single" w:sz="4" w:space="0" w:color="auto"/>
              <w:right w:val="single" w:sz="4" w:space="0" w:color="auto"/>
            </w:tcBorders>
            <w:shd w:val="clear" w:color="auto" w:fill="auto"/>
            <w:vAlign w:val="center"/>
            <w:hideMark/>
          </w:tcPr>
          <w:p w14:paraId="2176BEA9" w14:textId="1157E5F1" w:rsidR="00C26A9E" w:rsidRDefault="00C26A9E" w:rsidP="00C26A9E">
            <w:pPr>
              <w:jc w:val="left"/>
              <w:rPr>
                <w:rFonts w:ascii="Arial" w:hAnsi="Arial"/>
                <w:sz w:val="14"/>
                <w:szCs w:val="14"/>
              </w:rPr>
            </w:pPr>
            <w:r>
              <w:rPr>
                <w:rFonts w:ascii="Arial" w:hAnsi="Arial"/>
                <w:b/>
                <w:bCs/>
                <w:sz w:val="14"/>
                <w:szCs w:val="14"/>
              </w:rPr>
              <w:t>Management of severe acute malnutrition (SAM) - Outpatient</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37D2E10" w14:textId="58DC052B" w:rsidR="00C26A9E" w:rsidRDefault="00C26A9E" w:rsidP="00C26A9E">
            <w:pPr>
              <w:jc w:val="right"/>
              <w:rPr>
                <w:rFonts w:ascii="Arial" w:hAnsi="Arial"/>
                <w:i/>
                <w:iCs/>
                <w:sz w:val="14"/>
                <w:szCs w:val="14"/>
              </w:rPr>
            </w:pPr>
            <w:r>
              <w:rPr>
                <w:rFonts w:ascii="Arial" w:hAnsi="Arial"/>
                <w:i/>
                <w:iCs/>
                <w:sz w:val="14"/>
                <w:szCs w:val="14"/>
              </w:rPr>
              <w:t>Input Currency</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45CFF64" w14:textId="4162821F" w:rsidR="00C26A9E" w:rsidRDefault="00C26A9E" w:rsidP="00C26A9E">
            <w:pPr>
              <w:jc w:val="right"/>
              <w:rPr>
                <w:rFonts w:ascii="Arial" w:hAnsi="Arial"/>
                <w:i/>
                <w:iCs/>
                <w:sz w:val="14"/>
                <w:szCs w:val="14"/>
              </w:rPr>
            </w:pPr>
            <w:r>
              <w:rPr>
                <w:rFonts w:ascii="Arial" w:hAnsi="Arial"/>
                <w:i/>
                <w:iCs/>
                <w:sz w:val="14"/>
                <w:szCs w:val="14"/>
              </w:rPr>
              <w:t>Display Currency</w:t>
            </w:r>
          </w:p>
        </w:tc>
      </w:tr>
      <w:tr w:rsidR="00C26A9E" w14:paraId="5E3255D2" w14:textId="77777777" w:rsidTr="00C26A9E">
        <w:trPr>
          <w:trHeight w:val="269"/>
        </w:trPr>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E887DC8"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Drug/Supply</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54E3A39"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Percent receiving this aspect of the treatment</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51C6B01"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Number of units</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E41FE72"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Times per day</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4CB49A3"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Days per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25D4AD1C"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Units per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B01DC2B" w14:textId="7B26AFA8"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Unit cost FOB</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1684506" w14:textId="77777777"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Cost per average case FOB</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82CC421" w14:textId="77777777" w:rsidR="00C26A9E" w:rsidRPr="00CE0597" w:rsidRDefault="00C26A9E" w:rsidP="00CE0597">
            <w:pPr>
              <w:spacing w:line="240" w:lineRule="auto"/>
              <w:jc w:val="right"/>
              <w:rPr>
                <w:rFonts w:ascii="Arial" w:eastAsia="Times New Roman" w:hAnsi="Arial"/>
                <w:color w:val="auto"/>
                <w:sz w:val="14"/>
                <w:szCs w:val="14"/>
                <w:lang w:eastAsia="en-GB"/>
              </w:rPr>
            </w:pPr>
            <w:proofErr w:type="spellStart"/>
            <w:r w:rsidRPr="00CE0597">
              <w:rPr>
                <w:rFonts w:ascii="Arial" w:eastAsia="Times New Roman" w:hAnsi="Arial"/>
                <w:color w:val="auto"/>
                <w:sz w:val="14"/>
                <w:szCs w:val="14"/>
                <w:lang w:eastAsia="en-GB"/>
              </w:rPr>
              <w:t>Transp</w:t>
            </w:r>
            <w:proofErr w:type="spellEnd"/>
            <w:r w:rsidRPr="00CE0597">
              <w:rPr>
                <w:rFonts w:ascii="Arial" w:eastAsia="Times New Roman" w:hAnsi="Arial"/>
                <w:color w:val="auto"/>
                <w:sz w:val="14"/>
                <w:szCs w:val="14"/>
                <w:lang w:eastAsia="en-GB"/>
              </w:rPr>
              <w:t xml:space="preserve"> + </w:t>
            </w:r>
            <w:proofErr w:type="spellStart"/>
            <w:r w:rsidRPr="00CE0597">
              <w:rPr>
                <w:rFonts w:ascii="Arial" w:eastAsia="Times New Roman" w:hAnsi="Arial"/>
                <w:color w:val="auto"/>
                <w:sz w:val="14"/>
                <w:szCs w:val="14"/>
                <w:lang w:eastAsia="en-GB"/>
              </w:rPr>
              <w:t>Distrib</w:t>
            </w:r>
            <w:proofErr w:type="spellEnd"/>
            <w:r w:rsidRPr="00CE0597">
              <w:rPr>
                <w:rFonts w:ascii="Arial" w:eastAsia="Times New Roman" w:hAnsi="Arial"/>
                <w:color w:val="auto"/>
                <w:sz w:val="14"/>
                <w:szCs w:val="14"/>
                <w:lang w:eastAsia="en-GB"/>
              </w:rPr>
              <w:t>. (%)</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486D14BB" w14:textId="73A1F610"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Cost per average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BC1359C" w14:textId="1C80E295" w:rsidR="00C26A9E" w:rsidRPr="00CE0597" w:rsidRDefault="00C26A9E" w:rsidP="00CE0597">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Cost per average case</w:t>
            </w:r>
          </w:p>
        </w:tc>
      </w:tr>
      <w:tr w:rsidR="00C26A9E" w14:paraId="45BF36A6" w14:textId="77777777" w:rsidTr="00CE0597">
        <w:trPr>
          <w:trHeight w:val="272"/>
        </w:trPr>
        <w:tc>
          <w:tcPr>
            <w:tcW w:w="0" w:type="auto"/>
            <w:vMerge/>
            <w:tcBorders>
              <w:top w:val="nil"/>
              <w:left w:val="single" w:sz="4" w:space="0" w:color="auto"/>
              <w:bottom w:val="single" w:sz="4" w:space="0" w:color="auto"/>
              <w:right w:val="single" w:sz="4" w:space="0" w:color="auto"/>
            </w:tcBorders>
            <w:vAlign w:val="center"/>
            <w:hideMark/>
          </w:tcPr>
          <w:p w14:paraId="4C134350"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1A0A2EBA"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13AF672C"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4B15AF0B"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19E90B58"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1C64FA59"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68E4F7D4"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33047581"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4D1CA882"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5F796A7A" w14:textId="77777777" w:rsidR="00C26A9E" w:rsidRDefault="00C26A9E" w:rsidP="00C26A9E">
            <w:pPr>
              <w:jc w:val="right"/>
              <w:rPr>
                <w:rFonts w:ascii="Arial" w:hAnsi="Arial"/>
                <w:sz w:val="14"/>
                <w:szCs w:val="14"/>
              </w:rPr>
            </w:pPr>
          </w:p>
        </w:tc>
        <w:tc>
          <w:tcPr>
            <w:tcW w:w="0" w:type="auto"/>
            <w:vMerge/>
            <w:tcBorders>
              <w:top w:val="nil"/>
              <w:left w:val="single" w:sz="4" w:space="0" w:color="auto"/>
              <w:bottom w:val="single" w:sz="4" w:space="0" w:color="auto"/>
              <w:right w:val="single" w:sz="4" w:space="0" w:color="auto"/>
            </w:tcBorders>
            <w:vAlign w:val="center"/>
            <w:hideMark/>
          </w:tcPr>
          <w:p w14:paraId="4FF6AFB3" w14:textId="77777777" w:rsidR="00C26A9E" w:rsidRDefault="00C26A9E" w:rsidP="00C26A9E">
            <w:pPr>
              <w:jc w:val="right"/>
              <w:rPr>
                <w:rFonts w:ascii="Arial" w:hAnsi="Arial"/>
                <w:sz w:val="14"/>
                <w:szCs w:val="14"/>
              </w:rPr>
            </w:pPr>
          </w:p>
        </w:tc>
      </w:tr>
      <w:tr w:rsidR="00C26A9E" w14:paraId="33BF6C09" w14:textId="77777777" w:rsidTr="00C26A9E">
        <w:trPr>
          <w:trHeight w:val="2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3A0693A" w14:textId="17813B9C" w:rsidR="00C26A9E" w:rsidRDefault="00C26A9E" w:rsidP="00C26A9E">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4BF1B7A0" w14:textId="53D87C1A" w:rsidR="00C26A9E" w:rsidRDefault="00C26A9E" w:rsidP="00C26A9E">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131E6200" w14:textId="331DE6A2" w:rsidR="00C26A9E" w:rsidRDefault="00C26A9E" w:rsidP="00C26A9E">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0FA24A8F" w14:textId="1D25B1FD" w:rsidR="00C26A9E" w:rsidRDefault="00C26A9E" w:rsidP="00C26A9E">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6012F809" w14:textId="4A2A0848" w:rsidR="00C26A9E" w:rsidRDefault="00C26A9E" w:rsidP="00C26A9E">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52C251ED" w14:textId="498C9609" w:rsidR="00C26A9E" w:rsidRDefault="00C26A9E" w:rsidP="00C26A9E">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03CDD714" w14:textId="77777777" w:rsidR="00C26A9E" w:rsidRDefault="00C26A9E" w:rsidP="00C26A9E">
            <w:pPr>
              <w:jc w:val="right"/>
              <w:rPr>
                <w:rFonts w:ascii="Arial" w:hAnsi="Arial"/>
                <w:sz w:val="14"/>
                <w:szCs w:val="14"/>
              </w:rPr>
            </w:pPr>
            <w:r>
              <w:rPr>
                <w:rFonts w:ascii="Arial" w:hAnsi="Arial"/>
                <w:sz w:val="14"/>
                <w:szCs w:val="14"/>
              </w:rPr>
              <w:t>PKR</w:t>
            </w:r>
          </w:p>
        </w:tc>
        <w:tc>
          <w:tcPr>
            <w:tcW w:w="0" w:type="auto"/>
            <w:tcBorders>
              <w:top w:val="nil"/>
              <w:left w:val="nil"/>
              <w:bottom w:val="single" w:sz="4" w:space="0" w:color="auto"/>
              <w:right w:val="single" w:sz="4" w:space="0" w:color="auto"/>
            </w:tcBorders>
            <w:shd w:val="clear" w:color="auto" w:fill="auto"/>
            <w:vAlign w:val="center"/>
            <w:hideMark/>
          </w:tcPr>
          <w:p w14:paraId="0AC0D5EA" w14:textId="77777777" w:rsidR="00C26A9E" w:rsidRDefault="00C26A9E" w:rsidP="00C26A9E">
            <w:pPr>
              <w:jc w:val="right"/>
              <w:rPr>
                <w:rFonts w:ascii="Arial" w:hAnsi="Arial"/>
                <w:sz w:val="14"/>
                <w:szCs w:val="14"/>
              </w:rPr>
            </w:pPr>
            <w:r>
              <w:rPr>
                <w:rFonts w:ascii="Arial" w:hAnsi="Arial"/>
                <w:sz w:val="14"/>
                <w:szCs w:val="14"/>
              </w:rPr>
              <w:t>PKR</w:t>
            </w:r>
          </w:p>
        </w:tc>
        <w:tc>
          <w:tcPr>
            <w:tcW w:w="0" w:type="auto"/>
            <w:tcBorders>
              <w:top w:val="nil"/>
              <w:left w:val="nil"/>
              <w:bottom w:val="single" w:sz="4" w:space="0" w:color="auto"/>
              <w:right w:val="single" w:sz="4" w:space="0" w:color="auto"/>
            </w:tcBorders>
            <w:shd w:val="clear" w:color="auto" w:fill="auto"/>
            <w:vAlign w:val="center"/>
            <w:hideMark/>
          </w:tcPr>
          <w:p w14:paraId="22DB159A" w14:textId="3164B5FB" w:rsidR="00C26A9E" w:rsidRDefault="00C26A9E" w:rsidP="00C26A9E">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49D87323" w14:textId="246A2AC1" w:rsidR="00C26A9E" w:rsidRDefault="00C26A9E" w:rsidP="00C26A9E">
            <w:pPr>
              <w:jc w:val="right"/>
              <w:rPr>
                <w:rFonts w:ascii="Arial" w:hAnsi="Arial"/>
                <w:sz w:val="14"/>
                <w:szCs w:val="14"/>
              </w:rPr>
            </w:pPr>
            <w:r>
              <w:rPr>
                <w:rFonts w:ascii="Arial" w:hAnsi="Arial"/>
                <w:sz w:val="14"/>
                <w:szCs w:val="14"/>
              </w:rPr>
              <w:t>PKR</w:t>
            </w:r>
          </w:p>
        </w:tc>
        <w:tc>
          <w:tcPr>
            <w:tcW w:w="0" w:type="auto"/>
            <w:tcBorders>
              <w:top w:val="nil"/>
              <w:left w:val="nil"/>
              <w:bottom w:val="single" w:sz="4" w:space="0" w:color="auto"/>
              <w:right w:val="single" w:sz="4" w:space="0" w:color="auto"/>
            </w:tcBorders>
            <w:shd w:val="clear" w:color="auto" w:fill="auto"/>
            <w:vAlign w:val="center"/>
            <w:hideMark/>
          </w:tcPr>
          <w:p w14:paraId="0FC5D66A" w14:textId="77279948" w:rsidR="00C26A9E" w:rsidRDefault="00C26A9E" w:rsidP="00C26A9E">
            <w:pPr>
              <w:jc w:val="right"/>
              <w:rPr>
                <w:rFonts w:ascii="Arial" w:hAnsi="Arial"/>
                <w:sz w:val="14"/>
                <w:szCs w:val="14"/>
              </w:rPr>
            </w:pPr>
            <w:r>
              <w:rPr>
                <w:rFonts w:ascii="Arial" w:hAnsi="Arial"/>
                <w:sz w:val="14"/>
                <w:szCs w:val="14"/>
              </w:rPr>
              <w:t>USD</w:t>
            </w:r>
          </w:p>
        </w:tc>
      </w:tr>
      <w:tr w:rsidR="003650F6" w14:paraId="069C4D00" w14:textId="77777777" w:rsidTr="000E1441">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51A072B4" w14:textId="77777777" w:rsidR="003650F6" w:rsidRPr="00CE0597" w:rsidRDefault="003650F6" w:rsidP="003650F6">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 xml:space="preserve">Amoxicillin, </w:t>
            </w:r>
            <w:proofErr w:type="spellStart"/>
            <w:r w:rsidRPr="00CE0597">
              <w:rPr>
                <w:rFonts w:ascii="Arial" w:eastAsia="Times New Roman" w:hAnsi="Arial"/>
                <w:color w:val="auto"/>
                <w:sz w:val="14"/>
                <w:szCs w:val="14"/>
                <w:lang w:eastAsia="en-GB"/>
              </w:rPr>
              <w:t>pdr</w:t>
            </w:r>
            <w:proofErr w:type="spellEnd"/>
            <w:r w:rsidRPr="00CE0597">
              <w:rPr>
                <w:rFonts w:ascii="Arial" w:eastAsia="Times New Roman" w:hAnsi="Arial"/>
                <w:color w:val="auto"/>
                <w:sz w:val="14"/>
                <w:szCs w:val="14"/>
                <w:lang w:eastAsia="en-GB"/>
              </w:rPr>
              <w:t xml:space="preserve">/oral </w:t>
            </w:r>
            <w:proofErr w:type="spellStart"/>
            <w:r w:rsidRPr="00CE0597">
              <w:rPr>
                <w:rFonts w:ascii="Arial" w:eastAsia="Times New Roman" w:hAnsi="Arial"/>
                <w:color w:val="auto"/>
                <w:sz w:val="14"/>
                <w:szCs w:val="14"/>
                <w:lang w:eastAsia="en-GB"/>
              </w:rPr>
              <w:t>susp</w:t>
            </w:r>
            <w:proofErr w:type="spellEnd"/>
            <w:r w:rsidRPr="00CE0597">
              <w:rPr>
                <w:rFonts w:ascii="Arial" w:eastAsia="Times New Roman" w:hAnsi="Arial"/>
                <w:color w:val="auto"/>
                <w:sz w:val="14"/>
                <w:szCs w:val="14"/>
                <w:lang w:eastAsia="en-GB"/>
              </w:rPr>
              <w:t xml:space="preserve"> 125mg/5ml/BOT 100ml</w:t>
            </w:r>
          </w:p>
        </w:tc>
        <w:tc>
          <w:tcPr>
            <w:tcW w:w="0" w:type="auto"/>
            <w:tcBorders>
              <w:top w:val="nil"/>
              <w:left w:val="nil"/>
              <w:bottom w:val="single" w:sz="4" w:space="0" w:color="auto"/>
              <w:right w:val="single" w:sz="4" w:space="0" w:color="auto"/>
            </w:tcBorders>
            <w:shd w:val="clear" w:color="000000" w:fill="E2EFDA"/>
            <w:vAlign w:val="center"/>
            <w:hideMark/>
          </w:tcPr>
          <w:p w14:paraId="135D50A4" w14:textId="77777777" w:rsidR="003650F6" w:rsidRPr="00CE0597" w:rsidRDefault="003650F6" w:rsidP="003650F6">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100</w:t>
            </w:r>
          </w:p>
        </w:tc>
        <w:tc>
          <w:tcPr>
            <w:tcW w:w="0" w:type="auto"/>
            <w:tcBorders>
              <w:top w:val="nil"/>
              <w:left w:val="nil"/>
              <w:bottom w:val="single" w:sz="4" w:space="0" w:color="auto"/>
              <w:right w:val="single" w:sz="4" w:space="0" w:color="auto"/>
            </w:tcBorders>
            <w:shd w:val="clear" w:color="000000" w:fill="E2EFDA"/>
            <w:vAlign w:val="center"/>
            <w:hideMark/>
          </w:tcPr>
          <w:p w14:paraId="7DEB509B" w14:textId="77777777" w:rsidR="003650F6" w:rsidRPr="00CE0597" w:rsidRDefault="003650F6" w:rsidP="003650F6">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478050E1" w14:textId="77777777" w:rsidR="003650F6" w:rsidRPr="00CE0597" w:rsidRDefault="003650F6" w:rsidP="003650F6">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20ABAA45" w14:textId="77777777" w:rsidR="003650F6" w:rsidRPr="00CE0597" w:rsidRDefault="003650F6" w:rsidP="003650F6">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F2F2F2"/>
            <w:vAlign w:val="center"/>
            <w:hideMark/>
          </w:tcPr>
          <w:p w14:paraId="74AFED6F" w14:textId="77777777" w:rsidR="003650F6" w:rsidRPr="00CE0597" w:rsidRDefault="003650F6" w:rsidP="003650F6">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hideMark/>
          </w:tcPr>
          <w:p w14:paraId="1C34A965" w14:textId="19677000" w:rsidR="003650F6" w:rsidRPr="003650F6" w:rsidRDefault="003650F6" w:rsidP="003650F6">
            <w:pPr>
              <w:spacing w:line="240" w:lineRule="auto"/>
              <w:jc w:val="right"/>
              <w:rPr>
                <w:rFonts w:ascii="Arial" w:eastAsia="Times New Roman" w:hAnsi="Arial"/>
                <w:color w:val="auto"/>
                <w:sz w:val="14"/>
                <w:szCs w:val="14"/>
                <w:lang w:eastAsia="en-GB"/>
              </w:rPr>
            </w:pPr>
            <w:r w:rsidRPr="003650F6">
              <w:rPr>
                <w:rFonts w:ascii="Arial" w:hAnsi="Arial"/>
                <w:sz w:val="14"/>
                <w:szCs w:val="14"/>
              </w:rPr>
              <w:t xml:space="preserve"> 60.0 </w:t>
            </w:r>
          </w:p>
        </w:tc>
        <w:tc>
          <w:tcPr>
            <w:tcW w:w="0" w:type="auto"/>
            <w:tcBorders>
              <w:top w:val="nil"/>
              <w:left w:val="nil"/>
              <w:bottom w:val="single" w:sz="4" w:space="0" w:color="auto"/>
              <w:right w:val="single" w:sz="4" w:space="0" w:color="auto"/>
            </w:tcBorders>
            <w:shd w:val="clear" w:color="000000" w:fill="F2F2F2"/>
            <w:hideMark/>
          </w:tcPr>
          <w:p w14:paraId="2B535B17" w14:textId="32490494" w:rsidR="003650F6" w:rsidRPr="003650F6" w:rsidRDefault="003650F6" w:rsidP="003650F6">
            <w:pPr>
              <w:spacing w:line="240" w:lineRule="auto"/>
              <w:jc w:val="right"/>
              <w:rPr>
                <w:rFonts w:ascii="Arial" w:eastAsia="Times New Roman" w:hAnsi="Arial"/>
                <w:color w:val="auto"/>
                <w:sz w:val="14"/>
                <w:szCs w:val="14"/>
                <w:lang w:eastAsia="en-GB"/>
              </w:rPr>
            </w:pPr>
            <w:r w:rsidRPr="003650F6">
              <w:rPr>
                <w:rFonts w:ascii="Arial" w:hAnsi="Arial"/>
                <w:sz w:val="14"/>
                <w:szCs w:val="14"/>
              </w:rPr>
              <w:t xml:space="preserve"> 60.0 </w:t>
            </w:r>
          </w:p>
        </w:tc>
        <w:tc>
          <w:tcPr>
            <w:tcW w:w="0" w:type="auto"/>
            <w:tcBorders>
              <w:top w:val="nil"/>
              <w:left w:val="nil"/>
              <w:bottom w:val="single" w:sz="4" w:space="0" w:color="auto"/>
              <w:right w:val="single" w:sz="4" w:space="0" w:color="auto"/>
            </w:tcBorders>
            <w:shd w:val="clear" w:color="000000" w:fill="E2EFDA"/>
            <w:hideMark/>
          </w:tcPr>
          <w:p w14:paraId="37DA3B33" w14:textId="07529074" w:rsidR="003650F6" w:rsidRPr="003650F6" w:rsidRDefault="003650F6" w:rsidP="003650F6">
            <w:pPr>
              <w:spacing w:line="240" w:lineRule="auto"/>
              <w:jc w:val="right"/>
              <w:rPr>
                <w:rFonts w:ascii="Arial" w:eastAsia="Times New Roman" w:hAnsi="Arial"/>
                <w:color w:val="auto"/>
                <w:sz w:val="14"/>
                <w:szCs w:val="14"/>
                <w:lang w:eastAsia="en-GB"/>
              </w:rPr>
            </w:pPr>
            <w:r w:rsidRPr="003650F6">
              <w:rPr>
                <w:rFonts w:ascii="Arial" w:hAnsi="Arial"/>
                <w:sz w:val="14"/>
                <w:szCs w:val="14"/>
              </w:rPr>
              <w:t>20%</w:t>
            </w:r>
          </w:p>
        </w:tc>
        <w:tc>
          <w:tcPr>
            <w:tcW w:w="0" w:type="auto"/>
            <w:tcBorders>
              <w:top w:val="nil"/>
              <w:left w:val="nil"/>
              <w:bottom w:val="single" w:sz="4" w:space="0" w:color="auto"/>
              <w:right w:val="single" w:sz="4" w:space="0" w:color="auto"/>
            </w:tcBorders>
            <w:shd w:val="clear" w:color="000000" w:fill="F2F2F2"/>
            <w:hideMark/>
          </w:tcPr>
          <w:p w14:paraId="4A1DF60F" w14:textId="0F4ABBF9" w:rsidR="003650F6" w:rsidRPr="003650F6" w:rsidRDefault="003650F6" w:rsidP="003650F6">
            <w:pPr>
              <w:spacing w:line="240" w:lineRule="auto"/>
              <w:jc w:val="right"/>
              <w:rPr>
                <w:rFonts w:ascii="Arial" w:eastAsia="Times New Roman" w:hAnsi="Arial"/>
                <w:color w:val="auto"/>
                <w:sz w:val="14"/>
                <w:szCs w:val="14"/>
                <w:lang w:eastAsia="en-GB"/>
              </w:rPr>
            </w:pPr>
            <w:r w:rsidRPr="003650F6">
              <w:rPr>
                <w:rFonts w:ascii="Arial" w:hAnsi="Arial"/>
                <w:sz w:val="14"/>
                <w:szCs w:val="14"/>
              </w:rPr>
              <w:t xml:space="preserve"> 72.00 </w:t>
            </w:r>
          </w:p>
        </w:tc>
        <w:tc>
          <w:tcPr>
            <w:tcW w:w="0" w:type="auto"/>
            <w:tcBorders>
              <w:top w:val="nil"/>
              <w:left w:val="nil"/>
              <w:bottom w:val="single" w:sz="4" w:space="0" w:color="auto"/>
              <w:right w:val="single" w:sz="4" w:space="0" w:color="auto"/>
            </w:tcBorders>
            <w:shd w:val="clear" w:color="000000" w:fill="F2F2F2"/>
            <w:hideMark/>
          </w:tcPr>
          <w:p w14:paraId="7A7571D1" w14:textId="1ACBD509" w:rsidR="003650F6" w:rsidRPr="003650F6" w:rsidRDefault="003650F6" w:rsidP="003650F6">
            <w:pPr>
              <w:spacing w:line="240" w:lineRule="auto"/>
              <w:jc w:val="right"/>
              <w:rPr>
                <w:rFonts w:ascii="Arial" w:eastAsia="Times New Roman" w:hAnsi="Arial"/>
                <w:color w:val="auto"/>
                <w:sz w:val="14"/>
                <w:szCs w:val="14"/>
                <w:lang w:eastAsia="en-GB"/>
              </w:rPr>
            </w:pPr>
            <w:r w:rsidRPr="003650F6">
              <w:rPr>
                <w:rFonts w:ascii="Arial" w:hAnsi="Arial"/>
                <w:sz w:val="14"/>
                <w:szCs w:val="14"/>
              </w:rPr>
              <w:t xml:space="preserve"> 0.48 </w:t>
            </w:r>
          </w:p>
        </w:tc>
      </w:tr>
      <w:tr w:rsidR="003650F6" w14:paraId="50885DB3" w14:textId="77777777" w:rsidTr="000E1441">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3542A608" w14:textId="77777777" w:rsidR="003650F6" w:rsidRPr="00CE0597" w:rsidRDefault="003650F6" w:rsidP="003650F6">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Mebendazole, tablet, 500mg - PAC 100</w:t>
            </w:r>
          </w:p>
        </w:tc>
        <w:tc>
          <w:tcPr>
            <w:tcW w:w="0" w:type="auto"/>
            <w:tcBorders>
              <w:top w:val="nil"/>
              <w:left w:val="nil"/>
              <w:bottom w:val="single" w:sz="4" w:space="0" w:color="auto"/>
              <w:right w:val="single" w:sz="4" w:space="0" w:color="auto"/>
            </w:tcBorders>
            <w:shd w:val="clear" w:color="000000" w:fill="E2EFDA"/>
            <w:vAlign w:val="center"/>
            <w:hideMark/>
          </w:tcPr>
          <w:p w14:paraId="58E8611D" w14:textId="77777777" w:rsidR="003650F6" w:rsidRPr="00CE0597" w:rsidRDefault="003650F6" w:rsidP="003650F6">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91</w:t>
            </w:r>
          </w:p>
        </w:tc>
        <w:tc>
          <w:tcPr>
            <w:tcW w:w="0" w:type="auto"/>
            <w:tcBorders>
              <w:top w:val="nil"/>
              <w:left w:val="nil"/>
              <w:bottom w:val="single" w:sz="4" w:space="0" w:color="auto"/>
              <w:right w:val="single" w:sz="4" w:space="0" w:color="auto"/>
            </w:tcBorders>
            <w:shd w:val="clear" w:color="000000" w:fill="E2EFDA"/>
            <w:vAlign w:val="center"/>
            <w:hideMark/>
          </w:tcPr>
          <w:p w14:paraId="65E27810" w14:textId="77777777" w:rsidR="003650F6" w:rsidRPr="00CE0597" w:rsidRDefault="003650F6" w:rsidP="003650F6">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3C24F88C" w14:textId="77777777" w:rsidR="003650F6" w:rsidRPr="00CE0597" w:rsidRDefault="003650F6" w:rsidP="003650F6">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715FDA90" w14:textId="77777777" w:rsidR="003650F6" w:rsidRPr="00CE0597" w:rsidRDefault="003650F6" w:rsidP="003650F6">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F2F2F2"/>
            <w:vAlign w:val="center"/>
            <w:hideMark/>
          </w:tcPr>
          <w:p w14:paraId="0550C000" w14:textId="77777777" w:rsidR="003650F6" w:rsidRPr="00CE0597" w:rsidRDefault="003650F6" w:rsidP="003650F6">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hideMark/>
          </w:tcPr>
          <w:p w14:paraId="05E272E1" w14:textId="76CA04E2" w:rsidR="003650F6" w:rsidRPr="003650F6" w:rsidRDefault="003650F6" w:rsidP="003650F6">
            <w:pPr>
              <w:spacing w:line="240" w:lineRule="auto"/>
              <w:jc w:val="right"/>
              <w:rPr>
                <w:rFonts w:ascii="Arial" w:eastAsia="Times New Roman" w:hAnsi="Arial"/>
                <w:color w:val="auto"/>
                <w:sz w:val="14"/>
                <w:szCs w:val="14"/>
                <w:lang w:eastAsia="en-GB"/>
              </w:rPr>
            </w:pPr>
            <w:r w:rsidRPr="003650F6">
              <w:rPr>
                <w:rFonts w:ascii="Arial" w:hAnsi="Arial"/>
                <w:sz w:val="14"/>
                <w:szCs w:val="14"/>
              </w:rPr>
              <w:t xml:space="preserve"> 3.1 </w:t>
            </w:r>
          </w:p>
        </w:tc>
        <w:tc>
          <w:tcPr>
            <w:tcW w:w="0" w:type="auto"/>
            <w:tcBorders>
              <w:top w:val="nil"/>
              <w:left w:val="nil"/>
              <w:bottom w:val="single" w:sz="4" w:space="0" w:color="auto"/>
              <w:right w:val="single" w:sz="4" w:space="0" w:color="auto"/>
            </w:tcBorders>
            <w:shd w:val="clear" w:color="000000" w:fill="F2F2F2"/>
            <w:hideMark/>
          </w:tcPr>
          <w:p w14:paraId="5B5DE207" w14:textId="53DE2084" w:rsidR="003650F6" w:rsidRPr="003650F6" w:rsidRDefault="003650F6" w:rsidP="003650F6">
            <w:pPr>
              <w:spacing w:line="240" w:lineRule="auto"/>
              <w:jc w:val="right"/>
              <w:rPr>
                <w:rFonts w:ascii="Arial" w:eastAsia="Times New Roman" w:hAnsi="Arial"/>
                <w:color w:val="auto"/>
                <w:sz w:val="14"/>
                <w:szCs w:val="14"/>
                <w:lang w:eastAsia="en-GB"/>
              </w:rPr>
            </w:pPr>
            <w:r w:rsidRPr="003650F6">
              <w:rPr>
                <w:rFonts w:ascii="Arial" w:hAnsi="Arial"/>
                <w:sz w:val="14"/>
                <w:szCs w:val="14"/>
              </w:rPr>
              <w:t xml:space="preserve"> 2.8 </w:t>
            </w:r>
          </w:p>
        </w:tc>
        <w:tc>
          <w:tcPr>
            <w:tcW w:w="0" w:type="auto"/>
            <w:tcBorders>
              <w:top w:val="nil"/>
              <w:left w:val="nil"/>
              <w:bottom w:val="single" w:sz="4" w:space="0" w:color="auto"/>
              <w:right w:val="single" w:sz="4" w:space="0" w:color="auto"/>
            </w:tcBorders>
            <w:shd w:val="clear" w:color="000000" w:fill="E2EFDA"/>
            <w:hideMark/>
          </w:tcPr>
          <w:p w14:paraId="3BB4FA8A" w14:textId="05C4B0FB" w:rsidR="003650F6" w:rsidRPr="003650F6" w:rsidRDefault="003650F6" w:rsidP="003650F6">
            <w:pPr>
              <w:spacing w:line="240" w:lineRule="auto"/>
              <w:jc w:val="right"/>
              <w:rPr>
                <w:rFonts w:ascii="Arial" w:eastAsia="Times New Roman" w:hAnsi="Arial"/>
                <w:color w:val="auto"/>
                <w:sz w:val="14"/>
                <w:szCs w:val="14"/>
                <w:lang w:eastAsia="en-GB"/>
              </w:rPr>
            </w:pPr>
            <w:r w:rsidRPr="003650F6">
              <w:rPr>
                <w:rFonts w:ascii="Arial" w:hAnsi="Arial"/>
                <w:sz w:val="14"/>
                <w:szCs w:val="14"/>
              </w:rPr>
              <w:t>20%</w:t>
            </w:r>
          </w:p>
        </w:tc>
        <w:tc>
          <w:tcPr>
            <w:tcW w:w="0" w:type="auto"/>
            <w:tcBorders>
              <w:top w:val="nil"/>
              <w:left w:val="nil"/>
              <w:bottom w:val="single" w:sz="4" w:space="0" w:color="auto"/>
              <w:right w:val="single" w:sz="4" w:space="0" w:color="auto"/>
            </w:tcBorders>
            <w:shd w:val="clear" w:color="000000" w:fill="F2F2F2"/>
            <w:hideMark/>
          </w:tcPr>
          <w:p w14:paraId="28FC4B5D" w14:textId="0282FB5F" w:rsidR="003650F6" w:rsidRPr="003650F6" w:rsidRDefault="003650F6" w:rsidP="003650F6">
            <w:pPr>
              <w:spacing w:line="240" w:lineRule="auto"/>
              <w:jc w:val="right"/>
              <w:rPr>
                <w:rFonts w:ascii="Arial" w:eastAsia="Times New Roman" w:hAnsi="Arial"/>
                <w:color w:val="auto"/>
                <w:sz w:val="14"/>
                <w:szCs w:val="14"/>
                <w:lang w:eastAsia="en-GB"/>
              </w:rPr>
            </w:pPr>
            <w:r w:rsidRPr="003650F6">
              <w:rPr>
                <w:rFonts w:ascii="Arial" w:hAnsi="Arial"/>
                <w:sz w:val="14"/>
                <w:szCs w:val="14"/>
              </w:rPr>
              <w:t xml:space="preserve"> 3.33 </w:t>
            </w:r>
          </w:p>
        </w:tc>
        <w:tc>
          <w:tcPr>
            <w:tcW w:w="0" w:type="auto"/>
            <w:tcBorders>
              <w:top w:val="nil"/>
              <w:left w:val="nil"/>
              <w:bottom w:val="single" w:sz="4" w:space="0" w:color="auto"/>
              <w:right w:val="single" w:sz="4" w:space="0" w:color="auto"/>
            </w:tcBorders>
            <w:shd w:val="clear" w:color="000000" w:fill="F2F2F2"/>
            <w:hideMark/>
          </w:tcPr>
          <w:p w14:paraId="71E3F058" w14:textId="6437061C" w:rsidR="003650F6" w:rsidRPr="003650F6" w:rsidRDefault="003650F6" w:rsidP="003650F6">
            <w:pPr>
              <w:spacing w:line="240" w:lineRule="auto"/>
              <w:jc w:val="right"/>
              <w:rPr>
                <w:rFonts w:ascii="Arial" w:eastAsia="Times New Roman" w:hAnsi="Arial"/>
                <w:color w:val="auto"/>
                <w:sz w:val="14"/>
                <w:szCs w:val="14"/>
                <w:lang w:eastAsia="en-GB"/>
              </w:rPr>
            </w:pPr>
            <w:r w:rsidRPr="003650F6">
              <w:rPr>
                <w:rFonts w:ascii="Arial" w:hAnsi="Arial"/>
                <w:sz w:val="14"/>
                <w:szCs w:val="14"/>
              </w:rPr>
              <w:t xml:space="preserve"> 0.02 </w:t>
            </w:r>
          </w:p>
        </w:tc>
      </w:tr>
      <w:tr w:rsidR="003650F6" w14:paraId="00A16D72" w14:textId="77777777" w:rsidTr="000E1441">
        <w:trPr>
          <w:trHeight w:val="20"/>
        </w:trPr>
        <w:tc>
          <w:tcPr>
            <w:tcW w:w="0" w:type="auto"/>
            <w:tcBorders>
              <w:top w:val="nil"/>
              <w:left w:val="single" w:sz="4" w:space="0" w:color="auto"/>
              <w:bottom w:val="single" w:sz="4" w:space="0" w:color="auto"/>
              <w:right w:val="single" w:sz="4" w:space="0" w:color="auto"/>
            </w:tcBorders>
            <w:shd w:val="clear" w:color="000000" w:fill="E2EFDA"/>
            <w:vAlign w:val="center"/>
            <w:hideMark/>
          </w:tcPr>
          <w:p w14:paraId="1A7F6E14" w14:textId="77777777" w:rsidR="003650F6" w:rsidRPr="00CE0597" w:rsidRDefault="003650F6" w:rsidP="003650F6">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Ready-to-use Therapeutic Food (RUTF)</w:t>
            </w:r>
          </w:p>
        </w:tc>
        <w:tc>
          <w:tcPr>
            <w:tcW w:w="0" w:type="auto"/>
            <w:tcBorders>
              <w:top w:val="nil"/>
              <w:left w:val="nil"/>
              <w:bottom w:val="single" w:sz="4" w:space="0" w:color="auto"/>
              <w:right w:val="single" w:sz="4" w:space="0" w:color="auto"/>
            </w:tcBorders>
            <w:shd w:val="clear" w:color="000000" w:fill="E2EFDA"/>
            <w:vAlign w:val="center"/>
            <w:hideMark/>
          </w:tcPr>
          <w:p w14:paraId="25AEA4C6" w14:textId="77777777" w:rsidR="003650F6" w:rsidRPr="00CE0597" w:rsidRDefault="003650F6" w:rsidP="003650F6">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100</w:t>
            </w:r>
          </w:p>
        </w:tc>
        <w:tc>
          <w:tcPr>
            <w:tcW w:w="0" w:type="auto"/>
            <w:tcBorders>
              <w:top w:val="nil"/>
              <w:left w:val="nil"/>
              <w:bottom w:val="single" w:sz="4" w:space="0" w:color="auto"/>
              <w:right w:val="single" w:sz="4" w:space="0" w:color="auto"/>
            </w:tcBorders>
            <w:shd w:val="clear" w:color="000000" w:fill="E2EFDA"/>
            <w:vAlign w:val="center"/>
            <w:hideMark/>
          </w:tcPr>
          <w:p w14:paraId="37F3F98D" w14:textId="77777777" w:rsidR="003650F6" w:rsidRPr="00CE0597" w:rsidRDefault="003650F6" w:rsidP="003650F6">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25B963DA" w14:textId="77777777" w:rsidR="003650F6" w:rsidRPr="00CE0597" w:rsidRDefault="003650F6" w:rsidP="003650F6">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3</w:t>
            </w:r>
          </w:p>
        </w:tc>
        <w:tc>
          <w:tcPr>
            <w:tcW w:w="0" w:type="auto"/>
            <w:tcBorders>
              <w:top w:val="nil"/>
              <w:left w:val="nil"/>
              <w:bottom w:val="single" w:sz="4" w:space="0" w:color="auto"/>
              <w:right w:val="single" w:sz="4" w:space="0" w:color="auto"/>
            </w:tcBorders>
            <w:shd w:val="clear" w:color="000000" w:fill="E2EFDA"/>
            <w:vAlign w:val="center"/>
            <w:hideMark/>
          </w:tcPr>
          <w:p w14:paraId="54385C90" w14:textId="77777777" w:rsidR="003650F6" w:rsidRPr="00CE0597" w:rsidRDefault="003650F6" w:rsidP="003650F6">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60</w:t>
            </w:r>
          </w:p>
        </w:tc>
        <w:tc>
          <w:tcPr>
            <w:tcW w:w="0" w:type="auto"/>
            <w:tcBorders>
              <w:top w:val="nil"/>
              <w:left w:val="nil"/>
              <w:bottom w:val="single" w:sz="4" w:space="0" w:color="auto"/>
              <w:right w:val="single" w:sz="4" w:space="0" w:color="auto"/>
            </w:tcBorders>
            <w:shd w:val="clear" w:color="000000" w:fill="F2F2F2"/>
            <w:vAlign w:val="center"/>
            <w:hideMark/>
          </w:tcPr>
          <w:p w14:paraId="1143ED43" w14:textId="77777777" w:rsidR="003650F6" w:rsidRPr="00CE0597" w:rsidRDefault="003650F6" w:rsidP="003650F6">
            <w:pPr>
              <w:spacing w:line="240" w:lineRule="auto"/>
              <w:jc w:val="right"/>
              <w:rPr>
                <w:rFonts w:ascii="Arial" w:eastAsia="Times New Roman" w:hAnsi="Arial"/>
                <w:color w:val="auto"/>
                <w:sz w:val="14"/>
                <w:szCs w:val="14"/>
                <w:lang w:eastAsia="en-GB"/>
              </w:rPr>
            </w:pPr>
            <w:r w:rsidRPr="00CE0597">
              <w:rPr>
                <w:rFonts w:ascii="Arial" w:eastAsia="Times New Roman" w:hAnsi="Arial"/>
                <w:color w:val="auto"/>
                <w:sz w:val="14"/>
                <w:szCs w:val="14"/>
                <w:lang w:eastAsia="en-GB"/>
              </w:rPr>
              <w:t>180</w:t>
            </w:r>
          </w:p>
        </w:tc>
        <w:tc>
          <w:tcPr>
            <w:tcW w:w="0" w:type="auto"/>
            <w:tcBorders>
              <w:top w:val="nil"/>
              <w:left w:val="nil"/>
              <w:bottom w:val="single" w:sz="4" w:space="0" w:color="auto"/>
              <w:right w:val="single" w:sz="4" w:space="0" w:color="auto"/>
            </w:tcBorders>
            <w:shd w:val="clear" w:color="000000" w:fill="E2EFDA"/>
            <w:hideMark/>
          </w:tcPr>
          <w:p w14:paraId="75F1DADC" w14:textId="42A7FFBE" w:rsidR="003650F6" w:rsidRPr="003650F6" w:rsidRDefault="003650F6" w:rsidP="003650F6">
            <w:pPr>
              <w:spacing w:line="240" w:lineRule="auto"/>
              <w:jc w:val="right"/>
              <w:rPr>
                <w:rFonts w:ascii="Arial" w:eastAsia="Times New Roman" w:hAnsi="Arial"/>
                <w:color w:val="auto"/>
                <w:sz w:val="14"/>
                <w:szCs w:val="14"/>
                <w:lang w:eastAsia="en-GB"/>
              </w:rPr>
            </w:pPr>
            <w:r w:rsidRPr="003650F6">
              <w:rPr>
                <w:rFonts w:ascii="Arial" w:hAnsi="Arial"/>
                <w:sz w:val="14"/>
                <w:szCs w:val="14"/>
              </w:rPr>
              <w:t xml:space="preserve"> 45.0 </w:t>
            </w:r>
          </w:p>
        </w:tc>
        <w:tc>
          <w:tcPr>
            <w:tcW w:w="0" w:type="auto"/>
            <w:tcBorders>
              <w:top w:val="nil"/>
              <w:left w:val="nil"/>
              <w:bottom w:val="single" w:sz="4" w:space="0" w:color="auto"/>
              <w:right w:val="single" w:sz="4" w:space="0" w:color="auto"/>
            </w:tcBorders>
            <w:shd w:val="clear" w:color="000000" w:fill="F2F2F2"/>
            <w:hideMark/>
          </w:tcPr>
          <w:p w14:paraId="5A661A9D" w14:textId="38C379C0" w:rsidR="003650F6" w:rsidRPr="003650F6" w:rsidRDefault="003650F6" w:rsidP="003650F6">
            <w:pPr>
              <w:spacing w:line="240" w:lineRule="auto"/>
              <w:jc w:val="right"/>
              <w:rPr>
                <w:rFonts w:ascii="Arial" w:eastAsia="Times New Roman" w:hAnsi="Arial"/>
                <w:color w:val="auto"/>
                <w:sz w:val="14"/>
                <w:szCs w:val="14"/>
                <w:lang w:eastAsia="en-GB"/>
              </w:rPr>
            </w:pPr>
            <w:r w:rsidRPr="003650F6">
              <w:rPr>
                <w:rFonts w:ascii="Arial" w:hAnsi="Arial"/>
                <w:sz w:val="14"/>
                <w:szCs w:val="14"/>
              </w:rPr>
              <w:t xml:space="preserve"> 8,100.0 </w:t>
            </w:r>
          </w:p>
        </w:tc>
        <w:tc>
          <w:tcPr>
            <w:tcW w:w="0" w:type="auto"/>
            <w:tcBorders>
              <w:top w:val="nil"/>
              <w:left w:val="nil"/>
              <w:bottom w:val="single" w:sz="4" w:space="0" w:color="auto"/>
              <w:right w:val="single" w:sz="4" w:space="0" w:color="auto"/>
            </w:tcBorders>
            <w:shd w:val="clear" w:color="000000" w:fill="E2EFDA"/>
            <w:hideMark/>
          </w:tcPr>
          <w:p w14:paraId="1A17DA12" w14:textId="515A6321" w:rsidR="003650F6" w:rsidRPr="003650F6" w:rsidRDefault="003650F6" w:rsidP="003650F6">
            <w:pPr>
              <w:spacing w:line="240" w:lineRule="auto"/>
              <w:jc w:val="right"/>
              <w:rPr>
                <w:rFonts w:ascii="Arial" w:eastAsia="Times New Roman" w:hAnsi="Arial"/>
                <w:color w:val="auto"/>
                <w:sz w:val="14"/>
                <w:szCs w:val="14"/>
                <w:lang w:eastAsia="en-GB"/>
              </w:rPr>
            </w:pPr>
            <w:r w:rsidRPr="003650F6">
              <w:rPr>
                <w:rFonts w:ascii="Arial" w:hAnsi="Arial"/>
                <w:sz w:val="14"/>
                <w:szCs w:val="14"/>
              </w:rPr>
              <w:t>20%</w:t>
            </w:r>
          </w:p>
        </w:tc>
        <w:tc>
          <w:tcPr>
            <w:tcW w:w="0" w:type="auto"/>
            <w:tcBorders>
              <w:top w:val="nil"/>
              <w:left w:val="nil"/>
              <w:bottom w:val="single" w:sz="4" w:space="0" w:color="auto"/>
              <w:right w:val="single" w:sz="4" w:space="0" w:color="auto"/>
            </w:tcBorders>
            <w:shd w:val="clear" w:color="000000" w:fill="F2F2F2"/>
            <w:hideMark/>
          </w:tcPr>
          <w:p w14:paraId="2015A0A2" w14:textId="0C1C18F8" w:rsidR="003650F6" w:rsidRPr="003650F6" w:rsidRDefault="003650F6" w:rsidP="003650F6">
            <w:pPr>
              <w:spacing w:line="240" w:lineRule="auto"/>
              <w:jc w:val="right"/>
              <w:rPr>
                <w:rFonts w:ascii="Arial" w:eastAsia="Times New Roman" w:hAnsi="Arial"/>
                <w:color w:val="auto"/>
                <w:sz w:val="14"/>
                <w:szCs w:val="14"/>
                <w:lang w:eastAsia="en-GB"/>
              </w:rPr>
            </w:pPr>
            <w:r w:rsidRPr="003650F6">
              <w:rPr>
                <w:rFonts w:ascii="Arial" w:hAnsi="Arial"/>
                <w:sz w:val="14"/>
                <w:szCs w:val="14"/>
              </w:rPr>
              <w:t xml:space="preserve"> 9,720.00 </w:t>
            </w:r>
          </w:p>
        </w:tc>
        <w:tc>
          <w:tcPr>
            <w:tcW w:w="0" w:type="auto"/>
            <w:tcBorders>
              <w:top w:val="nil"/>
              <w:left w:val="nil"/>
              <w:bottom w:val="single" w:sz="4" w:space="0" w:color="auto"/>
              <w:right w:val="single" w:sz="4" w:space="0" w:color="auto"/>
            </w:tcBorders>
            <w:shd w:val="clear" w:color="000000" w:fill="F2F2F2"/>
            <w:hideMark/>
          </w:tcPr>
          <w:p w14:paraId="78C03440" w14:textId="0A0B9CC4" w:rsidR="003650F6" w:rsidRPr="003650F6" w:rsidRDefault="003650F6" w:rsidP="003650F6">
            <w:pPr>
              <w:spacing w:line="240" w:lineRule="auto"/>
              <w:jc w:val="right"/>
              <w:rPr>
                <w:rFonts w:ascii="Arial" w:eastAsia="Times New Roman" w:hAnsi="Arial"/>
                <w:color w:val="auto"/>
                <w:sz w:val="14"/>
                <w:szCs w:val="14"/>
                <w:lang w:eastAsia="en-GB"/>
              </w:rPr>
            </w:pPr>
            <w:r w:rsidRPr="003650F6">
              <w:rPr>
                <w:rFonts w:ascii="Arial" w:hAnsi="Arial"/>
                <w:sz w:val="14"/>
                <w:szCs w:val="14"/>
              </w:rPr>
              <w:t xml:space="preserve"> 64.80 </w:t>
            </w:r>
          </w:p>
        </w:tc>
      </w:tr>
      <w:tr w:rsidR="003650F6" w14:paraId="5D16AEB4" w14:textId="77777777" w:rsidTr="000E1441">
        <w:trPr>
          <w:trHeight w:val="2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BF05AFF" w14:textId="28163AF3" w:rsidR="003650F6" w:rsidRDefault="003650F6" w:rsidP="003650F6">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5EDFC566" w14:textId="77E04A46" w:rsidR="003650F6" w:rsidRDefault="003650F6" w:rsidP="003650F6">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49A4BA6A" w14:textId="728E6300" w:rsidR="003650F6" w:rsidRDefault="003650F6" w:rsidP="003650F6">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4F903E9C" w14:textId="5B78F5B4" w:rsidR="003650F6" w:rsidRDefault="003650F6" w:rsidP="003650F6">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6BBED929" w14:textId="4A76DA39" w:rsidR="003650F6" w:rsidRDefault="003650F6" w:rsidP="003650F6">
            <w:pPr>
              <w:jc w:val="right"/>
              <w:rPr>
                <w:rFonts w:ascii="Arial" w:hAnsi="Arial"/>
                <w:sz w:val="14"/>
                <w:szCs w:val="14"/>
              </w:rPr>
            </w:pPr>
          </w:p>
        </w:tc>
        <w:tc>
          <w:tcPr>
            <w:tcW w:w="0" w:type="auto"/>
            <w:tcBorders>
              <w:top w:val="nil"/>
              <w:left w:val="nil"/>
              <w:bottom w:val="single" w:sz="4" w:space="0" w:color="auto"/>
              <w:right w:val="single" w:sz="4" w:space="0" w:color="auto"/>
            </w:tcBorders>
            <w:shd w:val="clear" w:color="auto" w:fill="auto"/>
            <w:vAlign w:val="center"/>
            <w:hideMark/>
          </w:tcPr>
          <w:p w14:paraId="139DE8B7" w14:textId="4C9EA2C2" w:rsidR="003650F6" w:rsidRDefault="003650F6" w:rsidP="003650F6">
            <w:pPr>
              <w:jc w:val="right"/>
              <w:rPr>
                <w:rFonts w:ascii="Arial" w:hAnsi="Arial"/>
                <w:sz w:val="14"/>
                <w:szCs w:val="14"/>
              </w:rPr>
            </w:pP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14:paraId="2BF580D5" w14:textId="58C788F9" w:rsidR="003650F6" w:rsidRDefault="003650F6" w:rsidP="003650F6">
            <w:pPr>
              <w:jc w:val="right"/>
              <w:rPr>
                <w:rFonts w:ascii="Arial" w:hAnsi="Arial"/>
                <w:b/>
                <w:bCs/>
                <w:sz w:val="14"/>
                <w:szCs w:val="14"/>
              </w:rPr>
            </w:pPr>
            <w:r>
              <w:rPr>
                <w:rFonts w:ascii="Arial" w:hAnsi="Arial"/>
                <w:b/>
                <w:bCs/>
                <w:sz w:val="14"/>
                <w:szCs w:val="14"/>
              </w:rPr>
              <w:t>Total cost per average case</w:t>
            </w:r>
          </w:p>
        </w:tc>
        <w:tc>
          <w:tcPr>
            <w:tcW w:w="0" w:type="auto"/>
            <w:tcBorders>
              <w:top w:val="nil"/>
              <w:left w:val="nil"/>
              <w:bottom w:val="single" w:sz="4" w:space="0" w:color="auto"/>
              <w:right w:val="single" w:sz="4" w:space="0" w:color="auto"/>
            </w:tcBorders>
            <w:shd w:val="clear" w:color="auto" w:fill="auto"/>
            <w:hideMark/>
          </w:tcPr>
          <w:p w14:paraId="045C48BE" w14:textId="6AE31EBB" w:rsidR="003650F6" w:rsidRPr="003650F6" w:rsidRDefault="003650F6" w:rsidP="003650F6">
            <w:pPr>
              <w:jc w:val="right"/>
              <w:rPr>
                <w:rFonts w:ascii="Arial" w:hAnsi="Arial"/>
                <w:b/>
                <w:bCs/>
                <w:sz w:val="14"/>
                <w:szCs w:val="14"/>
              </w:rPr>
            </w:pPr>
            <w:r w:rsidRPr="003650F6">
              <w:rPr>
                <w:rFonts w:ascii="Arial" w:hAnsi="Arial"/>
                <w:b/>
                <w:bCs/>
                <w:sz w:val="14"/>
                <w:szCs w:val="14"/>
              </w:rPr>
              <w:t xml:space="preserve"> 9,795.33 </w:t>
            </w:r>
          </w:p>
        </w:tc>
        <w:tc>
          <w:tcPr>
            <w:tcW w:w="0" w:type="auto"/>
            <w:tcBorders>
              <w:top w:val="nil"/>
              <w:left w:val="nil"/>
              <w:bottom w:val="single" w:sz="4" w:space="0" w:color="auto"/>
              <w:right w:val="single" w:sz="4" w:space="0" w:color="auto"/>
            </w:tcBorders>
            <w:shd w:val="clear" w:color="auto" w:fill="auto"/>
            <w:hideMark/>
          </w:tcPr>
          <w:p w14:paraId="635F60EF" w14:textId="0722BCD5" w:rsidR="003650F6" w:rsidRPr="003650F6" w:rsidRDefault="003650F6" w:rsidP="003650F6">
            <w:pPr>
              <w:jc w:val="right"/>
              <w:rPr>
                <w:rFonts w:ascii="Arial" w:hAnsi="Arial"/>
                <w:b/>
                <w:bCs/>
                <w:sz w:val="14"/>
                <w:szCs w:val="14"/>
              </w:rPr>
            </w:pPr>
            <w:r w:rsidRPr="003650F6">
              <w:rPr>
                <w:rFonts w:ascii="Arial" w:hAnsi="Arial"/>
                <w:b/>
                <w:bCs/>
                <w:sz w:val="14"/>
                <w:szCs w:val="14"/>
              </w:rPr>
              <w:t xml:space="preserve"> 65.30 </w:t>
            </w:r>
          </w:p>
        </w:tc>
      </w:tr>
    </w:tbl>
    <w:p w14:paraId="5B7F861E" w14:textId="10A1DB89" w:rsidR="00F64F5F" w:rsidRDefault="00C26A9E" w:rsidP="00CE0597">
      <w:pPr>
        <w:pStyle w:val="Normalnumbered"/>
        <w:numPr>
          <w:ilvl w:val="0"/>
          <w:numId w:val="0"/>
        </w:numPr>
      </w:pPr>
      <w:r w:rsidRPr="0031401C">
        <w:rPr>
          <w:noProof/>
        </w:rPr>
        <w:t xml:space="preserve"> </w:t>
      </w:r>
    </w:p>
    <w:p w14:paraId="66B09908" w14:textId="22994B88" w:rsidR="0048250B" w:rsidRPr="0048250B" w:rsidRDefault="0077082B" w:rsidP="003251B6">
      <w:pPr>
        <w:pStyle w:val="Normalnumbered"/>
        <w:rPr>
          <w:b/>
          <w:bCs/>
        </w:rPr>
      </w:pPr>
      <w:r w:rsidRPr="00CC3470">
        <w:rPr>
          <w:b/>
          <w:bCs/>
        </w:rPr>
        <w:t xml:space="preserve">Programme costs </w:t>
      </w:r>
      <w:r w:rsidR="00A9439C" w:rsidRPr="00CC3470">
        <w:rPr>
          <w:b/>
          <w:bCs/>
        </w:rPr>
        <w:t>f</w:t>
      </w:r>
      <w:r w:rsidR="00E56E68" w:rsidRPr="00CC3470">
        <w:rPr>
          <w:b/>
          <w:bCs/>
        </w:rPr>
        <w:t xml:space="preserve">or the treatment of SAM were computed from </w:t>
      </w:r>
      <w:r w:rsidR="005F7EDB" w:rsidRPr="00CC3470">
        <w:rPr>
          <w:b/>
          <w:bCs/>
        </w:rPr>
        <w:t>actual financial reports obtained from the NSP for the period 2015 to 2019.</w:t>
      </w:r>
      <w:r w:rsidR="005F7EDB">
        <w:t xml:space="preserve"> </w:t>
      </w:r>
      <w:r w:rsidR="0049045E">
        <w:t xml:space="preserve">Programme costs </w:t>
      </w:r>
      <w:r w:rsidR="0026010D">
        <w:t xml:space="preserve">includes </w:t>
      </w:r>
      <w:r w:rsidR="00CC3470">
        <w:t xml:space="preserve">direct </w:t>
      </w:r>
      <w:r w:rsidR="0026010D">
        <w:t>salaries</w:t>
      </w:r>
      <w:r w:rsidR="00DD2CE5">
        <w:t xml:space="preserve">, training costs, </w:t>
      </w:r>
      <w:r w:rsidR="00213686">
        <w:t xml:space="preserve">and </w:t>
      </w:r>
      <w:r w:rsidR="00CC3470">
        <w:t xml:space="preserve">other </w:t>
      </w:r>
      <w:r w:rsidR="00213686" w:rsidRPr="00213686">
        <w:t>allocations of shared programme activities such as personnel not directly implementing the intervention, supervision, monitoring and evaluation, communication, advocacy and general programme management.</w:t>
      </w:r>
      <w:r w:rsidR="00D01838">
        <w:t xml:space="preserve"> From the NSP financial reports, </w:t>
      </w:r>
      <w:r w:rsidR="00FF26CD">
        <w:t>the percentage of programme costs over the cost</w:t>
      </w:r>
      <w:r w:rsidR="00930D7B">
        <w:t>s</w:t>
      </w:r>
      <w:r w:rsidR="00FF26CD">
        <w:t xml:space="preserve"> </w:t>
      </w:r>
      <w:r w:rsidR="004D018F">
        <w:t xml:space="preserve">for drug and medical supplies was calculated for each of the nine districts. The average was </w:t>
      </w:r>
      <w:r w:rsidR="00ED2AA2">
        <w:t>used to estimate the total unit costs per average case for the treat</w:t>
      </w:r>
      <w:r w:rsidR="00753BD4">
        <w:t>ment of SAM</w:t>
      </w:r>
      <w:r w:rsidR="004F328A">
        <w:t xml:space="preserve">: </w:t>
      </w:r>
      <w:r w:rsidR="0048250B" w:rsidRPr="00544DF3">
        <w:rPr>
          <w:b/>
          <w:bCs/>
        </w:rPr>
        <w:t xml:space="preserve">US$ </w:t>
      </w:r>
      <w:ins w:id="81" w:author="davide de beni" w:date="2019-10-28T16:32:00Z">
        <w:r w:rsidR="00BC0433">
          <w:rPr>
            <w:b/>
            <w:bCs/>
          </w:rPr>
          <w:t>58</w:t>
        </w:r>
      </w:ins>
      <w:del w:id="82" w:author="davide de beni" w:date="2019-10-28T16:32:00Z">
        <w:r w:rsidR="0048250B" w:rsidRPr="00544DF3" w:rsidDel="00BC0433">
          <w:rPr>
            <w:b/>
            <w:bCs/>
          </w:rPr>
          <w:delText>73</w:delText>
        </w:r>
      </w:del>
      <w:r w:rsidR="0048250B" w:rsidRPr="00544DF3">
        <w:rPr>
          <w:b/>
          <w:bCs/>
        </w:rPr>
        <w:t xml:space="preserve"> </w:t>
      </w:r>
      <w:r w:rsidR="005B6FB7">
        <w:rPr>
          <w:b/>
          <w:bCs/>
        </w:rPr>
        <w:t xml:space="preserve">(PKR </w:t>
      </w:r>
      <w:ins w:id="83" w:author="davide de beni" w:date="2019-10-28T16:31:00Z">
        <w:r w:rsidR="00BC0433">
          <w:rPr>
            <w:b/>
            <w:bCs/>
          </w:rPr>
          <w:t>8,712</w:t>
        </w:r>
      </w:ins>
      <w:del w:id="84" w:author="davide de beni" w:date="2019-10-28T16:31:00Z">
        <w:r w:rsidR="005B6FB7" w:rsidDel="00BC0433">
          <w:rPr>
            <w:b/>
            <w:bCs/>
          </w:rPr>
          <w:delText>8,062</w:delText>
        </w:r>
      </w:del>
      <w:r w:rsidR="005B6FB7">
        <w:rPr>
          <w:b/>
          <w:bCs/>
        </w:rPr>
        <w:t xml:space="preserve">) </w:t>
      </w:r>
      <w:r w:rsidR="0048250B" w:rsidRPr="00544DF3">
        <w:rPr>
          <w:b/>
          <w:bCs/>
        </w:rPr>
        <w:t xml:space="preserve">for SAM inpatient and US$ </w:t>
      </w:r>
      <w:ins w:id="85" w:author="davide de beni" w:date="2019-10-28T16:32:00Z">
        <w:r w:rsidR="00BC0433">
          <w:rPr>
            <w:b/>
            <w:bCs/>
          </w:rPr>
          <w:t>139</w:t>
        </w:r>
      </w:ins>
      <w:del w:id="86" w:author="davide de beni" w:date="2019-10-28T16:32:00Z">
        <w:r w:rsidR="0048250B" w:rsidRPr="00544DF3" w:rsidDel="00BC0433">
          <w:rPr>
            <w:b/>
            <w:bCs/>
          </w:rPr>
          <w:delText>139</w:delText>
        </w:r>
      </w:del>
      <w:r w:rsidR="0048250B" w:rsidRPr="00544DF3">
        <w:rPr>
          <w:b/>
          <w:bCs/>
        </w:rPr>
        <w:t xml:space="preserve"> </w:t>
      </w:r>
      <w:r w:rsidR="005B6FB7">
        <w:rPr>
          <w:b/>
          <w:bCs/>
        </w:rPr>
        <w:t>(</w:t>
      </w:r>
      <w:r w:rsidR="00E30732">
        <w:rPr>
          <w:b/>
          <w:bCs/>
        </w:rPr>
        <w:t xml:space="preserve">PKR </w:t>
      </w:r>
      <w:ins w:id="87" w:author="davide de beni" w:date="2019-10-28T16:31:00Z">
        <w:r w:rsidR="00BC0433">
          <w:rPr>
            <w:b/>
            <w:bCs/>
          </w:rPr>
          <w:t>2</w:t>
        </w:r>
      </w:ins>
      <w:ins w:id="88" w:author="davide de beni" w:date="2019-10-28T16:32:00Z">
        <w:r w:rsidR="00BC0433">
          <w:rPr>
            <w:b/>
            <w:bCs/>
          </w:rPr>
          <w:t>0,825</w:t>
        </w:r>
      </w:ins>
      <w:del w:id="89" w:author="davide de beni" w:date="2019-10-28T16:31:00Z">
        <w:r w:rsidR="00E30732" w:rsidDel="00BC0433">
          <w:rPr>
            <w:b/>
            <w:bCs/>
          </w:rPr>
          <w:delText>15,314</w:delText>
        </w:r>
      </w:del>
      <w:r w:rsidR="00E30732">
        <w:rPr>
          <w:b/>
          <w:bCs/>
        </w:rPr>
        <w:t xml:space="preserve">) </w:t>
      </w:r>
      <w:r w:rsidR="0048250B" w:rsidRPr="00544DF3">
        <w:rPr>
          <w:b/>
          <w:bCs/>
        </w:rPr>
        <w:t>for SAM outpatient</w:t>
      </w:r>
      <w:del w:id="90" w:author="davide de beni" w:date="2019-10-28T16:32:00Z">
        <w:r w:rsidR="0048250B" w:rsidRPr="00544DF3" w:rsidDel="00BC0433">
          <w:rPr>
            <w:b/>
            <w:bCs/>
          </w:rPr>
          <w:delText>)</w:delText>
        </w:r>
      </w:del>
      <w:r w:rsidR="00753BD4">
        <w:t xml:space="preserve">. </w:t>
      </w:r>
    </w:p>
    <w:p w14:paraId="516FC53F" w14:textId="40C62F3A" w:rsidR="00253524" w:rsidRDefault="009825B2" w:rsidP="00253524">
      <w:pPr>
        <w:pStyle w:val="Normalnumbered"/>
        <w:rPr>
          <w:b/>
          <w:bCs/>
        </w:rPr>
      </w:pPr>
      <w:r>
        <w:t>The estimated total unit cost</w:t>
      </w:r>
      <w:r w:rsidR="00930D7B">
        <w:t xml:space="preserve"> for the treatment of SAM in the province of Sindh </w:t>
      </w:r>
      <w:r w:rsidR="0070141C">
        <w:t xml:space="preserve">was </w:t>
      </w:r>
      <w:r>
        <w:t>then calculated</w:t>
      </w:r>
      <w:r w:rsidR="0072001F">
        <w:t xml:space="preserve"> as an average</w:t>
      </w:r>
      <w:r>
        <w:t xml:space="preserve"> on the assumption that 15% of t</w:t>
      </w:r>
      <w:r w:rsidR="00106E62">
        <w:t xml:space="preserve">he children required inpatient </w:t>
      </w:r>
      <w:r w:rsidR="0072001F">
        <w:t xml:space="preserve">treatment. </w:t>
      </w:r>
      <w:r w:rsidR="00753BD4">
        <w:t xml:space="preserve"> </w:t>
      </w:r>
      <w:r w:rsidR="00502D5F" w:rsidRPr="00544DF3">
        <w:rPr>
          <w:b/>
          <w:bCs/>
        </w:rPr>
        <w:t>Based on these assumption</w:t>
      </w:r>
      <w:r w:rsidR="00594A76" w:rsidRPr="00544DF3">
        <w:rPr>
          <w:b/>
          <w:bCs/>
        </w:rPr>
        <w:t>s</w:t>
      </w:r>
      <w:r w:rsidR="00502D5F" w:rsidRPr="00544DF3">
        <w:rPr>
          <w:b/>
          <w:bCs/>
        </w:rPr>
        <w:t>,</w:t>
      </w:r>
      <w:r w:rsidR="00594A76" w:rsidRPr="00544DF3">
        <w:rPr>
          <w:b/>
          <w:bCs/>
        </w:rPr>
        <w:t xml:space="preserve"> the total unit cost per average case of SAM in Sindh </w:t>
      </w:r>
      <w:r w:rsidR="003A2A06" w:rsidRPr="00544DF3">
        <w:rPr>
          <w:b/>
          <w:bCs/>
        </w:rPr>
        <w:t>is estimated</w:t>
      </w:r>
      <w:r w:rsidR="00594A76" w:rsidRPr="00544DF3">
        <w:rPr>
          <w:b/>
          <w:bCs/>
        </w:rPr>
        <w:t xml:space="preserve"> </w:t>
      </w:r>
      <w:r w:rsidR="003A2A06" w:rsidRPr="00544DF3">
        <w:rPr>
          <w:b/>
          <w:bCs/>
        </w:rPr>
        <w:t xml:space="preserve">approximately US$ </w:t>
      </w:r>
      <w:ins w:id="91" w:author="davide de beni" w:date="2019-10-28T16:33:00Z">
        <w:r w:rsidR="00BC0433">
          <w:rPr>
            <w:b/>
            <w:bCs/>
          </w:rPr>
          <w:t>127</w:t>
        </w:r>
      </w:ins>
      <w:del w:id="92" w:author="davide de beni" w:date="2019-10-28T16:33:00Z">
        <w:r w:rsidR="00696E60" w:rsidRPr="00544DF3" w:rsidDel="00BC0433">
          <w:rPr>
            <w:b/>
            <w:bCs/>
          </w:rPr>
          <w:delText>129</w:delText>
        </w:r>
      </w:del>
      <w:r w:rsidR="00484E21">
        <w:rPr>
          <w:b/>
          <w:bCs/>
        </w:rPr>
        <w:t xml:space="preserve"> (PKR </w:t>
      </w:r>
      <w:ins w:id="93" w:author="davide de beni" w:date="2019-10-28T16:33:00Z">
        <w:r w:rsidR="00BC0433">
          <w:rPr>
            <w:b/>
            <w:bCs/>
          </w:rPr>
          <w:t>19,008</w:t>
        </w:r>
      </w:ins>
      <w:del w:id="94" w:author="davide de beni" w:date="2019-10-28T16:33:00Z">
        <w:r w:rsidR="00484E21" w:rsidDel="00BC0433">
          <w:rPr>
            <w:b/>
            <w:bCs/>
          </w:rPr>
          <w:delText>14,226</w:delText>
        </w:r>
      </w:del>
      <w:r w:rsidR="00484E21">
        <w:rPr>
          <w:b/>
          <w:bCs/>
        </w:rPr>
        <w:t>)</w:t>
      </w:r>
      <w:r w:rsidR="00E56D33">
        <w:rPr>
          <w:b/>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4"/>
        <w:gridCol w:w="1055"/>
        <w:gridCol w:w="951"/>
        <w:gridCol w:w="1142"/>
        <w:gridCol w:w="1053"/>
        <w:gridCol w:w="951"/>
        <w:gridCol w:w="1029"/>
        <w:gridCol w:w="1675"/>
      </w:tblGrid>
      <w:tr w:rsidR="00036D4F" w:rsidRPr="00036D4F" w14:paraId="0C9E134F" w14:textId="77777777" w:rsidTr="004E6857">
        <w:trPr>
          <w:trHeight w:val="466"/>
        </w:trPr>
        <w:tc>
          <w:tcPr>
            <w:tcW w:w="0" w:type="auto"/>
            <w:shd w:val="clear" w:color="auto" w:fill="auto"/>
            <w:noWrap/>
            <w:vAlign w:val="center"/>
            <w:hideMark/>
          </w:tcPr>
          <w:p w14:paraId="03BC7B6A" w14:textId="23C47CDE" w:rsidR="00036D4F" w:rsidRPr="00036D4F" w:rsidRDefault="00036D4F" w:rsidP="0073336E">
            <w:pPr>
              <w:spacing w:line="240" w:lineRule="auto"/>
              <w:jc w:val="center"/>
              <w:rPr>
                <w:rFonts w:ascii="Arial" w:eastAsia="Times New Roman" w:hAnsi="Arial"/>
                <w:b/>
                <w:bCs/>
                <w:color w:val="auto"/>
                <w:sz w:val="14"/>
                <w:szCs w:val="14"/>
                <w:lang w:eastAsia="en-GB"/>
              </w:rPr>
            </w:pPr>
          </w:p>
        </w:tc>
        <w:tc>
          <w:tcPr>
            <w:tcW w:w="0" w:type="auto"/>
            <w:gridSpan w:val="7"/>
            <w:shd w:val="clear" w:color="000000" w:fill="E7E6E6"/>
            <w:vAlign w:val="center"/>
            <w:hideMark/>
          </w:tcPr>
          <w:p w14:paraId="70D73F23" w14:textId="77777777" w:rsidR="00036D4F" w:rsidRPr="00036D4F" w:rsidRDefault="00036D4F" w:rsidP="0073336E">
            <w:pPr>
              <w:spacing w:line="240" w:lineRule="auto"/>
              <w:jc w:val="center"/>
              <w:rPr>
                <w:rFonts w:ascii="Arial" w:eastAsia="Times New Roman" w:hAnsi="Arial"/>
                <w:b/>
                <w:bCs/>
                <w:color w:val="auto"/>
                <w:sz w:val="14"/>
                <w:szCs w:val="14"/>
                <w:lang w:eastAsia="en-GB"/>
              </w:rPr>
            </w:pPr>
            <w:r w:rsidRPr="00036D4F">
              <w:rPr>
                <w:rFonts w:ascii="Arial" w:eastAsia="Times New Roman" w:hAnsi="Arial"/>
                <w:b/>
                <w:bCs/>
                <w:color w:val="auto"/>
                <w:sz w:val="14"/>
                <w:szCs w:val="14"/>
                <w:lang w:eastAsia="en-GB"/>
              </w:rPr>
              <w:t xml:space="preserve">Unit cost </w:t>
            </w:r>
            <w:r w:rsidRPr="00036D4F">
              <w:rPr>
                <w:rFonts w:ascii="Arial" w:eastAsia="Times New Roman" w:hAnsi="Arial"/>
                <w:b/>
                <w:bCs/>
                <w:color w:val="auto"/>
                <w:sz w:val="14"/>
                <w:szCs w:val="14"/>
                <w:lang w:eastAsia="en-GB"/>
              </w:rPr>
              <w:br/>
              <w:t>(PKR per beneficiary per year)</w:t>
            </w:r>
          </w:p>
        </w:tc>
      </w:tr>
      <w:tr w:rsidR="004E6857" w:rsidRPr="00036D4F" w14:paraId="3F7EF8CF" w14:textId="77777777" w:rsidTr="004E6857">
        <w:trPr>
          <w:trHeight w:val="431"/>
        </w:trPr>
        <w:tc>
          <w:tcPr>
            <w:tcW w:w="0" w:type="auto"/>
            <w:shd w:val="clear" w:color="auto" w:fill="auto"/>
            <w:noWrap/>
            <w:vAlign w:val="center"/>
            <w:hideMark/>
          </w:tcPr>
          <w:p w14:paraId="27577F43" w14:textId="43F711E9" w:rsidR="00036D4F" w:rsidRPr="00036D4F" w:rsidRDefault="00036D4F" w:rsidP="0073336E">
            <w:pPr>
              <w:spacing w:line="240" w:lineRule="auto"/>
              <w:jc w:val="center"/>
              <w:rPr>
                <w:rFonts w:ascii="Arial" w:eastAsia="Times New Roman" w:hAnsi="Arial"/>
                <w:b/>
                <w:bCs/>
                <w:color w:val="auto"/>
                <w:sz w:val="14"/>
                <w:szCs w:val="14"/>
                <w:lang w:eastAsia="en-GB"/>
              </w:rPr>
            </w:pPr>
          </w:p>
        </w:tc>
        <w:tc>
          <w:tcPr>
            <w:tcW w:w="0" w:type="auto"/>
            <w:gridSpan w:val="3"/>
            <w:shd w:val="clear" w:color="000000" w:fill="D9D9D9"/>
            <w:vAlign w:val="center"/>
            <w:hideMark/>
          </w:tcPr>
          <w:p w14:paraId="62BA04B4" w14:textId="77777777" w:rsidR="00036D4F" w:rsidRPr="00036D4F" w:rsidRDefault="00036D4F" w:rsidP="0073336E">
            <w:pPr>
              <w:spacing w:line="240" w:lineRule="auto"/>
              <w:jc w:val="center"/>
              <w:rPr>
                <w:rFonts w:ascii="Arial" w:eastAsia="Times New Roman" w:hAnsi="Arial"/>
                <w:b/>
                <w:bCs/>
                <w:color w:val="auto"/>
                <w:sz w:val="14"/>
                <w:szCs w:val="14"/>
                <w:lang w:eastAsia="en-GB"/>
              </w:rPr>
            </w:pPr>
            <w:r w:rsidRPr="00036D4F">
              <w:rPr>
                <w:rFonts w:ascii="Arial" w:eastAsia="Times New Roman" w:hAnsi="Arial"/>
                <w:b/>
                <w:bCs/>
                <w:color w:val="auto"/>
                <w:sz w:val="14"/>
                <w:szCs w:val="14"/>
                <w:lang w:eastAsia="en-GB"/>
              </w:rPr>
              <w:t xml:space="preserve">Treatment of SAM </w:t>
            </w:r>
            <w:r w:rsidRPr="00036D4F">
              <w:rPr>
                <w:rFonts w:ascii="Arial" w:eastAsia="Times New Roman" w:hAnsi="Arial"/>
                <w:b/>
                <w:bCs/>
                <w:color w:val="auto"/>
                <w:sz w:val="14"/>
                <w:szCs w:val="14"/>
                <w:lang w:eastAsia="en-GB"/>
              </w:rPr>
              <w:br/>
              <w:t>(Inpatient)</w:t>
            </w:r>
          </w:p>
        </w:tc>
        <w:tc>
          <w:tcPr>
            <w:tcW w:w="0" w:type="auto"/>
            <w:gridSpan w:val="3"/>
            <w:shd w:val="clear" w:color="000000" w:fill="D9D9D9"/>
            <w:vAlign w:val="center"/>
            <w:hideMark/>
          </w:tcPr>
          <w:p w14:paraId="155365A7" w14:textId="77777777" w:rsidR="00036D4F" w:rsidRPr="00036D4F" w:rsidRDefault="00036D4F" w:rsidP="0073336E">
            <w:pPr>
              <w:spacing w:line="240" w:lineRule="auto"/>
              <w:jc w:val="center"/>
              <w:rPr>
                <w:rFonts w:ascii="Arial" w:eastAsia="Times New Roman" w:hAnsi="Arial"/>
                <w:b/>
                <w:bCs/>
                <w:color w:val="auto"/>
                <w:sz w:val="14"/>
                <w:szCs w:val="14"/>
                <w:lang w:eastAsia="en-GB"/>
              </w:rPr>
            </w:pPr>
            <w:r w:rsidRPr="00036D4F">
              <w:rPr>
                <w:rFonts w:ascii="Arial" w:eastAsia="Times New Roman" w:hAnsi="Arial"/>
                <w:b/>
                <w:bCs/>
                <w:color w:val="auto"/>
                <w:sz w:val="14"/>
                <w:szCs w:val="14"/>
                <w:lang w:eastAsia="en-GB"/>
              </w:rPr>
              <w:t xml:space="preserve">Treatment of SAM </w:t>
            </w:r>
            <w:r w:rsidRPr="00036D4F">
              <w:rPr>
                <w:rFonts w:ascii="Arial" w:eastAsia="Times New Roman" w:hAnsi="Arial"/>
                <w:b/>
                <w:bCs/>
                <w:color w:val="auto"/>
                <w:sz w:val="14"/>
                <w:szCs w:val="14"/>
                <w:lang w:eastAsia="en-GB"/>
              </w:rPr>
              <w:br/>
              <w:t>(Outpatient)</w:t>
            </w:r>
          </w:p>
        </w:tc>
        <w:tc>
          <w:tcPr>
            <w:tcW w:w="0" w:type="auto"/>
            <w:shd w:val="clear" w:color="000000" w:fill="D9D9D9"/>
            <w:vAlign w:val="center"/>
            <w:hideMark/>
          </w:tcPr>
          <w:p w14:paraId="3B6F7F9A" w14:textId="7876F97F" w:rsidR="00036D4F" w:rsidRPr="00036D4F" w:rsidRDefault="00036D4F" w:rsidP="0073336E">
            <w:pPr>
              <w:spacing w:line="240" w:lineRule="auto"/>
              <w:jc w:val="center"/>
              <w:rPr>
                <w:rFonts w:ascii="Arial" w:eastAsia="Times New Roman" w:hAnsi="Arial"/>
                <w:b/>
                <w:bCs/>
                <w:color w:val="auto"/>
                <w:sz w:val="14"/>
                <w:szCs w:val="14"/>
                <w:lang w:eastAsia="en-GB"/>
              </w:rPr>
            </w:pPr>
            <w:r w:rsidRPr="00036D4F">
              <w:rPr>
                <w:rFonts w:ascii="Arial" w:eastAsia="Times New Roman" w:hAnsi="Arial"/>
                <w:b/>
                <w:bCs/>
                <w:color w:val="auto"/>
                <w:sz w:val="14"/>
                <w:szCs w:val="14"/>
                <w:lang w:eastAsia="en-GB"/>
              </w:rPr>
              <w:t>Treatment of SAM</w:t>
            </w:r>
          </w:p>
        </w:tc>
      </w:tr>
      <w:tr w:rsidR="00036D4F" w:rsidRPr="00036D4F" w14:paraId="65651E0E" w14:textId="77777777" w:rsidTr="004E6857">
        <w:trPr>
          <w:trHeight w:val="834"/>
        </w:trPr>
        <w:tc>
          <w:tcPr>
            <w:tcW w:w="0" w:type="auto"/>
            <w:shd w:val="clear" w:color="auto" w:fill="auto"/>
            <w:noWrap/>
            <w:vAlign w:val="center"/>
            <w:hideMark/>
          </w:tcPr>
          <w:p w14:paraId="051BEA14" w14:textId="074E85E2" w:rsidR="00036D4F" w:rsidRPr="00036D4F" w:rsidRDefault="00036D4F" w:rsidP="0073336E">
            <w:pPr>
              <w:spacing w:line="240" w:lineRule="auto"/>
              <w:jc w:val="center"/>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Province/District</w:t>
            </w:r>
          </w:p>
        </w:tc>
        <w:tc>
          <w:tcPr>
            <w:tcW w:w="0" w:type="auto"/>
            <w:shd w:val="clear" w:color="000000" w:fill="FFFFFF"/>
            <w:vAlign w:val="center"/>
            <w:hideMark/>
          </w:tcPr>
          <w:p w14:paraId="1AEFC2AE" w14:textId="77777777" w:rsidR="00036D4F" w:rsidRPr="00036D4F" w:rsidRDefault="00036D4F" w:rsidP="0073336E">
            <w:pPr>
              <w:spacing w:line="240" w:lineRule="auto"/>
              <w:jc w:val="center"/>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Unit cost for drug/medical supplies</w:t>
            </w:r>
          </w:p>
        </w:tc>
        <w:tc>
          <w:tcPr>
            <w:tcW w:w="0" w:type="auto"/>
            <w:shd w:val="clear" w:color="000000" w:fill="FFFFFF"/>
            <w:vAlign w:val="center"/>
            <w:hideMark/>
          </w:tcPr>
          <w:p w14:paraId="7B0C56A3" w14:textId="77777777" w:rsidR="00036D4F" w:rsidRPr="00036D4F" w:rsidRDefault="00036D4F" w:rsidP="0073336E">
            <w:pPr>
              <w:spacing w:line="240" w:lineRule="auto"/>
              <w:jc w:val="center"/>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 of programme costs</w:t>
            </w:r>
          </w:p>
        </w:tc>
        <w:tc>
          <w:tcPr>
            <w:tcW w:w="0" w:type="auto"/>
            <w:shd w:val="clear" w:color="000000" w:fill="D9D9D9"/>
            <w:vAlign w:val="center"/>
            <w:hideMark/>
          </w:tcPr>
          <w:p w14:paraId="2364ABB8" w14:textId="77777777" w:rsidR="00036D4F" w:rsidRPr="00036D4F" w:rsidRDefault="00036D4F" w:rsidP="0073336E">
            <w:pPr>
              <w:spacing w:line="240" w:lineRule="auto"/>
              <w:jc w:val="center"/>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Total unit cost per average case</w:t>
            </w:r>
          </w:p>
        </w:tc>
        <w:tc>
          <w:tcPr>
            <w:tcW w:w="0" w:type="auto"/>
            <w:shd w:val="clear" w:color="000000" w:fill="FFFFFF"/>
            <w:vAlign w:val="center"/>
            <w:hideMark/>
          </w:tcPr>
          <w:p w14:paraId="681C7919" w14:textId="77777777" w:rsidR="00036D4F" w:rsidRPr="00036D4F" w:rsidRDefault="00036D4F" w:rsidP="0073336E">
            <w:pPr>
              <w:spacing w:line="240" w:lineRule="auto"/>
              <w:jc w:val="center"/>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Unit cost for drug/supply</w:t>
            </w:r>
          </w:p>
        </w:tc>
        <w:tc>
          <w:tcPr>
            <w:tcW w:w="0" w:type="auto"/>
            <w:shd w:val="clear" w:color="000000" w:fill="FFFFFF"/>
            <w:vAlign w:val="center"/>
            <w:hideMark/>
          </w:tcPr>
          <w:p w14:paraId="275EAA52" w14:textId="77777777" w:rsidR="00036D4F" w:rsidRPr="00036D4F" w:rsidRDefault="00036D4F" w:rsidP="0073336E">
            <w:pPr>
              <w:spacing w:line="240" w:lineRule="auto"/>
              <w:jc w:val="center"/>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 of programme costs</w:t>
            </w:r>
          </w:p>
        </w:tc>
        <w:tc>
          <w:tcPr>
            <w:tcW w:w="0" w:type="auto"/>
            <w:shd w:val="clear" w:color="000000" w:fill="D9D9D9"/>
            <w:vAlign w:val="center"/>
            <w:hideMark/>
          </w:tcPr>
          <w:p w14:paraId="75B8D764" w14:textId="77777777" w:rsidR="00036D4F" w:rsidRPr="00036D4F" w:rsidRDefault="00036D4F" w:rsidP="0073336E">
            <w:pPr>
              <w:spacing w:line="240" w:lineRule="auto"/>
              <w:jc w:val="center"/>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Total unit cost per average case</w:t>
            </w:r>
          </w:p>
        </w:tc>
        <w:tc>
          <w:tcPr>
            <w:tcW w:w="0" w:type="auto"/>
            <w:shd w:val="clear" w:color="000000" w:fill="D9D9D9"/>
            <w:vAlign w:val="center"/>
            <w:hideMark/>
          </w:tcPr>
          <w:p w14:paraId="4F2BFBBB" w14:textId="77777777" w:rsidR="00036D4F" w:rsidRPr="00036D4F" w:rsidRDefault="00036D4F" w:rsidP="0073336E">
            <w:pPr>
              <w:spacing w:line="240" w:lineRule="auto"/>
              <w:jc w:val="center"/>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Total unit cost per average case (assumed 15% inpatient and 85% outpatient)</w:t>
            </w:r>
          </w:p>
        </w:tc>
      </w:tr>
      <w:tr w:rsidR="00BC0433" w:rsidRPr="00036D4F" w14:paraId="0C79CC7F" w14:textId="77777777" w:rsidTr="004E6857">
        <w:trPr>
          <w:trHeight w:val="407"/>
        </w:trPr>
        <w:tc>
          <w:tcPr>
            <w:tcW w:w="0" w:type="auto"/>
            <w:shd w:val="clear" w:color="auto" w:fill="auto"/>
            <w:noWrap/>
            <w:vAlign w:val="center"/>
            <w:hideMark/>
          </w:tcPr>
          <w:p w14:paraId="733EF937" w14:textId="77777777" w:rsidR="00BC0433" w:rsidRPr="00036D4F" w:rsidRDefault="00BC0433" w:rsidP="00BC0433">
            <w:pPr>
              <w:spacing w:line="240" w:lineRule="auto"/>
              <w:jc w:val="right"/>
              <w:rPr>
                <w:rFonts w:ascii="Arial" w:eastAsia="Times New Roman" w:hAnsi="Arial"/>
                <w:b/>
                <w:bCs/>
                <w:color w:val="auto"/>
                <w:sz w:val="14"/>
                <w:szCs w:val="14"/>
                <w:lang w:eastAsia="en-GB"/>
              </w:rPr>
            </w:pPr>
            <w:r w:rsidRPr="00036D4F">
              <w:rPr>
                <w:rFonts w:ascii="Arial" w:eastAsia="Times New Roman" w:hAnsi="Arial"/>
                <w:b/>
                <w:bCs/>
                <w:color w:val="auto"/>
                <w:sz w:val="14"/>
                <w:szCs w:val="14"/>
                <w:lang w:eastAsia="en-GB"/>
              </w:rPr>
              <w:t>Sindh</w:t>
            </w:r>
          </w:p>
        </w:tc>
        <w:tc>
          <w:tcPr>
            <w:tcW w:w="0" w:type="auto"/>
            <w:shd w:val="clear" w:color="000000" w:fill="FFFFFF"/>
            <w:noWrap/>
            <w:vAlign w:val="center"/>
            <w:hideMark/>
          </w:tcPr>
          <w:p w14:paraId="51EBB607" w14:textId="044B1F6A" w:rsidR="00BC0433" w:rsidRPr="00036D4F" w:rsidRDefault="00BC0433" w:rsidP="00BC0433">
            <w:pPr>
              <w:spacing w:line="240" w:lineRule="auto"/>
              <w:jc w:val="right"/>
              <w:rPr>
                <w:rFonts w:ascii="Arial" w:eastAsia="Times New Roman" w:hAnsi="Arial"/>
                <w:b/>
                <w:bCs/>
                <w:color w:val="auto"/>
                <w:sz w:val="14"/>
                <w:szCs w:val="14"/>
                <w:lang w:eastAsia="en-GB"/>
              </w:rPr>
            </w:pPr>
            <w:r>
              <w:rPr>
                <w:rFonts w:ascii="Arial" w:hAnsi="Arial"/>
                <w:b/>
                <w:bCs/>
                <w:sz w:val="14"/>
                <w:szCs w:val="14"/>
              </w:rPr>
              <w:t xml:space="preserve">           4,878 </w:t>
            </w:r>
          </w:p>
        </w:tc>
        <w:tc>
          <w:tcPr>
            <w:tcW w:w="0" w:type="auto"/>
            <w:shd w:val="clear" w:color="000000" w:fill="FFFFFF"/>
            <w:noWrap/>
            <w:vAlign w:val="center"/>
            <w:hideMark/>
          </w:tcPr>
          <w:p w14:paraId="5AB31EE8" w14:textId="284090D7" w:rsidR="00BC0433" w:rsidRPr="00036D4F" w:rsidRDefault="00BC0433" w:rsidP="00BC0433">
            <w:pPr>
              <w:spacing w:line="240" w:lineRule="auto"/>
              <w:jc w:val="right"/>
              <w:rPr>
                <w:rFonts w:ascii="Arial" w:eastAsia="Times New Roman" w:hAnsi="Arial"/>
                <w:b/>
                <w:bCs/>
                <w:color w:val="auto"/>
                <w:sz w:val="14"/>
                <w:szCs w:val="14"/>
                <w:lang w:eastAsia="en-GB"/>
              </w:rPr>
            </w:pPr>
            <w:r>
              <w:rPr>
                <w:rFonts w:ascii="Arial" w:hAnsi="Arial"/>
                <w:b/>
                <w:bCs/>
                <w:sz w:val="14"/>
                <w:szCs w:val="14"/>
              </w:rPr>
              <w:t>79%</w:t>
            </w:r>
          </w:p>
        </w:tc>
        <w:tc>
          <w:tcPr>
            <w:tcW w:w="0" w:type="auto"/>
            <w:shd w:val="clear" w:color="000000" w:fill="D9D9D9"/>
            <w:noWrap/>
            <w:vAlign w:val="center"/>
            <w:hideMark/>
          </w:tcPr>
          <w:p w14:paraId="24B5877E" w14:textId="601192D8" w:rsidR="00BC0433" w:rsidRPr="00036D4F" w:rsidRDefault="00BC0433" w:rsidP="00BC0433">
            <w:pPr>
              <w:spacing w:line="240" w:lineRule="auto"/>
              <w:jc w:val="right"/>
              <w:rPr>
                <w:rFonts w:ascii="Arial" w:eastAsia="Times New Roman" w:hAnsi="Arial"/>
                <w:b/>
                <w:bCs/>
                <w:color w:val="auto"/>
                <w:sz w:val="14"/>
                <w:szCs w:val="14"/>
                <w:lang w:eastAsia="en-GB"/>
              </w:rPr>
            </w:pPr>
            <w:r>
              <w:rPr>
                <w:rFonts w:ascii="Arial" w:hAnsi="Arial"/>
                <w:b/>
                <w:bCs/>
                <w:sz w:val="14"/>
                <w:szCs w:val="14"/>
              </w:rPr>
              <w:t xml:space="preserve">              8,712 </w:t>
            </w:r>
          </w:p>
        </w:tc>
        <w:tc>
          <w:tcPr>
            <w:tcW w:w="0" w:type="auto"/>
            <w:shd w:val="clear" w:color="000000" w:fill="FFFFFF"/>
            <w:noWrap/>
            <w:vAlign w:val="center"/>
            <w:hideMark/>
          </w:tcPr>
          <w:p w14:paraId="631BC51D" w14:textId="069694ED" w:rsidR="00BC0433" w:rsidRPr="00036D4F" w:rsidRDefault="00BC0433" w:rsidP="00BC0433">
            <w:pPr>
              <w:spacing w:line="240" w:lineRule="auto"/>
              <w:jc w:val="right"/>
              <w:rPr>
                <w:rFonts w:ascii="Arial" w:eastAsia="Times New Roman" w:hAnsi="Arial"/>
                <w:b/>
                <w:bCs/>
                <w:color w:val="auto"/>
                <w:sz w:val="14"/>
                <w:szCs w:val="14"/>
                <w:lang w:eastAsia="en-GB"/>
              </w:rPr>
            </w:pPr>
            <w:r>
              <w:rPr>
                <w:rFonts w:ascii="Arial" w:hAnsi="Arial"/>
                <w:b/>
                <w:bCs/>
                <w:sz w:val="14"/>
                <w:szCs w:val="14"/>
              </w:rPr>
              <w:t xml:space="preserve">            9,795 </w:t>
            </w:r>
          </w:p>
        </w:tc>
        <w:tc>
          <w:tcPr>
            <w:tcW w:w="0" w:type="auto"/>
            <w:shd w:val="clear" w:color="000000" w:fill="FFFFFF"/>
            <w:noWrap/>
            <w:vAlign w:val="center"/>
            <w:hideMark/>
          </w:tcPr>
          <w:p w14:paraId="3B65C94B" w14:textId="6640D43B" w:rsidR="00BC0433" w:rsidRPr="00036D4F" w:rsidRDefault="00BC0433" w:rsidP="00BC0433">
            <w:pPr>
              <w:spacing w:line="240" w:lineRule="auto"/>
              <w:jc w:val="right"/>
              <w:rPr>
                <w:rFonts w:ascii="Arial" w:eastAsia="Times New Roman" w:hAnsi="Arial"/>
                <w:b/>
                <w:bCs/>
                <w:color w:val="auto"/>
                <w:sz w:val="14"/>
                <w:szCs w:val="14"/>
                <w:lang w:eastAsia="en-GB"/>
              </w:rPr>
            </w:pPr>
            <w:r>
              <w:rPr>
                <w:rFonts w:ascii="Arial" w:hAnsi="Arial"/>
                <w:b/>
                <w:bCs/>
                <w:sz w:val="14"/>
                <w:szCs w:val="14"/>
              </w:rPr>
              <w:t>113%</w:t>
            </w:r>
          </w:p>
        </w:tc>
        <w:tc>
          <w:tcPr>
            <w:tcW w:w="0" w:type="auto"/>
            <w:shd w:val="clear" w:color="000000" w:fill="D9D9D9"/>
            <w:noWrap/>
            <w:vAlign w:val="center"/>
            <w:hideMark/>
          </w:tcPr>
          <w:p w14:paraId="4AE82154" w14:textId="7C278A68" w:rsidR="00BC0433" w:rsidRPr="00036D4F" w:rsidRDefault="00BC0433" w:rsidP="00BC0433">
            <w:pPr>
              <w:spacing w:line="240" w:lineRule="auto"/>
              <w:jc w:val="right"/>
              <w:rPr>
                <w:rFonts w:ascii="Arial" w:eastAsia="Times New Roman" w:hAnsi="Arial"/>
                <w:b/>
                <w:bCs/>
                <w:color w:val="auto"/>
                <w:sz w:val="14"/>
                <w:szCs w:val="14"/>
                <w:lang w:eastAsia="en-GB"/>
              </w:rPr>
            </w:pPr>
            <w:r>
              <w:rPr>
                <w:rFonts w:ascii="Arial" w:hAnsi="Arial"/>
                <w:b/>
                <w:bCs/>
                <w:sz w:val="14"/>
                <w:szCs w:val="14"/>
              </w:rPr>
              <w:t xml:space="preserve">         20,825 </w:t>
            </w:r>
          </w:p>
        </w:tc>
        <w:tc>
          <w:tcPr>
            <w:tcW w:w="0" w:type="auto"/>
            <w:shd w:val="clear" w:color="000000" w:fill="D9D9D9"/>
            <w:noWrap/>
            <w:vAlign w:val="center"/>
            <w:hideMark/>
          </w:tcPr>
          <w:p w14:paraId="4653809C" w14:textId="56213EF7" w:rsidR="00BC0433" w:rsidRPr="00036D4F" w:rsidRDefault="00BC0433" w:rsidP="00BC0433">
            <w:pPr>
              <w:spacing w:line="240" w:lineRule="auto"/>
              <w:jc w:val="right"/>
              <w:rPr>
                <w:rFonts w:ascii="Arial" w:eastAsia="Times New Roman" w:hAnsi="Arial"/>
                <w:b/>
                <w:bCs/>
                <w:color w:val="auto"/>
                <w:sz w:val="14"/>
                <w:szCs w:val="14"/>
                <w:lang w:eastAsia="en-GB"/>
              </w:rPr>
            </w:pPr>
            <w:r>
              <w:rPr>
                <w:rFonts w:ascii="Arial" w:hAnsi="Arial"/>
                <w:b/>
                <w:bCs/>
                <w:sz w:val="14"/>
                <w:szCs w:val="14"/>
              </w:rPr>
              <w:t xml:space="preserve">                        19,008 </w:t>
            </w:r>
          </w:p>
        </w:tc>
      </w:tr>
      <w:tr w:rsidR="00BC0433" w:rsidRPr="00036D4F" w14:paraId="3B3CE0BD" w14:textId="77777777" w:rsidTr="000E1441">
        <w:trPr>
          <w:trHeight w:val="180"/>
        </w:trPr>
        <w:tc>
          <w:tcPr>
            <w:tcW w:w="0" w:type="auto"/>
            <w:shd w:val="clear" w:color="auto" w:fill="auto"/>
            <w:noWrap/>
            <w:vAlign w:val="center"/>
            <w:hideMark/>
          </w:tcPr>
          <w:p w14:paraId="37A6E639" w14:textId="77777777" w:rsidR="00BC0433" w:rsidRPr="00036D4F" w:rsidRDefault="00BC0433" w:rsidP="00BC0433">
            <w:pPr>
              <w:spacing w:line="240" w:lineRule="auto"/>
              <w:jc w:val="right"/>
              <w:rPr>
                <w:rFonts w:ascii="Arial" w:eastAsia="Times New Roman" w:hAnsi="Arial"/>
                <w:color w:val="auto"/>
                <w:sz w:val="14"/>
                <w:szCs w:val="14"/>
                <w:lang w:eastAsia="en-GB"/>
              </w:rPr>
            </w:pPr>
            <w:proofErr w:type="spellStart"/>
            <w:r w:rsidRPr="00036D4F">
              <w:rPr>
                <w:rFonts w:ascii="Arial" w:eastAsia="Times New Roman" w:hAnsi="Arial"/>
                <w:color w:val="auto"/>
                <w:sz w:val="14"/>
                <w:szCs w:val="14"/>
                <w:lang w:eastAsia="en-GB"/>
              </w:rPr>
              <w:t>Tahrparkar</w:t>
            </w:r>
            <w:proofErr w:type="spellEnd"/>
          </w:p>
        </w:tc>
        <w:tc>
          <w:tcPr>
            <w:tcW w:w="0" w:type="auto"/>
            <w:shd w:val="clear" w:color="000000" w:fill="FFFFFF"/>
            <w:noWrap/>
            <w:vAlign w:val="bottom"/>
            <w:hideMark/>
          </w:tcPr>
          <w:p w14:paraId="18DAFA7E" w14:textId="4EA31895"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4,878 </w:t>
            </w:r>
          </w:p>
        </w:tc>
        <w:tc>
          <w:tcPr>
            <w:tcW w:w="0" w:type="auto"/>
            <w:shd w:val="clear" w:color="000000" w:fill="FFFFFF"/>
            <w:noWrap/>
            <w:vAlign w:val="bottom"/>
            <w:hideMark/>
          </w:tcPr>
          <w:p w14:paraId="23C868D3" w14:textId="40643622"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70%</w:t>
            </w:r>
          </w:p>
        </w:tc>
        <w:tc>
          <w:tcPr>
            <w:tcW w:w="0" w:type="auto"/>
            <w:shd w:val="clear" w:color="000000" w:fill="FFFFFF"/>
            <w:noWrap/>
            <w:vAlign w:val="bottom"/>
            <w:hideMark/>
          </w:tcPr>
          <w:p w14:paraId="5A6A3134" w14:textId="70284CED"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8,292 </w:t>
            </w:r>
          </w:p>
        </w:tc>
        <w:tc>
          <w:tcPr>
            <w:tcW w:w="0" w:type="auto"/>
            <w:shd w:val="clear" w:color="000000" w:fill="FFFFFF"/>
            <w:noWrap/>
            <w:vAlign w:val="center"/>
            <w:hideMark/>
          </w:tcPr>
          <w:p w14:paraId="36EE8DD4" w14:textId="3094B860"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9,795 </w:t>
            </w:r>
          </w:p>
        </w:tc>
        <w:tc>
          <w:tcPr>
            <w:tcW w:w="0" w:type="auto"/>
            <w:shd w:val="clear" w:color="000000" w:fill="FFFFFF"/>
            <w:noWrap/>
            <w:vAlign w:val="bottom"/>
            <w:hideMark/>
          </w:tcPr>
          <w:p w14:paraId="78C3D41B" w14:textId="38189C13"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73%</w:t>
            </w:r>
          </w:p>
        </w:tc>
        <w:tc>
          <w:tcPr>
            <w:tcW w:w="0" w:type="auto"/>
            <w:shd w:val="clear" w:color="000000" w:fill="FFFFFF"/>
            <w:noWrap/>
            <w:vAlign w:val="bottom"/>
            <w:hideMark/>
          </w:tcPr>
          <w:p w14:paraId="0BAD04B3" w14:textId="5E6E54B4"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16,946 </w:t>
            </w:r>
          </w:p>
        </w:tc>
        <w:tc>
          <w:tcPr>
            <w:tcW w:w="0" w:type="auto"/>
            <w:shd w:val="clear" w:color="000000" w:fill="F2F2F2"/>
            <w:noWrap/>
            <w:vAlign w:val="bottom"/>
            <w:hideMark/>
          </w:tcPr>
          <w:p w14:paraId="079A084B" w14:textId="2857CF07"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15,648 </w:t>
            </w:r>
          </w:p>
        </w:tc>
      </w:tr>
      <w:tr w:rsidR="00BC0433" w:rsidRPr="00036D4F" w14:paraId="441375E0" w14:textId="77777777" w:rsidTr="000E1441">
        <w:trPr>
          <w:trHeight w:val="180"/>
        </w:trPr>
        <w:tc>
          <w:tcPr>
            <w:tcW w:w="0" w:type="auto"/>
            <w:shd w:val="clear" w:color="auto" w:fill="auto"/>
            <w:noWrap/>
            <w:vAlign w:val="center"/>
            <w:hideMark/>
          </w:tcPr>
          <w:p w14:paraId="2986950B" w14:textId="77777777" w:rsidR="00BC0433" w:rsidRPr="00036D4F" w:rsidRDefault="00BC0433" w:rsidP="00BC0433">
            <w:pPr>
              <w:spacing w:line="240" w:lineRule="auto"/>
              <w:jc w:val="right"/>
              <w:rPr>
                <w:rFonts w:ascii="Arial" w:eastAsia="Times New Roman" w:hAnsi="Arial"/>
                <w:color w:val="auto"/>
                <w:sz w:val="14"/>
                <w:szCs w:val="14"/>
                <w:lang w:eastAsia="en-GB"/>
              </w:rPr>
            </w:pPr>
            <w:proofErr w:type="spellStart"/>
            <w:r w:rsidRPr="00036D4F">
              <w:rPr>
                <w:rFonts w:ascii="Arial" w:eastAsia="Times New Roman" w:hAnsi="Arial"/>
                <w:color w:val="auto"/>
                <w:sz w:val="14"/>
                <w:szCs w:val="14"/>
                <w:lang w:eastAsia="en-GB"/>
              </w:rPr>
              <w:t>Umerkot</w:t>
            </w:r>
            <w:proofErr w:type="spellEnd"/>
          </w:p>
        </w:tc>
        <w:tc>
          <w:tcPr>
            <w:tcW w:w="0" w:type="auto"/>
            <w:shd w:val="clear" w:color="000000" w:fill="FFFFFF"/>
            <w:noWrap/>
            <w:vAlign w:val="bottom"/>
            <w:hideMark/>
          </w:tcPr>
          <w:p w14:paraId="2B108D6E" w14:textId="6E1118CD"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4,878 </w:t>
            </w:r>
          </w:p>
        </w:tc>
        <w:tc>
          <w:tcPr>
            <w:tcW w:w="0" w:type="auto"/>
            <w:shd w:val="clear" w:color="000000" w:fill="FFFFFF"/>
            <w:noWrap/>
            <w:vAlign w:val="bottom"/>
            <w:hideMark/>
          </w:tcPr>
          <w:p w14:paraId="350E84E9" w14:textId="6796A486"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77%</w:t>
            </w:r>
          </w:p>
        </w:tc>
        <w:tc>
          <w:tcPr>
            <w:tcW w:w="0" w:type="auto"/>
            <w:shd w:val="clear" w:color="000000" w:fill="FFFFFF"/>
            <w:noWrap/>
            <w:vAlign w:val="bottom"/>
            <w:hideMark/>
          </w:tcPr>
          <w:p w14:paraId="090DB138" w14:textId="44AE787E"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8,634 </w:t>
            </w:r>
          </w:p>
        </w:tc>
        <w:tc>
          <w:tcPr>
            <w:tcW w:w="0" w:type="auto"/>
            <w:shd w:val="clear" w:color="000000" w:fill="FFFFFF"/>
            <w:noWrap/>
            <w:vAlign w:val="center"/>
            <w:hideMark/>
          </w:tcPr>
          <w:p w14:paraId="6D546B43" w14:textId="6FF5D4B6"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9,795 </w:t>
            </w:r>
          </w:p>
        </w:tc>
        <w:tc>
          <w:tcPr>
            <w:tcW w:w="0" w:type="auto"/>
            <w:shd w:val="clear" w:color="000000" w:fill="FFFFFF"/>
            <w:noWrap/>
            <w:vAlign w:val="bottom"/>
            <w:hideMark/>
          </w:tcPr>
          <w:p w14:paraId="5AA3D2D6" w14:textId="03D706DA"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87%</w:t>
            </w:r>
          </w:p>
        </w:tc>
        <w:tc>
          <w:tcPr>
            <w:tcW w:w="0" w:type="auto"/>
            <w:shd w:val="clear" w:color="000000" w:fill="FFFFFF"/>
            <w:noWrap/>
            <w:vAlign w:val="bottom"/>
            <w:hideMark/>
          </w:tcPr>
          <w:p w14:paraId="59DC525A" w14:textId="734A9A7E"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18,317 </w:t>
            </w:r>
          </w:p>
        </w:tc>
        <w:tc>
          <w:tcPr>
            <w:tcW w:w="0" w:type="auto"/>
            <w:shd w:val="clear" w:color="000000" w:fill="F2F2F2"/>
            <w:noWrap/>
            <w:vAlign w:val="bottom"/>
            <w:hideMark/>
          </w:tcPr>
          <w:p w14:paraId="74503523" w14:textId="2C27E0F9"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16,865 </w:t>
            </w:r>
          </w:p>
        </w:tc>
      </w:tr>
      <w:tr w:rsidR="00BC0433" w:rsidRPr="00036D4F" w14:paraId="4BECDD50" w14:textId="77777777" w:rsidTr="000E1441">
        <w:trPr>
          <w:trHeight w:val="180"/>
        </w:trPr>
        <w:tc>
          <w:tcPr>
            <w:tcW w:w="0" w:type="auto"/>
            <w:shd w:val="clear" w:color="auto" w:fill="auto"/>
            <w:noWrap/>
            <w:vAlign w:val="center"/>
            <w:hideMark/>
          </w:tcPr>
          <w:p w14:paraId="399DFD73" w14:textId="77777777" w:rsidR="00BC0433" w:rsidRPr="00036D4F" w:rsidRDefault="00BC0433" w:rsidP="00BC0433">
            <w:pPr>
              <w:spacing w:line="240" w:lineRule="auto"/>
              <w:jc w:val="right"/>
              <w:rPr>
                <w:rFonts w:ascii="Arial" w:eastAsia="Times New Roman" w:hAnsi="Arial"/>
                <w:color w:val="auto"/>
                <w:sz w:val="14"/>
                <w:szCs w:val="14"/>
                <w:lang w:eastAsia="en-GB"/>
              </w:rPr>
            </w:pPr>
            <w:proofErr w:type="spellStart"/>
            <w:r w:rsidRPr="00036D4F">
              <w:rPr>
                <w:rFonts w:ascii="Arial" w:eastAsia="Times New Roman" w:hAnsi="Arial"/>
                <w:color w:val="auto"/>
                <w:sz w:val="14"/>
                <w:szCs w:val="14"/>
                <w:lang w:eastAsia="en-GB"/>
              </w:rPr>
              <w:t>Sanghar</w:t>
            </w:r>
            <w:proofErr w:type="spellEnd"/>
          </w:p>
        </w:tc>
        <w:tc>
          <w:tcPr>
            <w:tcW w:w="0" w:type="auto"/>
            <w:shd w:val="clear" w:color="000000" w:fill="FFFFFF"/>
            <w:noWrap/>
            <w:vAlign w:val="bottom"/>
            <w:hideMark/>
          </w:tcPr>
          <w:p w14:paraId="7D10EDE7" w14:textId="25AA6BEB"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4,878 </w:t>
            </w:r>
          </w:p>
        </w:tc>
        <w:tc>
          <w:tcPr>
            <w:tcW w:w="0" w:type="auto"/>
            <w:shd w:val="clear" w:color="000000" w:fill="FFFFFF"/>
            <w:noWrap/>
            <w:vAlign w:val="bottom"/>
            <w:hideMark/>
          </w:tcPr>
          <w:p w14:paraId="0D83C1EA" w14:textId="5531CC8F"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75%</w:t>
            </w:r>
          </w:p>
        </w:tc>
        <w:tc>
          <w:tcPr>
            <w:tcW w:w="0" w:type="auto"/>
            <w:shd w:val="clear" w:color="000000" w:fill="FFFFFF"/>
            <w:noWrap/>
            <w:vAlign w:val="bottom"/>
            <w:hideMark/>
          </w:tcPr>
          <w:p w14:paraId="12B2DF63" w14:textId="68D56E71"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8,536 </w:t>
            </w:r>
          </w:p>
        </w:tc>
        <w:tc>
          <w:tcPr>
            <w:tcW w:w="0" w:type="auto"/>
            <w:shd w:val="clear" w:color="000000" w:fill="FFFFFF"/>
            <w:noWrap/>
            <w:vAlign w:val="center"/>
            <w:hideMark/>
          </w:tcPr>
          <w:p w14:paraId="7330A756" w14:textId="5645EDCF"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9,795 </w:t>
            </w:r>
          </w:p>
        </w:tc>
        <w:tc>
          <w:tcPr>
            <w:tcW w:w="0" w:type="auto"/>
            <w:shd w:val="clear" w:color="000000" w:fill="FFFFFF"/>
            <w:noWrap/>
            <w:vAlign w:val="bottom"/>
            <w:hideMark/>
          </w:tcPr>
          <w:p w14:paraId="2C908E4C" w14:textId="2BD3367F"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198%</w:t>
            </w:r>
          </w:p>
        </w:tc>
        <w:tc>
          <w:tcPr>
            <w:tcW w:w="0" w:type="auto"/>
            <w:shd w:val="clear" w:color="000000" w:fill="FFFFFF"/>
            <w:noWrap/>
            <w:vAlign w:val="bottom"/>
            <w:hideMark/>
          </w:tcPr>
          <w:p w14:paraId="40AFBD6B" w14:textId="528FEF1D"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29,190 </w:t>
            </w:r>
          </w:p>
        </w:tc>
        <w:tc>
          <w:tcPr>
            <w:tcW w:w="0" w:type="auto"/>
            <w:shd w:val="clear" w:color="000000" w:fill="F2F2F2"/>
            <w:noWrap/>
            <w:vAlign w:val="bottom"/>
            <w:hideMark/>
          </w:tcPr>
          <w:p w14:paraId="31029A79" w14:textId="653645CE"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26,092 </w:t>
            </w:r>
          </w:p>
        </w:tc>
      </w:tr>
      <w:tr w:rsidR="00BC0433" w:rsidRPr="00036D4F" w14:paraId="54F723F0" w14:textId="77777777" w:rsidTr="000E1441">
        <w:trPr>
          <w:trHeight w:val="180"/>
        </w:trPr>
        <w:tc>
          <w:tcPr>
            <w:tcW w:w="0" w:type="auto"/>
            <w:shd w:val="clear" w:color="auto" w:fill="auto"/>
            <w:noWrap/>
            <w:vAlign w:val="center"/>
            <w:hideMark/>
          </w:tcPr>
          <w:p w14:paraId="58F3193B" w14:textId="77777777" w:rsidR="00BC0433" w:rsidRPr="00036D4F" w:rsidRDefault="00BC0433" w:rsidP="00BC0433">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Jacobabad</w:t>
            </w:r>
          </w:p>
        </w:tc>
        <w:tc>
          <w:tcPr>
            <w:tcW w:w="0" w:type="auto"/>
            <w:shd w:val="clear" w:color="000000" w:fill="FFFFFF"/>
            <w:noWrap/>
            <w:vAlign w:val="bottom"/>
            <w:hideMark/>
          </w:tcPr>
          <w:p w14:paraId="011BDE1B" w14:textId="7C10B611"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4,878 </w:t>
            </w:r>
          </w:p>
        </w:tc>
        <w:tc>
          <w:tcPr>
            <w:tcW w:w="0" w:type="auto"/>
            <w:shd w:val="clear" w:color="000000" w:fill="FFFFFF"/>
            <w:noWrap/>
            <w:vAlign w:val="bottom"/>
            <w:hideMark/>
          </w:tcPr>
          <w:p w14:paraId="252453FA" w14:textId="46FDA8E2"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71%</w:t>
            </w:r>
          </w:p>
        </w:tc>
        <w:tc>
          <w:tcPr>
            <w:tcW w:w="0" w:type="auto"/>
            <w:shd w:val="clear" w:color="000000" w:fill="FFFFFF"/>
            <w:noWrap/>
            <w:vAlign w:val="bottom"/>
            <w:hideMark/>
          </w:tcPr>
          <w:p w14:paraId="7DB67110" w14:textId="44D1EEBB"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8,341 </w:t>
            </w:r>
          </w:p>
        </w:tc>
        <w:tc>
          <w:tcPr>
            <w:tcW w:w="0" w:type="auto"/>
            <w:shd w:val="clear" w:color="000000" w:fill="FFFFFF"/>
            <w:noWrap/>
            <w:vAlign w:val="center"/>
            <w:hideMark/>
          </w:tcPr>
          <w:p w14:paraId="5B1C76F2" w14:textId="2228B8C9"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9,795 </w:t>
            </w:r>
          </w:p>
        </w:tc>
        <w:tc>
          <w:tcPr>
            <w:tcW w:w="0" w:type="auto"/>
            <w:shd w:val="clear" w:color="000000" w:fill="FFFFFF"/>
            <w:noWrap/>
            <w:vAlign w:val="bottom"/>
            <w:hideMark/>
          </w:tcPr>
          <w:p w14:paraId="6E0C1B5F" w14:textId="7F8DB197"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136%</w:t>
            </w:r>
          </w:p>
        </w:tc>
        <w:tc>
          <w:tcPr>
            <w:tcW w:w="0" w:type="auto"/>
            <w:shd w:val="clear" w:color="000000" w:fill="FFFFFF"/>
            <w:noWrap/>
            <w:vAlign w:val="bottom"/>
            <w:hideMark/>
          </w:tcPr>
          <w:p w14:paraId="6182F635" w14:textId="0EF6881A"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23,117 </w:t>
            </w:r>
          </w:p>
        </w:tc>
        <w:tc>
          <w:tcPr>
            <w:tcW w:w="0" w:type="auto"/>
            <w:shd w:val="clear" w:color="000000" w:fill="F2F2F2"/>
            <w:noWrap/>
            <w:vAlign w:val="bottom"/>
            <w:hideMark/>
          </w:tcPr>
          <w:p w14:paraId="782C4244" w14:textId="22F3960F"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20,901 </w:t>
            </w:r>
          </w:p>
        </w:tc>
      </w:tr>
      <w:tr w:rsidR="00BC0433" w:rsidRPr="00036D4F" w14:paraId="3DA3A8FE" w14:textId="77777777" w:rsidTr="000E1441">
        <w:trPr>
          <w:trHeight w:val="180"/>
        </w:trPr>
        <w:tc>
          <w:tcPr>
            <w:tcW w:w="0" w:type="auto"/>
            <w:shd w:val="clear" w:color="auto" w:fill="auto"/>
            <w:noWrap/>
            <w:vAlign w:val="center"/>
            <w:hideMark/>
          </w:tcPr>
          <w:p w14:paraId="282A8422" w14:textId="77777777" w:rsidR="00BC0433" w:rsidRPr="00036D4F" w:rsidRDefault="00BC0433" w:rsidP="00BC0433">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Larkana</w:t>
            </w:r>
          </w:p>
        </w:tc>
        <w:tc>
          <w:tcPr>
            <w:tcW w:w="0" w:type="auto"/>
            <w:shd w:val="clear" w:color="000000" w:fill="FFFFFF"/>
            <w:noWrap/>
            <w:vAlign w:val="bottom"/>
            <w:hideMark/>
          </w:tcPr>
          <w:p w14:paraId="021BCCF2" w14:textId="5DE707F3"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4,878 </w:t>
            </w:r>
          </w:p>
        </w:tc>
        <w:tc>
          <w:tcPr>
            <w:tcW w:w="0" w:type="auto"/>
            <w:shd w:val="clear" w:color="000000" w:fill="FFFFFF"/>
            <w:noWrap/>
            <w:vAlign w:val="bottom"/>
            <w:hideMark/>
          </w:tcPr>
          <w:p w14:paraId="7F92030D" w14:textId="534D5927"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101%</w:t>
            </w:r>
          </w:p>
        </w:tc>
        <w:tc>
          <w:tcPr>
            <w:tcW w:w="0" w:type="auto"/>
            <w:shd w:val="clear" w:color="000000" w:fill="FFFFFF"/>
            <w:noWrap/>
            <w:vAlign w:val="bottom"/>
            <w:hideMark/>
          </w:tcPr>
          <w:p w14:paraId="1F8C1133" w14:textId="1F4990B3"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9,804 </w:t>
            </w:r>
          </w:p>
        </w:tc>
        <w:tc>
          <w:tcPr>
            <w:tcW w:w="0" w:type="auto"/>
            <w:shd w:val="clear" w:color="000000" w:fill="FFFFFF"/>
            <w:noWrap/>
            <w:vAlign w:val="center"/>
            <w:hideMark/>
          </w:tcPr>
          <w:p w14:paraId="5B7C854D" w14:textId="28187187"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9,795 </w:t>
            </w:r>
          </w:p>
        </w:tc>
        <w:tc>
          <w:tcPr>
            <w:tcW w:w="0" w:type="auto"/>
            <w:shd w:val="clear" w:color="000000" w:fill="FFFFFF"/>
            <w:noWrap/>
            <w:vAlign w:val="bottom"/>
            <w:hideMark/>
          </w:tcPr>
          <w:p w14:paraId="5312C884" w14:textId="302B41ED"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96%</w:t>
            </w:r>
          </w:p>
        </w:tc>
        <w:tc>
          <w:tcPr>
            <w:tcW w:w="0" w:type="auto"/>
            <w:shd w:val="clear" w:color="000000" w:fill="FFFFFF"/>
            <w:noWrap/>
            <w:vAlign w:val="bottom"/>
            <w:hideMark/>
          </w:tcPr>
          <w:p w14:paraId="12A35F3A" w14:textId="6A4FB1AD"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19,199 </w:t>
            </w:r>
          </w:p>
        </w:tc>
        <w:tc>
          <w:tcPr>
            <w:tcW w:w="0" w:type="auto"/>
            <w:shd w:val="clear" w:color="000000" w:fill="F2F2F2"/>
            <w:noWrap/>
            <w:vAlign w:val="bottom"/>
            <w:hideMark/>
          </w:tcPr>
          <w:p w14:paraId="2088DD6F" w14:textId="18F3E0B0"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17,790 </w:t>
            </w:r>
          </w:p>
        </w:tc>
      </w:tr>
      <w:tr w:rsidR="00BC0433" w:rsidRPr="00036D4F" w14:paraId="0BA0376F" w14:textId="77777777" w:rsidTr="000E1441">
        <w:trPr>
          <w:trHeight w:val="180"/>
        </w:trPr>
        <w:tc>
          <w:tcPr>
            <w:tcW w:w="0" w:type="auto"/>
            <w:shd w:val="clear" w:color="auto" w:fill="auto"/>
            <w:noWrap/>
            <w:vAlign w:val="center"/>
            <w:hideMark/>
          </w:tcPr>
          <w:p w14:paraId="4A96DE8E" w14:textId="77777777" w:rsidR="00BC0433" w:rsidRPr="00036D4F" w:rsidRDefault="00BC0433" w:rsidP="00BC0433">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lastRenderedPageBreak/>
              <w:t>TMK</w:t>
            </w:r>
          </w:p>
        </w:tc>
        <w:tc>
          <w:tcPr>
            <w:tcW w:w="0" w:type="auto"/>
            <w:shd w:val="clear" w:color="000000" w:fill="FFFFFF"/>
            <w:noWrap/>
            <w:vAlign w:val="bottom"/>
            <w:hideMark/>
          </w:tcPr>
          <w:p w14:paraId="18E4D5F7" w14:textId="09A5138E"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4,878 </w:t>
            </w:r>
          </w:p>
        </w:tc>
        <w:tc>
          <w:tcPr>
            <w:tcW w:w="0" w:type="auto"/>
            <w:shd w:val="clear" w:color="000000" w:fill="FFFFFF"/>
            <w:noWrap/>
            <w:vAlign w:val="bottom"/>
            <w:hideMark/>
          </w:tcPr>
          <w:p w14:paraId="1DF1192F" w14:textId="1E49C8A3"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75%</w:t>
            </w:r>
          </w:p>
        </w:tc>
        <w:tc>
          <w:tcPr>
            <w:tcW w:w="0" w:type="auto"/>
            <w:shd w:val="clear" w:color="000000" w:fill="FFFFFF"/>
            <w:noWrap/>
            <w:vAlign w:val="bottom"/>
            <w:hideMark/>
          </w:tcPr>
          <w:p w14:paraId="455FD93F" w14:textId="7439119D"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8,536 </w:t>
            </w:r>
          </w:p>
        </w:tc>
        <w:tc>
          <w:tcPr>
            <w:tcW w:w="0" w:type="auto"/>
            <w:shd w:val="clear" w:color="000000" w:fill="FFFFFF"/>
            <w:noWrap/>
            <w:vAlign w:val="center"/>
            <w:hideMark/>
          </w:tcPr>
          <w:p w14:paraId="091E1012" w14:textId="751F3590"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9,795 </w:t>
            </w:r>
          </w:p>
        </w:tc>
        <w:tc>
          <w:tcPr>
            <w:tcW w:w="0" w:type="auto"/>
            <w:shd w:val="clear" w:color="000000" w:fill="FFFFFF"/>
            <w:noWrap/>
            <w:vAlign w:val="bottom"/>
            <w:hideMark/>
          </w:tcPr>
          <w:p w14:paraId="615B2F45" w14:textId="2016BFA3"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115%</w:t>
            </w:r>
          </w:p>
        </w:tc>
        <w:tc>
          <w:tcPr>
            <w:tcW w:w="0" w:type="auto"/>
            <w:shd w:val="clear" w:color="000000" w:fill="FFFFFF"/>
            <w:noWrap/>
            <w:vAlign w:val="bottom"/>
            <w:hideMark/>
          </w:tcPr>
          <w:p w14:paraId="023154C5" w14:textId="7812112B"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21,060 </w:t>
            </w:r>
          </w:p>
        </w:tc>
        <w:tc>
          <w:tcPr>
            <w:tcW w:w="0" w:type="auto"/>
            <w:shd w:val="clear" w:color="000000" w:fill="F2F2F2"/>
            <w:noWrap/>
            <w:vAlign w:val="bottom"/>
            <w:hideMark/>
          </w:tcPr>
          <w:p w14:paraId="398DAFDB" w14:textId="1EADC29D"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19,181 </w:t>
            </w:r>
          </w:p>
        </w:tc>
      </w:tr>
      <w:tr w:rsidR="00BC0433" w:rsidRPr="00036D4F" w14:paraId="565DD673" w14:textId="77777777" w:rsidTr="000E1441">
        <w:trPr>
          <w:trHeight w:val="180"/>
        </w:trPr>
        <w:tc>
          <w:tcPr>
            <w:tcW w:w="0" w:type="auto"/>
            <w:shd w:val="clear" w:color="auto" w:fill="auto"/>
            <w:noWrap/>
            <w:vAlign w:val="center"/>
            <w:hideMark/>
          </w:tcPr>
          <w:p w14:paraId="1C7B63C2" w14:textId="77777777" w:rsidR="00BC0433" w:rsidRPr="00036D4F" w:rsidRDefault="00BC0433" w:rsidP="00BC0433">
            <w:pPr>
              <w:spacing w:line="240" w:lineRule="auto"/>
              <w:jc w:val="right"/>
              <w:rPr>
                <w:rFonts w:ascii="Arial" w:eastAsia="Times New Roman" w:hAnsi="Arial"/>
                <w:color w:val="auto"/>
                <w:sz w:val="14"/>
                <w:szCs w:val="14"/>
                <w:lang w:eastAsia="en-GB"/>
              </w:rPr>
            </w:pPr>
            <w:r w:rsidRPr="00036D4F">
              <w:rPr>
                <w:rFonts w:ascii="Arial" w:eastAsia="Times New Roman" w:hAnsi="Arial"/>
                <w:color w:val="auto"/>
                <w:sz w:val="14"/>
                <w:szCs w:val="14"/>
                <w:lang w:eastAsia="en-GB"/>
              </w:rPr>
              <w:t>Badin</w:t>
            </w:r>
          </w:p>
        </w:tc>
        <w:tc>
          <w:tcPr>
            <w:tcW w:w="0" w:type="auto"/>
            <w:shd w:val="clear" w:color="000000" w:fill="FFFFFF"/>
            <w:noWrap/>
            <w:vAlign w:val="bottom"/>
            <w:hideMark/>
          </w:tcPr>
          <w:p w14:paraId="44AED96D" w14:textId="75A96A75"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4,878 </w:t>
            </w:r>
          </w:p>
        </w:tc>
        <w:tc>
          <w:tcPr>
            <w:tcW w:w="0" w:type="auto"/>
            <w:shd w:val="clear" w:color="000000" w:fill="FFFFFF"/>
            <w:noWrap/>
            <w:vAlign w:val="bottom"/>
            <w:hideMark/>
          </w:tcPr>
          <w:p w14:paraId="02D7FD2C" w14:textId="04FE1E3D"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68%</w:t>
            </w:r>
          </w:p>
        </w:tc>
        <w:tc>
          <w:tcPr>
            <w:tcW w:w="0" w:type="auto"/>
            <w:shd w:val="clear" w:color="000000" w:fill="FFFFFF"/>
            <w:noWrap/>
            <w:vAlign w:val="bottom"/>
            <w:hideMark/>
          </w:tcPr>
          <w:p w14:paraId="33183AE8" w14:textId="170F05E5"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8,195 </w:t>
            </w:r>
          </w:p>
        </w:tc>
        <w:tc>
          <w:tcPr>
            <w:tcW w:w="0" w:type="auto"/>
            <w:shd w:val="clear" w:color="000000" w:fill="FFFFFF"/>
            <w:noWrap/>
            <w:vAlign w:val="center"/>
            <w:hideMark/>
          </w:tcPr>
          <w:p w14:paraId="4398996B" w14:textId="61CA98BD"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9,795 </w:t>
            </w:r>
          </w:p>
        </w:tc>
        <w:tc>
          <w:tcPr>
            <w:tcW w:w="0" w:type="auto"/>
            <w:shd w:val="clear" w:color="000000" w:fill="FFFFFF"/>
            <w:noWrap/>
            <w:vAlign w:val="bottom"/>
            <w:hideMark/>
          </w:tcPr>
          <w:p w14:paraId="5042851F" w14:textId="5D3E969C"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145%</w:t>
            </w:r>
          </w:p>
        </w:tc>
        <w:tc>
          <w:tcPr>
            <w:tcW w:w="0" w:type="auto"/>
            <w:shd w:val="clear" w:color="000000" w:fill="FFFFFF"/>
            <w:noWrap/>
            <w:vAlign w:val="bottom"/>
            <w:hideMark/>
          </w:tcPr>
          <w:p w14:paraId="22F9DBA4" w14:textId="31B2529E"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23,999 </w:t>
            </w:r>
          </w:p>
        </w:tc>
        <w:tc>
          <w:tcPr>
            <w:tcW w:w="0" w:type="auto"/>
            <w:shd w:val="clear" w:color="000000" w:fill="F2F2F2"/>
            <w:noWrap/>
            <w:vAlign w:val="bottom"/>
            <w:hideMark/>
          </w:tcPr>
          <w:p w14:paraId="666BF333" w14:textId="3C9566F9"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21,628 </w:t>
            </w:r>
          </w:p>
        </w:tc>
      </w:tr>
      <w:tr w:rsidR="00BC0433" w:rsidRPr="00036D4F" w14:paraId="6CFC4072" w14:textId="77777777" w:rsidTr="000E1441">
        <w:trPr>
          <w:trHeight w:val="180"/>
        </w:trPr>
        <w:tc>
          <w:tcPr>
            <w:tcW w:w="0" w:type="auto"/>
            <w:shd w:val="clear" w:color="auto" w:fill="auto"/>
            <w:noWrap/>
            <w:vAlign w:val="center"/>
            <w:hideMark/>
          </w:tcPr>
          <w:p w14:paraId="68F8DB55" w14:textId="77777777" w:rsidR="00BC0433" w:rsidRPr="00036D4F" w:rsidRDefault="00BC0433" w:rsidP="00BC0433">
            <w:pPr>
              <w:spacing w:line="240" w:lineRule="auto"/>
              <w:jc w:val="right"/>
              <w:rPr>
                <w:rFonts w:ascii="Arial" w:eastAsia="Times New Roman" w:hAnsi="Arial"/>
                <w:color w:val="auto"/>
                <w:sz w:val="14"/>
                <w:szCs w:val="14"/>
                <w:lang w:eastAsia="en-GB"/>
              </w:rPr>
            </w:pPr>
            <w:proofErr w:type="spellStart"/>
            <w:r w:rsidRPr="00036D4F">
              <w:rPr>
                <w:rFonts w:ascii="Arial" w:eastAsia="Times New Roman" w:hAnsi="Arial"/>
                <w:color w:val="auto"/>
                <w:sz w:val="14"/>
                <w:szCs w:val="14"/>
                <w:lang w:eastAsia="en-GB"/>
              </w:rPr>
              <w:t>Kambar</w:t>
            </w:r>
            <w:proofErr w:type="spellEnd"/>
            <w:r w:rsidRPr="00036D4F">
              <w:rPr>
                <w:rFonts w:ascii="Arial" w:eastAsia="Times New Roman" w:hAnsi="Arial"/>
                <w:color w:val="auto"/>
                <w:sz w:val="14"/>
                <w:szCs w:val="14"/>
                <w:lang w:eastAsia="en-GB"/>
              </w:rPr>
              <w:t xml:space="preserve"> </w:t>
            </w:r>
            <w:proofErr w:type="spellStart"/>
            <w:r w:rsidRPr="00036D4F">
              <w:rPr>
                <w:rFonts w:ascii="Arial" w:eastAsia="Times New Roman" w:hAnsi="Arial"/>
                <w:color w:val="auto"/>
                <w:sz w:val="14"/>
                <w:szCs w:val="14"/>
                <w:lang w:eastAsia="en-GB"/>
              </w:rPr>
              <w:t>Shahdadkot</w:t>
            </w:r>
            <w:proofErr w:type="spellEnd"/>
          </w:p>
        </w:tc>
        <w:tc>
          <w:tcPr>
            <w:tcW w:w="0" w:type="auto"/>
            <w:shd w:val="clear" w:color="000000" w:fill="FFFFFF"/>
            <w:noWrap/>
            <w:vAlign w:val="bottom"/>
            <w:hideMark/>
          </w:tcPr>
          <w:p w14:paraId="2E0338C0" w14:textId="62DB734D"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4,878 </w:t>
            </w:r>
          </w:p>
        </w:tc>
        <w:tc>
          <w:tcPr>
            <w:tcW w:w="0" w:type="auto"/>
            <w:shd w:val="clear" w:color="000000" w:fill="FFFFFF"/>
            <w:noWrap/>
            <w:vAlign w:val="bottom"/>
            <w:hideMark/>
          </w:tcPr>
          <w:p w14:paraId="4CA4F4AB" w14:textId="0435997A"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84%</w:t>
            </w:r>
          </w:p>
        </w:tc>
        <w:tc>
          <w:tcPr>
            <w:tcW w:w="0" w:type="auto"/>
            <w:shd w:val="clear" w:color="000000" w:fill="FFFFFF"/>
            <w:noWrap/>
            <w:vAlign w:val="bottom"/>
            <w:hideMark/>
          </w:tcPr>
          <w:p w14:paraId="6F4B1292" w14:textId="138B0CE0"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8,975 </w:t>
            </w:r>
          </w:p>
        </w:tc>
        <w:tc>
          <w:tcPr>
            <w:tcW w:w="0" w:type="auto"/>
            <w:shd w:val="clear" w:color="000000" w:fill="FFFFFF"/>
            <w:noWrap/>
            <w:vAlign w:val="center"/>
            <w:hideMark/>
          </w:tcPr>
          <w:p w14:paraId="2E144BB3" w14:textId="4C1FA83F"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9,795 </w:t>
            </w:r>
          </w:p>
        </w:tc>
        <w:tc>
          <w:tcPr>
            <w:tcW w:w="0" w:type="auto"/>
            <w:shd w:val="clear" w:color="000000" w:fill="FFFFFF"/>
            <w:noWrap/>
            <w:vAlign w:val="bottom"/>
            <w:hideMark/>
          </w:tcPr>
          <w:p w14:paraId="5BA8D1CA" w14:textId="3FAA1E04"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94%</w:t>
            </w:r>
          </w:p>
        </w:tc>
        <w:tc>
          <w:tcPr>
            <w:tcW w:w="0" w:type="auto"/>
            <w:shd w:val="clear" w:color="000000" w:fill="FFFFFF"/>
            <w:noWrap/>
            <w:vAlign w:val="bottom"/>
            <w:hideMark/>
          </w:tcPr>
          <w:p w14:paraId="76852253" w14:textId="631AF70E"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19,003 </w:t>
            </w:r>
          </w:p>
        </w:tc>
        <w:tc>
          <w:tcPr>
            <w:tcW w:w="0" w:type="auto"/>
            <w:shd w:val="clear" w:color="000000" w:fill="F2F2F2"/>
            <w:noWrap/>
            <w:vAlign w:val="bottom"/>
            <w:hideMark/>
          </w:tcPr>
          <w:p w14:paraId="6C82B23A" w14:textId="2E2FF3CC"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17,499 </w:t>
            </w:r>
          </w:p>
        </w:tc>
      </w:tr>
      <w:tr w:rsidR="00BC0433" w:rsidRPr="00036D4F" w14:paraId="7A043DF3" w14:textId="77777777" w:rsidTr="000E1441">
        <w:trPr>
          <w:trHeight w:val="180"/>
        </w:trPr>
        <w:tc>
          <w:tcPr>
            <w:tcW w:w="0" w:type="auto"/>
            <w:shd w:val="clear" w:color="auto" w:fill="auto"/>
            <w:noWrap/>
            <w:vAlign w:val="center"/>
            <w:hideMark/>
          </w:tcPr>
          <w:p w14:paraId="24414C7A" w14:textId="77777777" w:rsidR="00BC0433" w:rsidRPr="00036D4F" w:rsidRDefault="00BC0433" w:rsidP="00BC0433">
            <w:pPr>
              <w:spacing w:line="240" w:lineRule="auto"/>
              <w:jc w:val="right"/>
              <w:rPr>
                <w:rFonts w:ascii="Arial" w:eastAsia="Times New Roman" w:hAnsi="Arial"/>
                <w:color w:val="auto"/>
                <w:sz w:val="14"/>
                <w:szCs w:val="14"/>
                <w:lang w:eastAsia="en-GB"/>
              </w:rPr>
            </w:pPr>
            <w:proofErr w:type="spellStart"/>
            <w:r w:rsidRPr="00036D4F">
              <w:rPr>
                <w:rFonts w:ascii="Arial" w:eastAsia="Times New Roman" w:hAnsi="Arial"/>
                <w:color w:val="auto"/>
                <w:sz w:val="14"/>
                <w:szCs w:val="14"/>
                <w:lang w:eastAsia="en-GB"/>
              </w:rPr>
              <w:t>Kashmore</w:t>
            </w:r>
            <w:proofErr w:type="spellEnd"/>
          </w:p>
        </w:tc>
        <w:tc>
          <w:tcPr>
            <w:tcW w:w="0" w:type="auto"/>
            <w:shd w:val="clear" w:color="000000" w:fill="FFFFFF"/>
            <w:noWrap/>
            <w:vAlign w:val="bottom"/>
            <w:hideMark/>
          </w:tcPr>
          <w:p w14:paraId="781FAFEB" w14:textId="62EBA5B0"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4,878 </w:t>
            </w:r>
          </w:p>
        </w:tc>
        <w:tc>
          <w:tcPr>
            <w:tcW w:w="0" w:type="auto"/>
            <w:shd w:val="clear" w:color="000000" w:fill="FFFFFF"/>
            <w:noWrap/>
            <w:vAlign w:val="bottom"/>
            <w:hideMark/>
          </w:tcPr>
          <w:p w14:paraId="72ACD523" w14:textId="0E283E38"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85%</w:t>
            </w:r>
          </w:p>
        </w:tc>
        <w:tc>
          <w:tcPr>
            <w:tcW w:w="0" w:type="auto"/>
            <w:shd w:val="clear" w:color="000000" w:fill="FFFFFF"/>
            <w:noWrap/>
            <w:vAlign w:val="bottom"/>
            <w:hideMark/>
          </w:tcPr>
          <w:p w14:paraId="6B7988D6" w14:textId="29FFE30E"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9,024 </w:t>
            </w:r>
          </w:p>
        </w:tc>
        <w:tc>
          <w:tcPr>
            <w:tcW w:w="0" w:type="auto"/>
            <w:shd w:val="clear" w:color="000000" w:fill="FFFFFF"/>
            <w:noWrap/>
            <w:vAlign w:val="center"/>
            <w:hideMark/>
          </w:tcPr>
          <w:p w14:paraId="308373F4" w14:textId="67BFE9A4"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9,795 </w:t>
            </w:r>
          </w:p>
        </w:tc>
        <w:tc>
          <w:tcPr>
            <w:tcW w:w="0" w:type="auto"/>
            <w:shd w:val="clear" w:color="000000" w:fill="FFFFFF"/>
            <w:noWrap/>
            <w:vAlign w:val="bottom"/>
            <w:hideMark/>
          </w:tcPr>
          <w:p w14:paraId="3E041502" w14:textId="038D6DEA"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70%</w:t>
            </w:r>
          </w:p>
        </w:tc>
        <w:tc>
          <w:tcPr>
            <w:tcW w:w="0" w:type="auto"/>
            <w:shd w:val="clear" w:color="000000" w:fill="FFFFFF"/>
            <w:noWrap/>
            <w:vAlign w:val="bottom"/>
            <w:hideMark/>
          </w:tcPr>
          <w:p w14:paraId="3DA6BE80" w14:textId="1A2C032D"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16,652 </w:t>
            </w:r>
          </w:p>
        </w:tc>
        <w:tc>
          <w:tcPr>
            <w:tcW w:w="0" w:type="auto"/>
            <w:shd w:val="clear" w:color="000000" w:fill="F2F2F2"/>
            <w:noWrap/>
            <w:vAlign w:val="bottom"/>
            <w:hideMark/>
          </w:tcPr>
          <w:p w14:paraId="40E706FF" w14:textId="1F0C52B1" w:rsidR="00BC0433" w:rsidRPr="00036D4F"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15,508 </w:t>
            </w:r>
          </w:p>
        </w:tc>
      </w:tr>
    </w:tbl>
    <w:p w14:paraId="61F76179" w14:textId="77777777" w:rsidR="00542A1E" w:rsidRDefault="00542A1E" w:rsidP="00BC0433">
      <w:pPr>
        <w:pStyle w:val="Normalnumbered"/>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072"/>
        <w:gridCol w:w="960"/>
        <w:gridCol w:w="1081"/>
        <w:gridCol w:w="1098"/>
        <w:gridCol w:w="960"/>
        <w:gridCol w:w="1230"/>
        <w:gridCol w:w="1456"/>
      </w:tblGrid>
      <w:tr w:rsidR="00213A73" w:rsidRPr="00213A73" w14:paraId="25A19007" w14:textId="77777777" w:rsidTr="00213A73">
        <w:trPr>
          <w:trHeight w:val="573"/>
        </w:trPr>
        <w:tc>
          <w:tcPr>
            <w:tcW w:w="0" w:type="auto"/>
            <w:shd w:val="clear" w:color="auto" w:fill="auto"/>
            <w:noWrap/>
            <w:vAlign w:val="center"/>
            <w:hideMark/>
          </w:tcPr>
          <w:p w14:paraId="17A7A5EF" w14:textId="4D05CA98" w:rsidR="00213A73" w:rsidRPr="00213A73" w:rsidRDefault="00213A73" w:rsidP="00213A73">
            <w:pPr>
              <w:spacing w:line="240" w:lineRule="auto"/>
              <w:jc w:val="center"/>
              <w:rPr>
                <w:rFonts w:ascii="Arial" w:eastAsia="Times New Roman" w:hAnsi="Arial"/>
                <w:b/>
                <w:bCs/>
                <w:color w:val="auto"/>
                <w:sz w:val="14"/>
                <w:szCs w:val="14"/>
                <w:lang w:eastAsia="en-GB"/>
              </w:rPr>
            </w:pPr>
          </w:p>
        </w:tc>
        <w:tc>
          <w:tcPr>
            <w:tcW w:w="0" w:type="auto"/>
            <w:gridSpan w:val="7"/>
            <w:shd w:val="clear" w:color="000000" w:fill="E7E6E6"/>
            <w:vAlign w:val="center"/>
            <w:hideMark/>
          </w:tcPr>
          <w:p w14:paraId="15958F27" w14:textId="77777777" w:rsidR="00213A73" w:rsidRPr="00213A73" w:rsidRDefault="00213A73" w:rsidP="00213A73">
            <w:pPr>
              <w:spacing w:line="240" w:lineRule="auto"/>
              <w:jc w:val="center"/>
              <w:rPr>
                <w:rFonts w:ascii="Arial" w:eastAsia="Times New Roman" w:hAnsi="Arial"/>
                <w:b/>
                <w:bCs/>
                <w:color w:val="auto"/>
                <w:sz w:val="14"/>
                <w:szCs w:val="14"/>
                <w:lang w:eastAsia="en-GB"/>
              </w:rPr>
            </w:pPr>
            <w:r w:rsidRPr="00213A73">
              <w:rPr>
                <w:rFonts w:ascii="Arial" w:eastAsia="Times New Roman" w:hAnsi="Arial"/>
                <w:b/>
                <w:bCs/>
                <w:color w:val="auto"/>
                <w:sz w:val="14"/>
                <w:szCs w:val="14"/>
                <w:lang w:eastAsia="en-GB"/>
              </w:rPr>
              <w:t xml:space="preserve">Unit cost </w:t>
            </w:r>
            <w:r w:rsidRPr="00213A73">
              <w:rPr>
                <w:rFonts w:ascii="Arial" w:eastAsia="Times New Roman" w:hAnsi="Arial"/>
                <w:b/>
                <w:bCs/>
                <w:color w:val="auto"/>
                <w:sz w:val="14"/>
                <w:szCs w:val="14"/>
                <w:lang w:eastAsia="en-GB"/>
              </w:rPr>
              <w:br/>
              <w:t>(US$ per beneficiary per year)</w:t>
            </w:r>
          </w:p>
        </w:tc>
      </w:tr>
      <w:tr w:rsidR="00213A73" w:rsidRPr="00213A73" w14:paraId="62B2020D" w14:textId="77777777" w:rsidTr="00213A73">
        <w:trPr>
          <w:trHeight w:val="553"/>
        </w:trPr>
        <w:tc>
          <w:tcPr>
            <w:tcW w:w="0" w:type="auto"/>
            <w:shd w:val="clear" w:color="auto" w:fill="auto"/>
            <w:noWrap/>
            <w:vAlign w:val="center"/>
            <w:hideMark/>
          </w:tcPr>
          <w:p w14:paraId="421F339C" w14:textId="723A10C4" w:rsidR="00213A73" w:rsidRPr="00213A73" w:rsidRDefault="00213A73" w:rsidP="00213A73">
            <w:pPr>
              <w:spacing w:line="240" w:lineRule="auto"/>
              <w:jc w:val="center"/>
              <w:rPr>
                <w:rFonts w:ascii="Arial" w:eastAsia="Times New Roman" w:hAnsi="Arial"/>
                <w:b/>
                <w:bCs/>
                <w:color w:val="auto"/>
                <w:sz w:val="14"/>
                <w:szCs w:val="14"/>
                <w:lang w:eastAsia="en-GB"/>
              </w:rPr>
            </w:pPr>
          </w:p>
        </w:tc>
        <w:tc>
          <w:tcPr>
            <w:tcW w:w="0" w:type="auto"/>
            <w:gridSpan w:val="3"/>
            <w:shd w:val="clear" w:color="000000" w:fill="D9D9D9"/>
            <w:vAlign w:val="center"/>
            <w:hideMark/>
          </w:tcPr>
          <w:p w14:paraId="420BC40F" w14:textId="77777777" w:rsidR="00213A73" w:rsidRPr="00213A73" w:rsidRDefault="00213A73" w:rsidP="00213A73">
            <w:pPr>
              <w:spacing w:line="240" w:lineRule="auto"/>
              <w:jc w:val="center"/>
              <w:rPr>
                <w:rFonts w:ascii="Arial" w:eastAsia="Times New Roman" w:hAnsi="Arial"/>
                <w:b/>
                <w:bCs/>
                <w:color w:val="auto"/>
                <w:sz w:val="14"/>
                <w:szCs w:val="14"/>
                <w:lang w:eastAsia="en-GB"/>
              </w:rPr>
            </w:pPr>
            <w:r w:rsidRPr="00213A73">
              <w:rPr>
                <w:rFonts w:ascii="Arial" w:eastAsia="Times New Roman" w:hAnsi="Arial"/>
                <w:b/>
                <w:bCs/>
                <w:color w:val="auto"/>
                <w:sz w:val="14"/>
                <w:szCs w:val="14"/>
                <w:lang w:eastAsia="en-GB"/>
              </w:rPr>
              <w:t xml:space="preserve">Treatment of SAM </w:t>
            </w:r>
            <w:r w:rsidRPr="00213A73">
              <w:rPr>
                <w:rFonts w:ascii="Arial" w:eastAsia="Times New Roman" w:hAnsi="Arial"/>
                <w:b/>
                <w:bCs/>
                <w:color w:val="auto"/>
                <w:sz w:val="14"/>
                <w:szCs w:val="14"/>
                <w:lang w:eastAsia="en-GB"/>
              </w:rPr>
              <w:br/>
              <w:t>(Inpatient)</w:t>
            </w:r>
          </w:p>
        </w:tc>
        <w:tc>
          <w:tcPr>
            <w:tcW w:w="0" w:type="auto"/>
            <w:gridSpan w:val="3"/>
            <w:shd w:val="clear" w:color="000000" w:fill="D9D9D9"/>
            <w:vAlign w:val="center"/>
            <w:hideMark/>
          </w:tcPr>
          <w:p w14:paraId="586D4BDD" w14:textId="77777777" w:rsidR="00213A73" w:rsidRPr="00213A73" w:rsidRDefault="00213A73" w:rsidP="00213A73">
            <w:pPr>
              <w:spacing w:line="240" w:lineRule="auto"/>
              <w:jc w:val="center"/>
              <w:rPr>
                <w:rFonts w:ascii="Arial" w:eastAsia="Times New Roman" w:hAnsi="Arial"/>
                <w:b/>
                <w:bCs/>
                <w:color w:val="auto"/>
                <w:sz w:val="14"/>
                <w:szCs w:val="14"/>
                <w:lang w:eastAsia="en-GB"/>
              </w:rPr>
            </w:pPr>
            <w:r w:rsidRPr="00213A73">
              <w:rPr>
                <w:rFonts w:ascii="Arial" w:eastAsia="Times New Roman" w:hAnsi="Arial"/>
                <w:b/>
                <w:bCs/>
                <w:color w:val="auto"/>
                <w:sz w:val="14"/>
                <w:szCs w:val="14"/>
                <w:lang w:eastAsia="en-GB"/>
              </w:rPr>
              <w:t xml:space="preserve">Treatment of SAM </w:t>
            </w:r>
            <w:r w:rsidRPr="00213A73">
              <w:rPr>
                <w:rFonts w:ascii="Arial" w:eastAsia="Times New Roman" w:hAnsi="Arial"/>
                <w:b/>
                <w:bCs/>
                <w:color w:val="auto"/>
                <w:sz w:val="14"/>
                <w:szCs w:val="14"/>
                <w:lang w:eastAsia="en-GB"/>
              </w:rPr>
              <w:br/>
              <w:t>(Outpatient)</w:t>
            </w:r>
          </w:p>
        </w:tc>
        <w:tc>
          <w:tcPr>
            <w:tcW w:w="0" w:type="auto"/>
            <w:shd w:val="clear" w:color="000000" w:fill="D9D9D9"/>
            <w:vAlign w:val="center"/>
            <w:hideMark/>
          </w:tcPr>
          <w:p w14:paraId="74044402" w14:textId="77777777" w:rsidR="00213A73" w:rsidRPr="00213A73" w:rsidRDefault="00213A73" w:rsidP="00213A73">
            <w:pPr>
              <w:spacing w:line="240" w:lineRule="auto"/>
              <w:jc w:val="center"/>
              <w:rPr>
                <w:rFonts w:ascii="Arial" w:eastAsia="Times New Roman" w:hAnsi="Arial"/>
                <w:b/>
                <w:bCs/>
                <w:color w:val="auto"/>
                <w:sz w:val="14"/>
                <w:szCs w:val="14"/>
                <w:lang w:eastAsia="en-GB"/>
              </w:rPr>
            </w:pPr>
            <w:r w:rsidRPr="00213A73">
              <w:rPr>
                <w:rFonts w:ascii="Arial" w:eastAsia="Times New Roman" w:hAnsi="Arial"/>
                <w:b/>
                <w:bCs/>
                <w:color w:val="auto"/>
                <w:sz w:val="14"/>
                <w:szCs w:val="14"/>
                <w:lang w:eastAsia="en-GB"/>
              </w:rPr>
              <w:t>Treatment of SAM</w:t>
            </w:r>
          </w:p>
        </w:tc>
      </w:tr>
      <w:tr w:rsidR="00213A73" w:rsidRPr="00213A73" w14:paraId="14EADF9E" w14:textId="77777777" w:rsidTr="00213A73">
        <w:trPr>
          <w:trHeight w:val="702"/>
        </w:trPr>
        <w:tc>
          <w:tcPr>
            <w:tcW w:w="0" w:type="auto"/>
            <w:shd w:val="clear" w:color="auto" w:fill="auto"/>
            <w:noWrap/>
            <w:vAlign w:val="center"/>
            <w:hideMark/>
          </w:tcPr>
          <w:p w14:paraId="62059A57" w14:textId="38A23075" w:rsidR="00213A73" w:rsidRPr="00213A73" w:rsidRDefault="00213A73" w:rsidP="00213A73">
            <w:pPr>
              <w:spacing w:line="240" w:lineRule="auto"/>
              <w:jc w:val="center"/>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Province/District</w:t>
            </w:r>
          </w:p>
        </w:tc>
        <w:tc>
          <w:tcPr>
            <w:tcW w:w="0" w:type="auto"/>
            <w:shd w:val="clear" w:color="000000" w:fill="FFFFFF"/>
            <w:vAlign w:val="center"/>
            <w:hideMark/>
          </w:tcPr>
          <w:p w14:paraId="0BFEF1D9" w14:textId="77777777" w:rsidR="00213A73" w:rsidRPr="00213A73" w:rsidRDefault="00213A73" w:rsidP="00213A73">
            <w:pPr>
              <w:spacing w:line="240" w:lineRule="auto"/>
              <w:jc w:val="center"/>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Unit cost for drug/medical supplies</w:t>
            </w:r>
          </w:p>
        </w:tc>
        <w:tc>
          <w:tcPr>
            <w:tcW w:w="0" w:type="auto"/>
            <w:shd w:val="clear" w:color="000000" w:fill="FFFFFF"/>
            <w:vAlign w:val="center"/>
            <w:hideMark/>
          </w:tcPr>
          <w:p w14:paraId="4E90B712" w14:textId="77777777" w:rsidR="00213A73" w:rsidRPr="00213A73" w:rsidRDefault="00213A73" w:rsidP="00213A73">
            <w:pPr>
              <w:spacing w:line="240" w:lineRule="auto"/>
              <w:jc w:val="center"/>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 of programme costs</w:t>
            </w:r>
          </w:p>
        </w:tc>
        <w:tc>
          <w:tcPr>
            <w:tcW w:w="0" w:type="auto"/>
            <w:shd w:val="clear" w:color="000000" w:fill="D9D9D9"/>
            <w:vAlign w:val="center"/>
            <w:hideMark/>
          </w:tcPr>
          <w:p w14:paraId="20CC11F2" w14:textId="77777777" w:rsidR="00213A73" w:rsidRPr="00213A73" w:rsidRDefault="00213A73" w:rsidP="00213A73">
            <w:pPr>
              <w:spacing w:line="240" w:lineRule="auto"/>
              <w:jc w:val="center"/>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Total unit cost per average case</w:t>
            </w:r>
          </w:p>
        </w:tc>
        <w:tc>
          <w:tcPr>
            <w:tcW w:w="0" w:type="auto"/>
            <w:shd w:val="clear" w:color="000000" w:fill="FFFFFF"/>
            <w:vAlign w:val="center"/>
            <w:hideMark/>
          </w:tcPr>
          <w:p w14:paraId="4FD933AD" w14:textId="77777777" w:rsidR="00213A73" w:rsidRPr="00213A73" w:rsidRDefault="00213A73" w:rsidP="00213A73">
            <w:pPr>
              <w:spacing w:line="240" w:lineRule="auto"/>
              <w:jc w:val="center"/>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Unit cost for drug/supply</w:t>
            </w:r>
          </w:p>
        </w:tc>
        <w:tc>
          <w:tcPr>
            <w:tcW w:w="0" w:type="auto"/>
            <w:shd w:val="clear" w:color="000000" w:fill="FFFFFF"/>
            <w:vAlign w:val="center"/>
            <w:hideMark/>
          </w:tcPr>
          <w:p w14:paraId="5AA0479E" w14:textId="77777777" w:rsidR="00213A73" w:rsidRPr="00213A73" w:rsidRDefault="00213A73" w:rsidP="00213A73">
            <w:pPr>
              <w:spacing w:line="240" w:lineRule="auto"/>
              <w:jc w:val="center"/>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 of programme costs</w:t>
            </w:r>
          </w:p>
        </w:tc>
        <w:tc>
          <w:tcPr>
            <w:tcW w:w="0" w:type="auto"/>
            <w:shd w:val="clear" w:color="000000" w:fill="D9D9D9"/>
            <w:vAlign w:val="center"/>
            <w:hideMark/>
          </w:tcPr>
          <w:p w14:paraId="51E85515" w14:textId="77777777" w:rsidR="00213A73" w:rsidRPr="00213A73" w:rsidRDefault="00213A73" w:rsidP="00213A73">
            <w:pPr>
              <w:spacing w:line="240" w:lineRule="auto"/>
              <w:jc w:val="center"/>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Total unit cost per average case</w:t>
            </w:r>
          </w:p>
        </w:tc>
        <w:tc>
          <w:tcPr>
            <w:tcW w:w="0" w:type="auto"/>
            <w:shd w:val="clear" w:color="000000" w:fill="D9D9D9"/>
            <w:vAlign w:val="center"/>
            <w:hideMark/>
          </w:tcPr>
          <w:p w14:paraId="5914FAEB" w14:textId="77777777" w:rsidR="00213A73" w:rsidRPr="00213A73" w:rsidRDefault="00213A73" w:rsidP="00213A73">
            <w:pPr>
              <w:spacing w:line="240" w:lineRule="auto"/>
              <w:jc w:val="center"/>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Total unit cost per average case (assumed 15% inpatient and 85% outpatient)</w:t>
            </w:r>
          </w:p>
        </w:tc>
      </w:tr>
      <w:tr w:rsidR="00BC0433" w:rsidRPr="00213A73" w14:paraId="5AF3D697" w14:textId="77777777" w:rsidTr="00213A73">
        <w:trPr>
          <w:trHeight w:val="416"/>
        </w:trPr>
        <w:tc>
          <w:tcPr>
            <w:tcW w:w="0" w:type="auto"/>
            <w:shd w:val="clear" w:color="auto" w:fill="auto"/>
            <w:noWrap/>
            <w:vAlign w:val="center"/>
            <w:hideMark/>
          </w:tcPr>
          <w:p w14:paraId="11916680" w14:textId="77777777" w:rsidR="00BC0433" w:rsidRPr="00213A73" w:rsidRDefault="00BC0433" w:rsidP="00BC0433">
            <w:pPr>
              <w:spacing w:line="240" w:lineRule="auto"/>
              <w:jc w:val="right"/>
              <w:rPr>
                <w:rFonts w:ascii="Arial" w:eastAsia="Times New Roman" w:hAnsi="Arial"/>
                <w:b/>
                <w:bCs/>
                <w:color w:val="auto"/>
                <w:sz w:val="14"/>
                <w:szCs w:val="14"/>
                <w:lang w:eastAsia="en-GB"/>
              </w:rPr>
            </w:pPr>
            <w:r w:rsidRPr="00213A73">
              <w:rPr>
                <w:rFonts w:ascii="Arial" w:eastAsia="Times New Roman" w:hAnsi="Arial"/>
                <w:b/>
                <w:bCs/>
                <w:color w:val="auto"/>
                <w:sz w:val="14"/>
                <w:szCs w:val="14"/>
                <w:lang w:eastAsia="en-GB"/>
              </w:rPr>
              <w:t>Sindh</w:t>
            </w:r>
          </w:p>
        </w:tc>
        <w:tc>
          <w:tcPr>
            <w:tcW w:w="0" w:type="auto"/>
            <w:shd w:val="clear" w:color="000000" w:fill="FFFFFF"/>
            <w:noWrap/>
            <w:vAlign w:val="center"/>
            <w:hideMark/>
          </w:tcPr>
          <w:p w14:paraId="1215F586" w14:textId="2D08CFA5" w:rsidR="00BC0433" w:rsidRPr="00213A73" w:rsidRDefault="00BC0433" w:rsidP="00BC0433">
            <w:pPr>
              <w:spacing w:line="240" w:lineRule="auto"/>
              <w:jc w:val="right"/>
              <w:rPr>
                <w:rFonts w:ascii="Arial" w:eastAsia="Times New Roman" w:hAnsi="Arial"/>
                <w:b/>
                <w:bCs/>
                <w:color w:val="auto"/>
                <w:sz w:val="14"/>
                <w:szCs w:val="14"/>
                <w:lang w:eastAsia="en-GB"/>
              </w:rPr>
            </w:pPr>
            <w:r>
              <w:rPr>
                <w:rFonts w:ascii="Arial" w:hAnsi="Arial"/>
                <w:b/>
                <w:bCs/>
                <w:sz w:val="14"/>
                <w:szCs w:val="14"/>
              </w:rPr>
              <w:t xml:space="preserve">           32.52 </w:t>
            </w:r>
          </w:p>
        </w:tc>
        <w:tc>
          <w:tcPr>
            <w:tcW w:w="0" w:type="auto"/>
            <w:shd w:val="clear" w:color="000000" w:fill="FFFFFF"/>
            <w:noWrap/>
            <w:vAlign w:val="center"/>
            <w:hideMark/>
          </w:tcPr>
          <w:p w14:paraId="6F78D1EB" w14:textId="57BA2B56" w:rsidR="00BC0433" w:rsidRPr="00213A73" w:rsidRDefault="00BC0433" w:rsidP="00BC0433">
            <w:pPr>
              <w:spacing w:line="240" w:lineRule="auto"/>
              <w:jc w:val="right"/>
              <w:rPr>
                <w:rFonts w:ascii="Arial" w:eastAsia="Times New Roman" w:hAnsi="Arial"/>
                <w:b/>
                <w:bCs/>
                <w:color w:val="auto"/>
                <w:sz w:val="14"/>
                <w:szCs w:val="14"/>
                <w:lang w:eastAsia="en-GB"/>
              </w:rPr>
            </w:pPr>
            <w:r>
              <w:rPr>
                <w:rFonts w:ascii="Arial" w:hAnsi="Arial"/>
                <w:b/>
                <w:bCs/>
                <w:sz w:val="14"/>
                <w:szCs w:val="14"/>
              </w:rPr>
              <w:t>79%</w:t>
            </w:r>
          </w:p>
        </w:tc>
        <w:tc>
          <w:tcPr>
            <w:tcW w:w="0" w:type="auto"/>
            <w:shd w:val="clear" w:color="000000" w:fill="FFFFFF"/>
            <w:noWrap/>
            <w:vAlign w:val="center"/>
            <w:hideMark/>
          </w:tcPr>
          <w:p w14:paraId="091A2613" w14:textId="31DD4FB3" w:rsidR="00BC0433" w:rsidRPr="00213A73" w:rsidRDefault="00BC0433" w:rsidP="00BC0433">
            <w:pPr>
              <w:spacing w:line="240" w:lineRule="auto"/>
              <w:jc w:val="right"/>
              <w:rPr>
                <w:rFonts w:ascii="Arial" w:eastAsia="Times New Roman" w:hAnsi="Arial"/>
                <w:b/>
                <w:bCs/>
                <w:color w:val="auto"/>
                <w:sz w:val="14"/>
                <w:szCs w:val="14"/>
                <w:lang w:eastAsia="en-GB"/>
              </w:rPr>
            </w:pPr>
            <w:r>
              <w:rPr>
                <w:rFonts w:ascii="Arial" w:hAnsi="Arial"/>
                <w:b/>
                <w:bCs/>
                <w:sz w:val="14"/>
                <w:szCs w:val="14"/>
              </w:rPr>
              <w:t xml:space="preserve">            58.08 </w:t>
            </w:r>
          </w:p>
        </w:tc>
        <w:tc>
          <w:tcPr>
            <w:tcW w:w="0" w:type="auto"/>
            <w:shd w:val="clear" w:color="000000" w:fill="FFFFFF"/>
            <w:noWrap/>
            <w:vAlign w:val="center"/>
            <w:hideMark/>
          </w:tcPr>
          <w:p w14:paraId="4B336A90" w14:textId="57F070EA" w:rsidR="00BC0433" w:rsidRPr="00213A73" w:rsidRDefault="00BC0433" w:rsidP="00BC0433">
            <w:pPr>
              <w:spacing w:line="240" w:lineRule="auto"/>
              <w:jc w:val="right"/>
              <w:rPr>
                <w:rFonts w:ascii="Arial" w:eastAsia="Times New Roman" w:hAnsi="Arial"/>
                <w:b/>
                <w:bCs/>
                <w:color w:val="auto"/>
                <w:sz w:val="14"/>
                <w:szCs w:val="14"/>
                <w:lang w:eastAsia="en-GB"/>
              </w:rPr>
            </w:pPr>
            <w:r>
              <w:rPr>
                <w:rFonts w:ascii="Arial" w:hAnsi="Arial"/>
                <w:b/>
                <w:bCs/>
                <w:sz w:val="14"/>
                <w:szCs w:val="14"/>
              </w:rPr>
              <w:t xml:space="preserve">             65.30 </w:t>
            </w:r>
          </w:p>
        </w:tc>
        <w:tc>
          <w:tcPr>
            <w:tcW w:w="0" w:type="auto"/>
            <w:shd w:val="clear" w:color="000000" w:fill="FFFFFF"/>
            <w:noWrap/>
            <w:vAlign w:val="center"/>
            <w:hideMark/>
          </w:tcPr>
          <w:p w14:paraId="0E8BF0FB" w14:textId="36D1E81E" w:rsidR="00BC0433" w:rsidRPr="00213A73" w:rsidRDefault="00BC0433" w:rsidP="00BC0433">
            <w:pPr>
              <w:spacing w:line="240" w:lineRule="auto"/>
              <w:jc w:val="right"/>
              <w:rPr>
                <w:rFonts w:ascii="Arial" w:eastAsia="Times New Roman" w:hAnsi="Arial"/>
                <w:b/>
                <w:bCs/>
                <w:color w:val="auto"/>
                <w:sz w:val="14"/>
                <w:szCs w:val="14"/>
                <w:lang w:eastAsia="en-GB"/>
              </w:rPr>
            </w:pPr>
            <w:r>
              <w:rPr>
                <w:rFonts w:ascii="Arial" w:hAnsi="Arial"/>
                <w:b/>
                <w:bCs/>
                <w:sz w:val="14"/>
                <w:szCs w:val="14"/>
              </w:rPr>
              <w:t>113%</w:t>
            </w:r>
          </w:p>
        </w:tc>
        <w:tc>
          <w:tcPr>
            <w:tcW w:w="0" w:type="auto"/>
            <w:shd w:val="clear" w:color="000000" w:fill="FFFFFF"/>
            <w:noWrap/>
            <w:vAlign w:val="center"/>
            <w:hideMark/>
          </w:tcPr>
          <w:p w14:paraId="29A8786B" w14:textId="1CB1BA73" w:rsidR="00BC0433" w:rsidRPr="00213A73" w:rsidRDefault="00BC0433" w:rsidP="00BC0433">
            <w:pPr>
              <w:spacing w:line="240" w:lineRule="auto"/>
              <w:jc w:val="right"/>
              <w:rPr>
                <w:rFonts w:ascii="Arial" w:eastAsia="Times New Roman" w:hAnsi="Arial"/>
                <w:b/>
                <w:bCs/>
                <w:color w:val="auto"/>
                <w:sz w:val="14"/>
                <w:szCs w:val="14"/>
                <w:lang w:eastAsia="en-GB"/>
              </w:rPr>
            </w:pPr>
            <w:r>
              <w:rPr>
                <w:rFonts w:ascii="Arial" w:hAnsi="Arial"/>
                <w:b/>
                <w:bCs/>
                <w:sz w:val="14"/>
                <w:szCs w:val="14"/>
              </w:rPr>
              <w:t xml:space="preserve">              138.83 </w:t>
            </w:r>
          </w:p>
        </w:tc>
        <w:tc>
          <w:tcPr>
            <w:tcW w:w="0" w:type="auto"/>
            <w:shd w:val="clear" w:color="000000" w:fill="D9D9D9"/>
            <w:noWrap/>
            <w:vAlign w:val="center"/>
            <w:hideMark/>
          </w:tcPr>
          <w:p w14:paraId="3F20734B" w14:textId="6C5B749E" w:rsidR="00BC0433" w:rsidRPr="00213A73" w:rsidRDefault="00BC0433" w:rsidP="00BC0433">
            <w:pPr>
              <w:spacing w:line="240" w:lineRule="auto"/>
              <w:jc w:val="right"/>
              <w:rPr>
                <w:rFonts w:ascii="Arial" w:eastAsia="Times New Roman" w:hAnsi="Arial"/>
                <w:b/>
                <w:bCs/>
                <w:color w:val="auto"/>
                <w:sz w:val="14"/>
                <w:szCs w:val="14"/>
                <w:lang w:eastAsia="en-GB"/>
              </w:rPr>
            </w:pPr>
            <w:r>
              <w:rPr>
                <w:rFonts w:ascii="Arial" w:hAnsi="Arial"/>
                <w:b/>
                <w:bCs/>
                <w:sz w:val="14"/>
                <w:szCs w:val="14"/>
              </w:rPr>
              <w:t xml:space="preserve">                 126.72 </w:t>
            </w:r>
          </w:p>
        </w:tc>
      </w:tr>
      <w:tr w:rsidR="00BC0433" w:rsidRPr="00213A73" w14:paraId="6945CD3E" w14:textId="77777777" w:rsidTr="000E1441">
        <w:trPr>
          <w:trHeight w:val="180"/>
        </w:trPr>
        <w:tc>
          <w:tcPr>
            <w:tcW w:w="0" w:type="auto"/>
            <w:shd w:val="clear" w:color="auto" w:fill="auto"/>
            <w:noWrap/>
            <w:vAlign w:val="center"/>
            <w:hideMark/>
          </w:tcPr>
          <w:p w14:paraId="577C5098" w14:textId="77777777" w:rsidR="00BC0433" w:rsidRPr="00213A73" w:rsidRDefault="00BC0433" w:rsidP="00BC0433">
            <w:pPr>
              <w:spacing w:line="240" w:lineRule="auto"/>
              <w:jc w:val="right"/>
              <w:rPr>
                <w:rFonts w:ascii="Arial" w:eastAsia="Times New Roman" w:hAnsi="Arial"/>
                <w:color w:val="auto"/>
                <w:sz w:val="14"/>
                <w:szCs w:val="14"/>
                <w:lang w:eastAsia="en-GB"/>
              </w:rPr>
            </w:pPr>
            <w:proofErr w:type="spellStart"/>
            <w:r w:rsidRPr="00213A73">
              <w:rPr>
                <w:rFonts w:ascii="Arial" w:eastAsia="Times New Roman" w:hAnsi="Arial"/>
                <w:color w:val="auto"/>
                <w:sz w:val="14"/>
                <w:szCs w:val="14"/>
                <w:lang w:eastAsia="en-GB"/>
              </w:rPr>
              <w:t>Tahrparkar</w:t>
            </w:r>
            <w:proofErr w:type="spellEnd"/>
          </w:p>
        </w:tc>
        <w:tc>
          <w:tcPr>
            <w:tcW w:w="0" w:type="auto"/>
            <w:shd w:val="clear" w:color="000000" w:fill="FFFFFF"/>
            <w:noWrap/>
            <w:vAlign w:val="bottom"/>
            <w:hideMark/>
          </w:tcPr>
          <w:p w14:paraId="572CCD14" w14:textId="09BCDEFB"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32.52 </w:t>
            </w:r>
          </w:p>
        </w:tc>
        <w:tc>
          <w:tcPr>
            <w:tcW w:w="0" w:type="auto"/>
            <w:shd w:val="clear" w:color="000000" w:fill="FFFFFF"/>
            <w:noWrap/>
            <w:vAlign w:val="bottom"/>
            <w:hideMark/>
          </w:tcPr>
          <w:p w14:paraId="6CC46DC0" w14:textId="2A892E10"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70%</w:t>
            </w:r>
          </w:p>
        </w:tc>
        <w:tc>
          <w:tcPr>
            <w:tcW w:w="0" w:type="auto"/>
            <w:shd w:val="clear" w:color="000000" w:fill="FFFFFF"/>
            <w:noWrap/>
            <w:vAlign w:val="bottom"/>
            <w:hideMark/>
          </w:tcPr>
          <w:p w14:paraId="46B357C2" w14:textId="2CA473AB"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55.28 </w:t>
            </w:r>
          </w:p>
        </w:tc>
        <w:tc>
          <w:tcPr>
            <w:tcW w:w="0" w:type="auto"/>
            <w:shd w:val="clear" w:color="000000" w:fill="FFFFFF"/>
            <w:noWrap/>
            <w:vAlign w:val="bottom"/>
            <w:hideMark/>
          </w:tcPr>
          <w:p w14:paraId="693A94CD" w14:textId="6DEB1448"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65.30 </w:t>
            </w:r>
          </w:p>
        </w:tc>
        <w:tc>
          <w:tcPr>
            <w:tcW w:w="0" w:type="auto"/>
            <w:shd w:val="clear" w:color="000000" w:fill="FFFFFF"/>
            <w:noWrap/>
            <w:vAlign w:val="bottom"/>
            <w:hideMark/>
          </w:tcPr>
          <w:p w14:paraId="076B68D3" w14:textId="41A47615"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73%</w:t>
            </w:r>
          </w:p>
        </w:tc>
        <w:tc>
          <w:tcPr>
            <w:tcW w:w="0" w:type="auto"/>
            <w:shd w:val="clear" w:color="000000" w:fill="FFFFFF"/>
            <w:noWrap/>
            <w:vAlign w:val="bottom"/>
            <w:hideMark/>
          </w:tcPr>
          <w:p w14:paraId="3EA10CCB" w14:textId="507CC574"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112.97 </w:t>
            </w:r>
          </w:p>
        </w:tc>
        <w:tc>
          <w:tcPr>
            <w:tcW w:w="0" w:type="auto"/>
            <w:shd w:val="clear" w:color="000000" w:fill="F2F2F2"/>
            <w:noWrap/>
            <w:vAlign w:val="bottom"/>
            <w:hideMark/>
          </w:tcPr>
          <w:p w14:paraId="43748CAE" w14:textId="3C7A094E"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104.32 </w:t>
            </w:r>
          </w:p>
        </w:tc>
      </w:tr>
      <w:tr w:rsidR="00BC0433" w:rsidRPr="00213A73" w14:paraId="38E21A4B" w14:textId="77777777" w:rsidTr="000E1441">
        <w:trPr>
          <w:trHeight w:val="180"/>
        </w:trPr>
        <w:tc>
          <w:tcPr>
            <w:tcW w:w="0" w:type="auto"/>
            <w:shd w:val="clear" w:color="auto" w:fill="auto"/>
            <w:noWrap/>
            <w:vAlign w:val="center"/>
            <w:hideMark/>
          </w:tcPr>
          <w:p w14:paraId="35DFC227" w14:textId="77777777" w:rsidR="00BC0433" w:rsidRPr="00213A73" w:rsidRDefault="00BC0433" w:rsidP="00BC0433">
            <w:pPr>
              <w:spacing w:line="240" w:lineRule="auto"/>
              <w:jc w:val="right"/>
              <w:rPr>
                <w:rFonts w:ascii="Arial" w:eastAsia="Times New Roman" w:hAnsi="Arial"/>
                <w:color w:val="auto"/>
                <w:sz w:val="14"/>
                <w:szCs w:val="14"/>
                <w:lang w:eastAsia="en-GB"/>
              </w:rPr>
            </w:pPr>
            <w:proofErr w:type="spellStart"/>
            <w:r w:rsidRPr="00213A73">
              <w:rPr>
                <w:rFonts w:ascii="Arial" w:eastAsia="Times New Roman" w:hAnsi="Arial"/>
                <w:color w:val="auto"/>
                <w:sz w:val="14"/>
                <w:szCs w:val="14"/>
                <w:lang w:eastAsia="en-GB"/>
              </w:rPr>
              <w:t>Umerkot</w:t>
            </w:r>
            <w:proofErr w:type="spellEnd"/>
          </w:p>
        </w:tc>
        <w:tc>
          <w:tcPr>
            <w:tcW w:w="0" w:type="auto"/>
            <w:shd w:val="clear" w:color="000000" w:fill="FFFFFF"/>
            <w:noWrap/>
            <w:vAlign w:val="bottom"/>
            <w:hideMark/>
          </w:tcPr>
          <w:p w14:paraId="64282AF5" w14:textId="613516EF"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32.52 </w:t>
            </w:r>
          </w:p>
        </w:tc>
        <w:tc>
          <w:tcPr>
            <w:tcW w:w="0" w:type="auto"/>
            <w:shd w:val="clear" w:color="000000" w:fill="FFFFFF"/>
            <w:noWrap/>
            <w:vAlign w:val="bottom"/>
            <w:hideMark/>
          </w:tcPr>
          <w:p w14:paraId="7404DC35" w14:textId="260A3041"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77%</w:t>
            </w:r>
          </w:p>
        </w:tc>
        <w:tc>
          <w:tcPr>
            <w:tcW w:w="0" w:type="auto"/>
            <w:shd w:val="clear" w:color="000000" w:fill="FFFFFF"/>
            <w:noWrap/>
            <w:vAlign w:val="bottom"/>
            <w:hideMark/>
          </w:tcPr>
          <w:p w14:paraId="7980C9F9" w14:textId="7ED98E12"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57.56 </w:t>
            </w:r>
          </w:p>
        </w:tc>
        <w:tc>
          <w:tcPr>
            <w:tcW w:w="0" w:type="auto"/>
            <w:shd w:val="clear" w:color="000000" w:fill="FFFFFF"/>
            <w:noWrap/>
            <w:vAlign w:val="bottom"/>
            <w:hideMark/>
          </w:tcPr>
          <w:p w14:paraId="5CD144E0" w14:textId="6B010903"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65.30 </w:t>
            </w:r>
          </w:p>
        </w:tc>
        <w:tc>
          <w:tcPr>
            <w:tcW w:w="0" w:type="auto"/>
            <w:shd w:val="clear" w:color="000000" w:fill="FFFFFF"/>
            <w:noWrap/>
            <w:vAlign w:val="bottom"/>
            <w:hideMark/>
          </w:tcPr>
          <w:p w14:paraId="634C231C" w14:textId="6A7C7E45"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87%</w:t>
            </w:r>
          </w:p>
        </w:tc>
        <w:tc>
          <w:tcPr>
            <w:tcW w:w="0" w:type="auto"/>
            <w:shd w:val="clear" w:color="000000" w:fill="FFFFFF"/>
            <w:noWrap/>
            <w:vAlign w:val="bottom"/>
            <w:hideMark/>
          </w:tcPr>
          <w:p w14:paraId="7AEBCBED" w14:textId="6D697275"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122.12 </w:t>
            </w:r>
          </w:p>
        </w:tc>
        <w:tc>
          <w:tcPr>
            <w:tcW w:w="0" w:type="auto"/>
            <w:shd w:val="clear" w:color="000000" w:fill="F2F2F2"/>
            <w:noWrap/>
            <w:vAlign w:val="bottom"/>
            <w:hideMark/>
          </w:tcPr>
          <w:p w14:paraId="42FB2C5F" w14:textId="479872A6"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112.43 </w:t>
            </w:r>
          </w:p>
        </w:tc>
      </w:tr>
      <w:tr w:rsidR="00BC0433" w:rsidRPr="00213A73" w14:paraId="12A9AB4D" w14:textId="77777777" w:rsidTr="000E1441">
        <w:trPr>
          <w:trHeight w:val="180"/>
        </w:trPr>
        <w:tc>
          <w:tcPr>
            <w:tcW w:w="0" w:type="auto"/>
            <w:shd w:val="clear" w:color="auto" w:fill="auto"/>
            <w:noWrap/>
            <w:vAlign w:val="center"/>
            <w:hideMark/>
          </w:tcPr>
          <w:p w14:paraId="55178AA8" w14:textId="77777777" w:rsidR="00BC0433" w:rsidRPr="00213A73" w:rsidRDefault="00BC0433" w:rsidP="00BC0433">
            <w:pPr>
              <w:spacing w:line="240" w:lineRule="auto"/>
              <w:jc w:val="right"/>
              <w:rPr>
                <w:rFonts w:ascii="Arial" w:eastAsia="Times New Roman" w:hAnsi="Arial"/>
                <w:color w:val="auto"/>
                <w:sz w:val="14"/>
                <w:szCs w:val="14"/>
                <w:lang w:eastAsia="en-GB"/>
              </w:rPr>
            </w:pPr>
            <w:proofErr w:type="spellStart"/>
            <w:r w:rsidRPr="00213A73">
              <w:rPr>
                <w:rFonts w:ascii="Arial" w:eastAsia="Times New Roman" w:hAnsi="Arial"/>
                <w:color w:val="auto"/>
                <w:sz w:val="14"/>
                <w:szCs w:val="14"/>
                <w:lang w:eastAsia="en-GB"/>
              </w:rPr>
              <w:t>Sanghar</w:t>
            </w:r>
            <w:proofErr w:type="spellEnd"/>
          </w:p>
        </w:tc>
        <w:tc>
          <w:tcPr>
            <w:tcW w:w="0" w:type="auto"/>
            <w:shd w:val="clear" w:color="000000" w:fill="FFFFFF"/>
            <w:noWrap/>
            <w:vAlign w:val="bottom"/>
            <w:hideMark/>
          </w:tcPr>
          <w:p w14:paraId="032F3FF4" w14:textId="616CA604"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32.52 </w:t>
            </w:r>
          </w:p>
        </w:tc>
        <w:tc>
          <w:tcPr>
            <w:tcW w:w="0" w:type="auto"/>
            <w:shd w:val="clear" w:color="000000" w:fill="FFFFFF"/>
            <w:noWrap/>
            <w:vAlign w:val="bottom"/>
            <w:hideMark/>
          </w:tcPr>
          <w:p w14:paraId="46B51CDA" w14:textId="007B42CC"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75%</w:t>
            </w:r>
          </w:p>
        </w:tc>
        <w:tc>
          <w:tcPr>
            <w:tcW w:w="0" w:type="auto"/>
            <w:shd w:val="clear" w:color="000000" w:fill="FFFFFF"/>
            <w:noWrap/>
            <w:vAlign w:val="bottom"/>
            <w:hideMark/>
          </w:tcPr>
          <w:p w14:paraId="2D20AD4B" w14:textId="039D3A8D"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56.91 </w:t>
            </w:r>
          </w:p>
        </w:tc>
        <w:tc>
          <w:tcPr>
            <w:tcW w:w="0" w:type="auto"/>
            <w:shd w:val="clear" w:color="000000" w:fill="FFFFFF"/>
            <w:noWrap/>
            <w:vAlign w:val="bottom"/>
            <w:hideMark/>
          </w:tcPr>
          <w:p w14:paraId="59A4D569" w14:textId="2AB153D6"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65.30 </w:t>
            </w:r>
          </w:p>
        </w:tc>
        <w:tc>
          <w:tcPr>
            <w:tcW w:w="0" w:type="auto"/>
            <w:shd w:val="clear" w:color="000000" w:fill="FFFFFF"/>
            <w:noWrap/>
            <w:vAlign w:val="bottom"/>
            <w:hideMark/>
          </w:tcPr>
          <w:p w14:paraId="239BFBB5" w14:textId="003CA24C"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198%</w:t>
            </w:r>
          </w:p>
        </w:tc>
        <w:tc>
          <w:tcPr>
            <w:tcW w:w="0" w:type="auto"/>
            <w:shd w:val="clear" w:color="000000" w:fill="FFFFFF"/>
            <w:noWrap/>
            <w:vAlign w:val="bottom"/>
            <w:hideMark/>
          </w:tcPr>
          <w:p w14:paraId="32140B13" w14:textId="59751363"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194.60 </w:t>
            </w:r>
          </w:p>
        </w:tc>
        <w:tc>
          <w:tcPr>
            <w:tcW w:w="0" w:type="auto"/>
            <w:shd w:val="clear" w:color="000000" w:fill="F2F2F2"/>
            <w:noWrap/>
            <w:vAlign w:val="bottom"/>
            <w:hideMark/>
          </w:tcPr>
          <w:p w14:paraId="45F993D8" w14:textId="694F6CB2"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173.95 </w:t>
            </w:r>
          </w:p>
        </w:tc>
      </w:tr>
      <w:tr w:rsidR="00BC0433" w:rsidRPr="00213A73" w14:paraId="558CD264" w14:textId="77777777" w:rsidTr="000E1441">
        <w:trPr>
          <w:trHeight w:val="180"/>
        </w:trPr>
        <w:tc>
          <w:tcPr>
            <w:tcW w:w="0" w:type="auto"/>
            <w:shd w:val="clear" w:color="auto" w:fill="auto"/>
            <w:noWrap/>
            <w:vAlign w:val="center"/>
            <w:hideMark/>
          </w:tcPr>
          <w:p w14:paraId="121D56AF" w14:textId="77777777" w:rsidR="00BC0433" w:rsidRPr="00213A73" w:rsidRDefault="00BC0433" w:rsidP="00BC043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Jacobabad</w:t>
            </w:r>
          </w:p>
        </w:tc>
        <w:tc>
          <w:tcPr>
            <w:tcW w:w="0" w:type="auto"/>
            <w:shd w:val="clear" w:color="000000" w:fill="FFFFFF"/>
            <w:noWrap/>
            <w:vAlign w:val="bottom"/>
            <w:hideMark/>
          </w:tcPr>
          <w:p w14:paraId="0A932369" w14:textId="3F408076"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32.52 </w:t>
            </w:r>
          </w:p>
        </w:tc>
        <w:tc>
          <w:tcPr>
            <w:tcW w:w="0" w:type="auto"/>
            <w:shd w:val="clear" w:color="000000" w:fill="FFFFFF"/>
            <w:noWrap/>
            <w:vAlign w:val="bottom"/>
            <w:hideMark/>
          </w:tcPr>
          <w:p w14:paraId="49C23096" w14:textId="47938268"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71%</w:t>
            </w:r>
          </w:p>
        </w:tc>
        <w:tc>
          <w:tcPr>
            <w:tcW w:w="0" w:type="auto"/>
            <w:shd w:val="clear" w:color="000000" w:fill="FFFFFF"/>
            <w:noWrap/>
            <w:vAlign w:val="bottom"/>
            <w:hideMark/>
          </w:tcPr>
          <w:p w14:paraId="39CEC23C" w14:textId="43FA933A"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55.61 </w:t>
            </w:r>
          </w:p>
        </w:tc>
        <w:tc>
          <w:tcPr>
            <w:tcW w:w="0" w:type="auto"/>
            <w:shd w:val="clear" w:color="000000" w:fill="FFFFFF"/>
            <w:noWrap/>
            <w:vAlign w:val="bottom"/>
            <w:hideMark/>
          </w:tcPr>
          <w:p w14:paraId="4BFE462C" w14:textId="31728162"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65.30 </w:t>
            </w:r>
          </w:p>
        </w:tc>
        <w:tc>
          <w:tcPr>
            <w:tcW w:w="0" w:type="auto"/>
            <w:shd w:val="clear" w:color="000000" w:fill="FFFFFF"/>
            <w:noWrap/>
            <w:vAlign w:val="bottom"/>
            <w:hideMark/>
          </w:tcPr>
          <w:p w14:paraId="74D6DFAC" w14:textId="23B024B6"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136%</w:t>
            </w:r>
          </w:p>
        </w:tc>
        <w:tc>
          <w:tcPr>
            <w:tcW w:w="0" w:type="auto"/>
            <w:shd w:val="clear" w:color="000000" w:fill="FFFFFF"/>
            <w:noWrap/>
            <w:vAlign w:val="bottom"/>
            <w:hideMark/>
          </w:tcPr>
          <w:p w14:paraId="724FB395" w14:textId="54EF4156"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154.11 </w:t>
            </w:r>
          </w:p>
        </w:tc>
        <w:tc>
          <w:tcPr>
            <w:tcW w:w="0" w:type="auto"/>
            <w:shd w:val="clear" w:color="000000" w:fill="F2F2F2"/>
            <w:noWrap/>
            <w:vAlign w:val="bottom"/>
            <w:hideMark/>
          </w:tcPr>
          <w:p w14:paraId="76A93CC2" w14:textId="18AD5987"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139.34 </w:t>
            </w:r>
          </w:p>
        </w:tc>
      </w:tr>
      <w:tr w:rsidR="00BC0433" w:rsidRPr="00213A73" w14:paraId="09A64779" w14:textId="77777777" w:rsidTr="000E1441">
        <w:trPr>
          <w:trHeight w:val="180"/>
        </w:trPr>
        <w:tc>
          <w:tcPr>
            <w:tcW w:w="0" w:type="auto"/>
            <w:shd w:val="clear" w:color="auto" w:fill="auto"/>
            <w:noWrap/>
            <w:vAlign w:val="center"/>
            <w:hideMark/>
          </w:tcPr>
          <w:p w14:paraId="1670202C" w14:textId="77777777" w:rsidR="00BC0433" w:rsidRPr="00213A73" w:rsidRDefault="00BC0433" w:rsidP="00BC043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Larkana</w:t>
            </w:r>
          </w:p>
        </w:tc>
        <w:tc>
          <w:tcPr>
            <w:tcW w:w="0" w:type="auto"/>
            <w:shd w:val="clear" w:color="000000" w:fill="FFFFFF"/>
            <w:noWrap/>
            <w:vAlign w:val="bottom"/>
            <w:hideMark/>
          </w:tcPr>
          <w:p w14:paraId="668EE34A" w14:textId="1A8E9EC0"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32.52 </w:t>
            </w:r>
          </w:p>
        </w:tc>
        <w:tc>
          <w:tcPr>
            <w:tcW w:w="0" w:type="auto"/>
            <w:shd w:val="clear" w:color="000000" w:fill="FFFFFF"/>
            <w:noWrap/>
            <w:vAlign w:val="bottom"/>
            <w:hideMark/>
          </w:tcPr>
          <w:p w14:paraId="12B28DA3" w14:textId="2A3AA909"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101%</w:t>
            </w:r>
          </w:p>
        </w:tc>
        <w:tc>
          <w:tcPr>
            <w:tcW w:w="0" w:type="auto"/>
            <w:shd w:val="clear" w:color="000000" w:fill="FFFFFF"/>
            <w:noWrap/>
            <w:vAlign w:val="bottom"/>
            <w:hideMark/>
          </w:tcPr>
          <w:p w14:paraId="66F07470" w14:textId="13AE74C0"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65.36 </w:t>
            </w:r>
          </w:p>
        </w:tc>
        <w:tc>
          <w:tcPr>
            <w:tcW w:w="0" w:type="auto"/>
            <w:shd w:val="clear" w:color="000000" w:fill="FFFFFF"/>
            <w:noWrap/>
            <w:vAlign w:val="bottom"/>
            <w:hideMark/>
          </w:tcPr>
          <w:p w14:paraId="31AFDECE" w14:textId="6E2F3AED"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65.30 </w:t>
            </w:r>
          </w:p>
        </w:tc>
        <w:tc>
          <w:tcPr>
            <w:tcW w:w="0" w:type="auto"/>
            <w:shd w:val="clear" w:color="000000" w:fill="FFFFFF"/>
            <w:noWrap/>
            <w:vAlign w:val="bottom"/>
            <w:hideMark/>
          </w:tcPr>
          <w:p w14:paraId="430350D0" w14:textId="5659582B"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96%</w:t>
            </w:r>
          </w:p>
        </w:tc>
        <w:tc>
          <w:tcPr>
            <w:tcW w:w="0" w:type="auto"/>
            <w:shd w:val="clear" w:color="000000" w:fill="FFFFFF"/>
            <w:noWrap/>
            <w:vAlign w:val="bottom"/>
            <w:hideMark/>
          </w:tcPr>
          <w:p w14:paraId="71401C71" w14:textId="37B17F6E"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127.99 </w:t>
            </w:r>
          </w:p>
        </w:tc>
        <w:tc>
          <w:tcPr>
            <w:tcW w:w="0" w:type="auto"/>
            <w:shd w:val="clear" w:color="000000" w:fill="F2F2F2"/>
            <w:noWrap/>
            <w:vAlign w:val="bottom"/>
            <w:hideMark/>
          </w:tcPr>
          <w:p w14:paraId="439015EF" w14:textId="52EDA089"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118.60 </w:t>
            </w:r>
          </w:p>
        </w:tc>
      </w:tr>
      <w:tr w:rsidR="00BC0433" w:rsidRPr="00213A73" w14:paraId="22F77C10" w14:textId="77777777" w:rsidTr="000E1441">
        <w:trPr>
          <w:trHeight w:val="180"/>
        </w:trPr>
        <w:tc>
          <w:tcPr>
            <w:tcW w:w="0" w:type="auto"/>
            <w:shd w:val="clear" w:color="auto" w:fill="auto"/>
            <w:noWrap/>
            <w:vAlign w:val="center"/>
            <w:hideMark/>
          </w:tcPr>
          <w:p w14:paraId="4B1091AC" w14:textId="77777777" w:rsidR="00BC0433" w:rsidRPr="00213A73" w:rsidRDefault="00BC0433" w:rsidP="00BC043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TMK</w:t>
            </w:r>
          </w:p>
        </w:tc>
        <w:tc>
          <w:tcPr>
            <w:tcW w:w="0" w:type="auto"/>
            <w:shd w:val="clear" w:color="000000" w:fill="FFFFFF"/>
            <w:noWrap/>
            <w:vAlign w:val="bottom"/>
            <w:hideMark/>
          </w:tcPr>
          <w:p w14:paraId="55B14D79" w14:textId="57B31FF4"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32.52 </w:t>
            </w:r>
          </w:p>
        </w:tc>
        <w:tc>
          <w:tcPr>
            <w:tcW w:w="0" w:type="auto"/>
            <w:shd w:val="clear" w:color="000000" w:fill="FFFFFF"/>
            <w:noWrap/>
            <w:vAlign w:val="bottom"/>
            <w:hideMark/>
          </w:tcPr>
          <w:p w14:paraId="0DF5FA92" w14:textId="0D82F73E"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75%</w:t>
            </w:r>
          </w:p>
        </w:tc>
        <w:tc>
          <w:tcPr>
            <w:tcW w:w="0" w:type="auto"/>
            <w:shd w:val="clear" w:color="000000" w:fill="FFFFFF"/>
            <w:noWrap/>
            <w:vAlign w:val="bottom"/>
            <w:hideMark/>
          </w:tcPr>
          <w:p w14:paraId="309A5DD3" w14:textId="4DCCE590"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56.91 </w:t>
            </w:r>
          </w:p>
        </w:tc>
        <w:tc>
          <w:tcPr>
            <w:tcW w:w="0" w:type="auto"/>
            <w:shd w:val="clear" w:color="000000" w:fill="FFFFFF"/>
            <w:noWrap/>
            <w:vAlign w:val="bottom"/>
            <w:hideMark/>
          </w:tcPr>
          <w:p w14:paraId="2D0E36A1" w14:textId="4BADCC40"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65.30 </w:t>
            </w:r>
          </w:p>
        </w:tc>
        <w:tc>
          <w:tcPr>
            <w:tcW w:w="0" w:type="auto"/>
            <w:shd w:val="clear" w:color="000000" w:fill="FFFFFF"/>
            <w:noWrap/>
            <w:vAlign w:val="bottom"/>
            <w:hideMark/>
          </w:tcPr>
          <w:p w14:paraId="15528333" w14:textId="3595C276"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115%</w:t>
            </w:r>
          </w:p>
        </w:tc>
        <w:tc>
          <w:tcPr>
            <w:tcW w:w="0" w:type="auto"/>
            <w:shd w:val="clear" w:color="000000" w:fill="FFFFFF"/>
            <w:noWrap/>
            <w:vAlign w:val="bottom"/>
            <w:hideMark/>
          </w:tcPr>
          <w:p w14:paraId="198004A9" w14:textId="5B5ECC88"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140.40 </w:t>
            </w:r>
          </w:p>
        </w:tc>
        <w:tc>
          <w:tcPr>
            <w:tcW w:w="0" w:type="auto"/>
            <w:shd w:val="clear" w:color="000000" w:fill="F2F2F2"/>
            <w:noWrap/>
            <w:vAlign w:val="bottom"/>
            <w:hideMark/>
          </w:tcPr>
          <w:p w14:paraId="5F3F85A9" w14:textId="55C37D3A"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127.88 </w:t>
            </w:r>
          </w:p>
        </w:tc>
      </w:tr>
      <w:tr w:rsidR="00BC0433" w:rsidRPr="00213A73" w14:paraId="19986E30" w14:textId="77777777" w:rsidTr="000E1441">
        <w:trPr>
          <w:trHeight w:val="180"/>
        </w:trPr>
        <w:tc>
          <w:tcPr>
            <w:tcW w:w="0" w:type="auto"/>
            <w:shd w:val="clear" w:color="auto" w:fill="auto"/>
            <w:noWrap/>
            <w:vAlign w:val="center"/>
            <w:hideMark/>
          </w:tcPr>
          <w:p w14:paraId="0B5F3939" w14:textId="77777777" w:rsidR="00BC0433" w:rsidRPr="00213A73" w:rsidRDefault="00BC0433" w:rsidP="00BC0433">
            <w:pPr>
              <w:spacing w:line="240" w:lineRule="auto"/>
              <w:jc w:val="right"/>
              <w:rPr>
                <w:rFonts w:ascii="Arial" w:eastAsia="Times New Roman" w:hAnsi="Arial"/>
                <w:color w:val="auto"/>
                <w:sz w:val="14"/>
                <w:szCs w:val="14"/>
                <w:lang w:eastAsia="en-GB"/>
              </w:rPr>
            </w:pPr>
            <w:r w:rsidRPr="00213A73">
              <w:rPr>
                <w:rFonts w:ascii="Arial" w:eastAsia="Times New Roman" w:hAnsi="Arial"/>
                <w:color w:val="auto"/>
                <w:sz w:val="14"/>
                <w:szCs w:val="14"/>
                <w:lang w:eastAsia="en-GB"/>
              </w:rPr>
              <w:t>Badin</w:t>
            </w:r>
          </w:p>
        </w:tc>
        <w:tc>
          <w:tcPr>
            <w:tcW w:w="0" w:type="auto"/>
            <w:shd w:val="clear" w:color="000000" w:fill="FFFFFF"/>
            <w:noWrap/>
            <w:vAlign w:val="bottom"/>
            <w:hideMark/>
          </w:tcPr>
          <w:p w14:paraId="5F22F727" w14:textId="12087A86"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32.52 </w:t>
            </w:r>
          </w:p>
        </w:tc>
        <w:tc>
          <w:tcPr>
            <w:tcW w:w="0" w:type="auto"/>
            <w:shd w:val="clear" w:color="000000" w:fill="FFFFFF"/>
            <w:noWrap/>
            <w:vAlign w:val="bottom"/>
            <w:hideMark/>
          </w:tcPr>
          <w:p w14:paraId="5B707CE4" w14:textId="485354F0"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68%</w:t>
            </w:r>
          </w:p>
        </w:tc>
        <w:tc>
          <w:tcPr>
            <w:tcW w:w="0" w:type="auto"/>
            <w:shd w:val="clear" w:color="000000" w:fill="FFFFFF"/>
            <w:noWrap/>
            <w:vAlign w:val="bottom"/>
            <w:hideMark/>
          </w:tcPr>
          <w:p w14:paraId="05741BFC" w14:textId="377FA55A"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54.63 </w:t>
            </w:r>
          </w:p>
        </w:tc>
        <w:tc>
          <w:tcPr>
            <w:tcW w:w="0" w:type="auto"/>
            <w:shd w:val="clear" w:color="000000" w:fill="FFFFFF"/>
            <w:noWrap/>
            <w:vAlign w:val="bottom"/>
            <w:hideMark/>
          </w:tcPr>
          <w:p w14:paraId="52624E44" w14:textId="44A6054A"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65.30 </w:t>
            </w:r>
          </w:p>
        </w:tc>
        <w:tc>
          <w:tcPr>
            <w:tcW w:w="0" w:type="auto"/>
            <w:shd w:val="clear" w:color="000000" w:fill="FFFFFF"/>
            <w:noWrap/>
            <w:vAlign w:val="bottom"/>
            <w:hideMark/>
          </w:tcPr>
          <w:p w14:paraId="206157A1" w14:textId="351815C6"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145%</w:t>
            </w:r>
          </w:p>
        </w:tc>
        <w:tc>
          <w:tcPr>
            <w:tcW w:w="0" w:type="auto"/>
            <w:shd w:val="clear" w:color="000000" w:fill="FFFFFF"/>
            <w:noWrap/>
            <w:vAlign w:val="bottom"/>
            <w:hideMark/>
          </w:tcPr>
          <w:p w14:paraId="516B758F" w14:textId="6B796899"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159.99 </w:t>
            </w:r>
          </w:p>
        </w:tc>
        <w:tc>
          <w:tcPr>
            <w:tcW w:w="0" w:type="auto"/>
            <w:shd w:val="clear" w:color="000000" w:fill="F2F2F2"/>
            <w:noWrap/>
            <w:vAlign w:val="bottom"/>
            <w:hideMark/>
          </w:tcPr>
          <w:p w14:paraId="2289C006" w14:textId="673EC040"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144.19 </w:t>
            </w:r>
          </w:p>
        </w:tc>
      </w:tr>
      <w:tr w:rsidR="00BC0433" w:rsidRPr="00213A73" w14:paraId="0436B5F9" w14:textId="77777777" w:rsidTr="000E1441">
        <w:trPr>
          <w:trHeight w:val="180"/>
        </w:trPr>
        <w:tc>
          <w:tcPr>
            <w:tcW w:w="0" w:type="auto"/>
            <w:shd w:val="clear" w:color="auto" w:fill="auto"/>
            <w:noWrap/>
            <w:vAlign w:val="center"/>
            <w:hideMark/>
          </w:tcPr>
          <w:p w14:paraId="07C7F046" w14:textId="77777777" w:rsidR="00BC0433" w:rsidRPr="00213A73" w:rsidRDefault="00BC0433" w:rsidP="00BC0433">
            <w:pPr>
              <w:spacing w:line="240" w:lineRule="auto"/>
              <w:jc w:val="right"/>
              <w:rPr>
                <w:rFonts w:ascii="Arial" w:eastAsia="Times New Roman" w:hAnsi="Arial"/>
                <w:color w:val="auto"/>
                <w:sz w:val="14"/>
                <w:szCs w:val="14"/>
                <w:lang w:eastAsia="en-GB"/>
              </w:rPr>
            </w:pPr>
            <w:proofErr w:type="spellStart"/>
            <w:r w:rsidRPr="00213A73">
              <w:rPr>
                <w:rFonts w:ascii="Arial" w:eastAsia="Times New Roman" w:hAnsi="Arial"/>
                <w:color w:val="auto"/>
                <w:sz w:val="14"/>
                <w:szCs w:val="14"/>
                <w:lang w:eastAsia="en-GB"/>
              </w:rPr>
              <w:t>Kambar</w:t>
            </w:r>
            <w:proofErr w:type="spellEnd"/>
            <w:r w:rsidRPr="00213A73">
              <w:rPr>
                <w:rFonts w:ascii="Arial" w:eastAsia="Times New Roman" w:hAnsi="Arial"/>
                <w:color w:val="auto"/>
                <w:sz w:val="14"/>
                <w:szCs w:val="14"/>
                <w:lang w:eastAsia="en-GB"/>
              </w:rPr>
              <w:t xml:space="preserve"> </w:t>
            </w:r>
            <w:proofErr w:type="spellStart"/>
            <w:r w:rsidRPr="00213A73">
              <w:rPr>
                <w:rFonts w:ascii="Arial" w:eastAsia="Times New Roman" w:hAnsi="Arial"/>
                <w:color w:val="auto"/>
                <w:sz w:val="14"/>
                <w:szCs w:val="14"/>
                <w:lang w:eastAsia="en-GB"/>
              </w:rPr>
              <w:t>Shahdadkot</w:t>
            </w:r>
            <w:proofErr w:type="spellEnd"/>
          </w:p>
        </w:tc>
        <w:tc>
          <w:tcPr>
            <w:tcW w:w="0" w:type="auto"/>
            <w:shd w:val="clear" w:color="000000" w:fill="FFFFFF"/>
            <w:noWrap/>
            <w:vAlign w:val="bottom"/>
            <w:hideMark/>
          </w:tcPr>
          <w:p w14:paraId="1C594FD3" w14:textId="6C2A23B4"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32.52 </w:t>
            </w:r>
          </w:p>
        </w:tc>
        <w:tc>
          <w:tcPr>
            <w:tcW w:w="0" w:type="auto"/>
            <w:shd w:val="clear" w:color="000000" w:fill="FFFFFF"/>
            <w:noWrap/>
            <w:vAlign w:val="bottom"/>
            <w:hideMark/>
          </w:tcPr>
          <w:p w14:paraId="29581371" w14:textId="0D1E4DE2"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84%</w:t>
            </w:r>
          </w:p>
        </w:tc>
        <w:tc>
          <w:tcPr>
            <w:tcW w:w="0" w:type="auto"/>
            <w:shd w:val="clear" w:color="000000" w:fill="FFFFFF"/>
            <w:noWrap/>
            <w:vAlign w:val="bottom"/>
            <w:hideMark/>
          </w:tcPr>
          <w:p w14:paraId="32EE9BF6" w14:textId="04A9F0C2"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59.83 </w:t>
            </w:r>
          </w:p>
        </w:tc>
        <w:tc>
          <w:tcPr>
            <w:tcW w:w="0" w:type="auto"/>
            <w:shd w:val="clear" w:color="000000" w:fill="FFFFFF"/>
            <w:noWrap/>
            <w:vAlign w:val="bottom"/>
            <w:hideMark/>
          </w:tcPr>
          <w:p w14:paraId="06E1F1E8" w14:textId="5CF9FAA5"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65.30 </w:t>
            </w:r>
          </w:p>
        </w:tc>
        <w:tc>
          <w:tcPr>
            <w:tcW w:w="0" w:type="auto"/>
            <w:shd w:val="clear" w:color="000000" w:fill="FFFFFF"/>
            <w:noWrap/>
            <w:vAlign w:val="bottom"/>
            <w:hideMark/>
          </w:tcPr>
          <w:p w14:paraId="2509F3FA" w14:textId="2406A6F4"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94%</w:t>
            </w:r>
          </w:p>
        </w:tc>
        <w:tc>
          <w:tcPr>
            <w:tcW w:w="0" w:type="auto"/>
            <w:shd w:val="clear" w:color="000000" w:fill="FFFFFF"/>
            <w:noWrap/>
            <w:vAlign w:val="bottom"/>
            <w:hideMark/>
          </w:tcPr>
          <w:p w14:paraId="09E1751F" w14:textId="5A9E3A7F"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126.69 </w:t>
            </w:r>
          </w:p>
        </w:tc>
        <w:tc>
          <w:tcPr>
            <w:tcW w:w="0" w:type="auto"/>
            <w:shd w:val="clear" w:color="000000" w:fill="F2F2F2"/>
            <w:noWrap/>
            <w:vAlign w:val="bottom"/>
            <w:hideMark/>
          </w:tcPr>
          <w:p w14:paraId="2956DBB0" w14:textId="703A3878"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116.66 </w:t>
            </w:r>
          </w:p>
        </w:tc>
      </w:tr>
      <w:tr w:rsidR="00BC0433" w:rsidRPr="00213A73" w14:paraId="2217D6BB" w14:textId="77777777" w:rsidTr="000E1441">
        <w:trPr>
          <w:trHeight w:val="180"/>
        </w:trPr>
        <w:tc>
          <w:tcPr>
            <w:tcW w:w="0" w:type="auto"/>
            <w:shd w:val="clear" w:color="auto" w:fill="auto"/>
            <w:noWrap/>
            <w:vAlign w:val="center"/>
            <w:hideMark/>
          </w:tcPr>
          <w:p w14:paraId="41EFCC6D" w14:textId="77777777" w:rsidR="00BC0433" w:rsidRPr="00213A73" w:rsidRDefault="00BC0433" w:rsidP="00BC0433">
            <w:pPr>
              <w:spacing w:line="240" w:lineRule="auto"/>
              <w:jc w:val="right"/>
              <w:rPr>
                <w:rFonts w:ascii="Arial" w:eastAsia="Times New Roman" w:hAnsi="Arial"/>
                <w:color w:val="auto"/>
                <w:sz w:val="14"/>
                <w:szCs w:val="14"/>
                <w:lang w:eastAsia="en-GB"/>
              </w:rPr>
            </w:pPr>
            <w:proofErr w:type="spellStart"/>
            <w:r w:rsidRPr="00213A73">
              <w:rPr>
                <w:rFonts w:ascii="Arial" w:eastAsia="Times New Roman" w:hAnsi="Arial"/>
                <w:color w:val="auto"/>
                <w:sz w:val="14"/>
                <w:szCs w:val="14"/>
                <w:lang w:eastAsia="en-GB"/>
              </w:rPr>
              <w:t>Kashmore</w:t>
            </w:r>
            <w:proofErr w:type="spellEnd"/>
          </w:p>
        </w:tc>
        <w:tc>
          <w:tcPr>
            <w:tcW w:w="0" w:type="auto"/>
            <w:shd w:val="clear" w:color="000000" w:fill="FFFFFF"/>
            <w:noWrap/>
            <w:vAlign w:val="bottom"/>
            <w:hideMark/>
          </w:tcPr>
          <w:p w14:paraId="27824991" w14:textId="6EF92A93"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32.52 </w:t>
            </w:r>
          </w:p>
        </w:tc>
        <w:tc>
          <w:tcPr>
            <w:tcW w:w="0" w:type="auto"/>
            <w:shd w:val="clear" w:color="000000" w:fill="FFFFFF"/>
            <w:noWrap/>
            <w:vAlign w:val="bottom"/>
            <w:hideMark/>
          </w:tcPr>
          <w:p w14:paraId="4C4CFC98" w14:textId="15DEED3C"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85%</w:t>
            </w:r>
          </w:p>
        </w:tc>
        <w:tc>
          <w:tcPr>
            <w:tcW w:w="0" w:type="auto"/>
            <w:shd w:val="clear" w:color="000000" w:fill="FFFFFF"/>
            <w:noWrap/>
            <w:vAlign w:val="bottom"/>
            <w:hideMark/>
          </w:tcPr>
          <w:p w14:paraId="4083208C" w14:textId="3D84D982"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60.16 </w:t>
            </w:r>
          </w:p>
        </w:tc>
        <w:tc>
          <w:tcPr>
            <w:tcW w:w="0" w:type="auto"/>
            <w:shd w:val="clear" w:color="000000" w:fill="FFFFFF"/>
            <w:noWrap/>
            <w:vAlign w:val="bottom"/>
            <w:hideMark/>
          </w:tcPr>
          <w:p w14:paraId="01845FB9" w14:textId="0AC481CB"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65.30 </w:t>
            </w:r>
          </w:p>
        </w:tc>
        <w:tc>
          <w:tcPr>
            <w:tcW w:w="0" w:type="auto"/>
            <w:shd w:val="clear" w:color="000000" w:fill="FFFFFF"/>
            <w:noWrap/>
            <w:vAlign w:val="bottom"/>
            <w:hideMark/>
          </w:tcPr>
          <w:p w14:paraId="4E58ECE9" w14:textId="2492A2E5"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70%</w:t>
            </w:r>
          </w:p>
        </w:tc>
        <w:tc>
          <w:tcPr>
            <w:tcW w:w="0" w:type="auto"/>
            <w:shd w:val="clear" w:color="000000" w:fill="FFFFFF"/>
            <w:noWrap/>
            <w:vAlign w:val="bottom"/>
            <w:hideMark/>
          </w:tcPr>
          <w:p w14:paraId="44858308" w14:textId="4C9C7725"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111.01 </w:t>
            </w:r>
          </w:p>
        </w:tc>
        <w:tc>
          <w:tcPr>
            <w:tcW w:w="0" w:type="auto"/>
            <w:shd w:val="clear" w:color="000000" w:fill="F2F2F2"/>
            <w:noWrap/>
            <w:vAlign w:val="bottom"/>
            <w:hideMark/>
          </w:tcPr>
          <w:p w14:paraId="5100ADC9" w14:textId="2210BDF5" w:rsidR="00BC0433" w:rsidRPr="00213A73" w:rsidRDefault="00BC0433" w:rsidP="00BC0433">
            <w:pPr>
              <w:spacing w:line="240" w:lineRule="auto"/>
              <w:jc w:val="right"/>
              <w:rPr>
                <w:rFonts w:ascii="Arial" w:eastAsia="Times New Roman" w:hAnsi="Arial"/>
                <w:color w:val="auto"/>
                <w:sz w:val="14"/>
                <w:szCs w:val="14"/>
                <w:lang w:eastAsia="en-GB"/>
              </w:rPr>
            </w:pPr>
            <w:r>
              <w:rPr>
                <w:rFonts w:ascii="Arial" w:hAnsi="Arial"/>
                <w:sz w:val="14"/>
                <w:szCs w:val="14"/>
              </w:rPr>
              <w:t xml:space="preserve">                 103.39 </w:t>
            </w:r>
          </w:p>
        </w:tc>
      </w:tr>
    </w:tbl>
    <w:p w14:paraId="74B4794E" w14:textId="77777777" w:rsidR="00844CD9" w:rsidRDefault="00844CD9" w:rsidP="005D31BE">
      <w:pPr>
        <w:pStyle w:val="Normalnumbered"/>
        <w:numPr>
          <w:ilvl w:val="0"/>
          <w:numId w:val="0"/>
        </w:numPr>
        <w:rPr>
          <w:b/>
          <w:bCs/>
        </w:rPr>
      </w:pPr>
    </w:p>
    <w:p w14:paraId="34057825" w14:textId="77777777" w:rsidR="009C513C" w:rsidRPr="009C513C" w:rsidRDefault="00FD4351" w:rsidP="000638F0">
      <w:pPr>
        <w:pStyle w:val="Normalnumbered"/>
        <w:rPr>
          <w:bCs/>
          <w:color w:val="404040" w:themeColor="text1" w:themeTint="BF"/>
          <w:sz w:val="28"/>
          <w:szCs w:val="28"/>
        </w:rPr>
      </w:pPr>
      <w:r>
        <w:t>T</w:t>
      </w:r>
      <w:r w:rsidR="00D0469C" w:rsidRPr="00880465">
        <w:t>he</w:t>
      </w:r>
      <w:r w:rsidR="000638F0">
        <w:t xml:space="preserve"> </w:t>
      </w:r>
      <w:r>
        <w:t xml:space="preserve">baseline </w:t>
      </w:r>
      <w:r w:rsidR="00B53739">
        <w:t xml:space="preserve">coverage for each district </w:t>
      </w:r>
      <w:r w:rsidR="00D0469C" w:rsidRPr="00880465">
        <w:t xml:space="preserve">was calculated </w:t>
      </w:r>
      <w:r w:rsidR="00A12601" w:rsidRPr="005A2461">
        <w:t xml:space="preserve">as </w:t>
      </w:r>
      <w:r w:rsidR="000638F0">
        <w:t xml:space="preserve">the </w:t>
      </w:r>
      <w:r w:rsidR="00A12601" w:rsidRPr="005A2461">
        <w:t xml:space="preserve">percentage of </w:t>
      </w:r>
      <w:r w:rsidR="00A12601">
        <w:t xml:space="preserve">children </w:t>
      </w:r>
      <w:r w:rsidR="000638F0">
        <w:t>6-59 months of age</w:t>
      </w:r>
      <w:r w:rsidR="00A12601" w:rsidRPr="005A2461">
        <w:t xml:space="preserve"> who </w:t>
      </w:r>
      <w:r w:rsidR="000638F0">
        <w:t xml:space="preserve">were treated for SAM in 2019. The average coverage </w:t>
      </w:r>
      <w:r w:rsidR="005A779A">
        <w:t>for Sindh was estimated as 13%. For each of the districts were this intervention was delivered in 2019, the relative coverage rates are showed in the table below.</w:t>
      </w:r>
    </w:p>
    <w:tbl>
      <w:tblPr>
        <w:tblStyle w:val="TableGridLight"/>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2405"/>
        <w:gridCol w:w="1417"/>
      </w:tblGrid>
      <w:tr w:rsidR="00DE50E4" w:rsidRPr="00DE50E4" w14:paraId="1CFE9F35" w14:textId="77777777" w:rsidTr="003F4184">
        <w:trPr>
          <w:trHeight w:val="646"/>
        </w:trPr>
        <w:tc>
          <w:tcPr>
            <w:tcW w:w="5807" w:type="dxa"/>
            <w:gridSpan w:val="3"/>
            <w:shd w:val="clear" w:color="auto" w:fill="E7E6E6" w:themeFill="background2"/>
            <w:noWrap/>
            <w:vAlign w:val="center"/>
          </w:tcPr>
          <w:p w14:paraId="7A2C9FE2" w14:textId="4CEB5B6C" w:rsidR="00DE50E4" w:rsidRPr="00DE50E4" w:rsidRDefault="00DE50E4" w:rsidP="003F4184">
            <w:pPr>
              <w:spacing w:line="240" w:lineRule="auto"/>
              <w:jc w:val="center"/>
              <w:rPr>
                <w:rFonts w:ascii="Arial" w:eastAsia="Times New Roman" w:hAnsi="Arial"/>
                <w:color w:val="auto"/>
                <w:sz w:val="14"/>
                <w:szCs w:val="14"/>
                <w:lang w:eastAsia="en-GB"/>
              </w:rPr>
            </w:pPr>
            <w:r w:rsidRPr="00C56350">
              <w:rPr>
                <w:rFonts w:ascii="Arial" w:eastAsia="Times New Roman" w:hAnsi="Arial"/>
                <w:b/>
                <w:bCs/>
                <w:color w:val="auto"/>
                <w:sz w:val="14"/>
                <w:szCs w:val="14"/>
                <w:lang w:eastAsia="en-GB"/>
              </w:rPr>
              <w:t>Baseline coverage</w:t>
            </w:r>
            <w:r w:rsidRPr="00C56350">
              <w:rPr>
                <w:rFonts w:ascii="Arial" w:eastAsia="Times New Roman" w:hAnsi="Arial"/>
                <w:b/>
                <w:bCs/>
                <w:color w:val="auto"/>
                <w:sz w:val="14"/>
                <w:szCs w:val="14"/>
                <w:lang w:eastAsia="en-GB"/>
              </w:rPr>
              <w:br/>
              <w:t>(2019)</w:t>
            </w:r>
          </w:p>
        </w:tc>
      </w:tr>
      <w:tr w:rsidR="009C513C" w:rsidRPr="00DE50E4" w14:paraId="48CC7224" w14:textId="77777777" w:rsidTr="009E7CA4">
        <w:trPr>
          <w:trHeight w:val="414"/>
        </w:trPr>
        <w:tc>
          <w:tcPr>
            <w:tcW w:w="1985" w:type="dxa"/>
            <w:noWrap/>
            <w:vAlign w:val="center"/>
            <w:hideMark/>
          </w:tcPr>
          <w:p w14:paraId="0F8A33AC" w14:textId="6AA25B73" w:rsidR="009C513C" w:rsidRPr="009E7CA4" w:rsidRDefault="00542A1E" w:rsidP="009E7CA4">
            <w:pPr>
              <w:spacing w:line="240" w:lineRule="auto"/>
              <w:jc w:val="center"/>
              <w:rPr>
                <w:rFonts w:ascii="Arial" w:eastAsia="Times New Roman" w:hAnsi="Arial"/>
                <w:b/>
                <w:bCs/>
                <w:color w:val="auto"/>
                <w:sz w:val="14"/>
                <w:szCs w:val="14"/>
                <w:lang w:eastAsia="en-GB"/>
              </w:rPr>
            </w:pPr>
            <w:r>
              <w:rPr>
                <w:rFonts w:ascii="Arial" w:eastAsia="Times New Roman" w:hAnsi="Arial"/>
                <w:b/>
                <w:bCs/>
                <w:color w:val="auto"/>
                <w:sz w:val="14"/>
                <w:szCs w:val="14"/>
                <w:lang w:eastAsia="en-GB"/>
              </w:rPr>
              <w:t>Programme</w:t>
            </w:r>
          </w:p>
        </w:tc>
        <w:tc>
          <w:tcPr>
            <w:tcW w:w="2405" w:type="dxa"/>
            <w:noWrap/>
            <w:vAlign w:val="center"/>
            <w:hideMark/>
          </w:tcPr>
          <w:p w14:paraId="43ED0D66" w14:textId="16BE3DE9" w:rsidR="009C513C" w:rsidRPr="003F4184" w:rsidRDefault="00DC0CC7" w:rsidP="003F4184">
            <w:pPr>
              <w:spacing w:line="240" w:lineRule="auto"/>
              <w:jc w:val="center"/>
              <w:rPr>
                <w:rFonts w:ascii="Arial" w:eastAsia="Times New Roman" w:hAnsi="Arial"/>
                <w:b/>
                <w:bCs/>
                <w:color w:val="auto"/>
                <w:sz w:val="14"/>
                <w:szCs w:val="14"/>
                <w:lang w:eastAsia="en-GB"/>
              </w:rPr>
            </w:pPr>
            <w:r w:rsidRPr="003F4184">
              <w:rPr>
                <w:rFonts w:ascii="Arial" w:eastAsia="Times New Roman" w:hAnsi="Arial"/>
                <w:b/>
                <w:bCs/>
                <w:color w:val="auto"/>
                <w:sz w:val="14"/>
                <w:szCs w:val="14"/>
                <w:lang w:eastAsia="en-GB"/>
              </w:rPr>
              <w:t>Province/District</w:t>
            </w:r>
          </w:p>
        </w:tc>
        <w:tc>
          <w:tcPr>
            <w:tcW w:w="1417" w:type="dxa"/>
            <w:vAlign w:val="center"/>
            <w:hideMark/>
          </w:tcPr>
          <w:p w14:paraId="2BD295E0" w14:textId="7CB67DC7" w:rsidR="009C513C" w:rsidRPr="003F4184" w:rsidRDefault="00DE50E4" w:rsidP="003F4184">
            <w:pPr>
              <w:spacing w:line="240" w:lineRule="auto"/>
              <w:jc w:val="center"/>
              <w:rPr>
                <w:rFonts w:ascii="Arial" w:eastAsia="Times New Roman" w:hAnsi="Arial"/>
                <w:b/>
                <w:bCs/>
                <w:color w:val="auto"/>
                <w:sz w:val="14"/>
                <w:szCs w:val="14"/>
                <w:lang w:eastAsia="en-GB"/>
              </w:rPr>
            </w:pPr>
            <w:r w:rsidRPr="003F4184">
              <w:rPr>
                <w:rFonts w:ascii="Arial" w:eastAsia="Times New Roman" w:hAnsi="Arial"/>
                <w:b/>
                <w:bCs/>
                <w:color w:val="auto"/>
                <w:sz w:val="14"/>
                <w:szCs w:val="14"/>
                <w:lang w:eastAsia="en-GB"/>
              </w:rPr>
              <w:t>Treatment</w:t>
            </w:r>
            <w:r w:rsidR="003F4184" w:rsidRPr="003F4184">
              <w:rPr>
                <w:rFonts w:ascii="Arial" w:eastAsia="Times New Roman" w:hAnsi="Arial"/>
                <w:b/>
                <w:bCs/>
                <w:color w:val="auto"/>
                <w:sz w:val="14"/>
                <w:szCs w:val="14"/>
                <w:lang w:eastAsia="en-GB"/>
              </w:rPr>
              <w:t xml:space="preserve"> of SAM</w:t>
            </w:r>
          </w:p>
        </w:tc>
      </w:tr>
      <w:tr w:rsidR="009C513C" w:rsidRPr="00DE50E4" w14:paraId="584AA870" w14:textId="77777777" w:rsidTr="00F565BB">
        <w:trPr>
          <w:trHeight w:val="397"/>
        </w:trPr>
        <w:tc>
          <w:tcPr>
            <w:tcW w:w="1985" w:type="dxa"/>
            <w:noWrap/>
            <w:vAlign w:val="center"/>
            <w:hideMark/>
          </w:tcPr>
          <w:p w14:paraId="15BC31E5" w14:textId="77777777" w:rsidR="009C513C" w:rsidRPr="009E7CA4" w:rsidRDefault="009C513C" w:rsidP="009E7CA4">
            <w:pPr>
              <w:spacing w:line="240" w:lineRule="auto"/>
              <w:jc w:val="center"/>
              <w:rPr>
                <w:rFonts w:ascii="Arial" w:eastAsia="Times New Roman" w:hAnsi="Arial"/>
                <w:b/>
                <w:bCs/>
                <w:color w:val="auto"/>
                <w:sz w:val="14"/>
                <w:szCs w:val="14"/>
                <w:lang w:eastAsia="en-GB"/>
              </w:rPr>
            </w:pPr>
          </w:p>
        </w:tc>
        <w:tc>
          <w:tcPr>
            <w:tcW w:w="2405" w:type="dxa"/>
            <w:noWrap/>
            <w:vAlign w:val="center"/>
            <w:hideMark/>
          </w:tcPr>
          <w:p w14:paraId="6FD2D077" w14:textId="77777777" w:rsidR="009C513C" w:rsidRPr="00DE50E4" w:rsidRDefault="009C513C" w:rsidP="003F4184">
            <w:pPr>
              <w:spacing w:line="240" w:lineRule="auto"/>
              <w:jc w:val="center"/>
              <w:rPr>
                <w:rFonts w:ascii="Arial" w:eastAsia="Times New Roman" w:hAnsi="Arial"/>
                <w:b/>
                <w:bCs/>
                <w:color w:val="auto"/>
                <w:sz w:val="14"/>
                <w:szCs w:val="14"/>
                <w:lang w:eastAsia="en-GB"/>
              </w:rPr>
            </w:pPr>
            <w:r w:rsidRPr="00DE50E4">
              <w:rPr>
                <w:rFonts w:ascii="Arial" w:eastAsia="Times New Roman" w:hAnsi="Arial"/>
                <w:b/>
                <w:bCs/>
                <w:color w:val="auto"/>
                <w:sz w:val="14"/>
                <w:szCs w:val="14"/>
                <w:lang w:eastAsia="en-GB"/>
              </w:rPr>
              <w:t>Sindh</w:t>
            </w:r>
          </w:p>
        </w:tc>
        <w:tc>
          <w:tcPr>
            <w:tcW w:w="1417" w:type="dxa"/>
            <w:shd w:val="clear" w:color="auto" w:fill="D9D9D9" w:themeFill="background1" w:themeFillShade="D9"/>
            <w:noWrap/>
            <w:vAlign w:val="center"/>
            <w:hideMark/>
          </w:tcPr>
          <w:p w14:paraId="2854CD09" w14:textId="77777777" w:rsidR="009C513C" w:rsidRPr="00DE50E4" w:rsidRDefault="009C513C" w:rsidP="003F4184">
            <w:pPr>
              <w:spacing w:line="240" w:lineRule="auto"/>
              <w:jc w:val="center"/>
              <w:rPr>
                <w:rFonts w:ascii="Arial" w:eastAsia="Times New Roman" w:hAnsi="Arial"/>
                <w:b/>
                <w:bCs/>
                <w:color w:val="auto"/>
                <w:sz w:val="14"/>
                <w:szCs w:val="14"/>
                <w:lang w:eastAsia="en-GB"/>
              </w:rPr>
            </w:pPr>
            <w:r w:rsidRPr="00DE50E4">
              <w:rPr>
                <w:rFonts w:ascii="Arial" w:eastAsia="Times New Roman" w:hAnsi="Arial"/>
                <w:b/>
                <w:bCs/>
                <w:color w:val="auto"/>
                <w:sz w:val="14"/>
                <w:szCs w:val="14"/>
                <w:lang w:eastAsia="en-GB"/>
              </w:rPr>
              <w:t>13%</w:t>
            </w:r>
          </w:p>
        </w:tc>
      </w:tr>
      <w:tr w:rsidR="00DC0CC7" w:rsidRPr="00DE50E4" w14:paraId="2C570CAA" w14:textId="77777777" w:rsidTr="009E7CA4">
        <w:trPr>
          <w:trHeight w:val="20"/>
        </w:trPr>
        <w:tc>
          <w:tcPr>
            <w:tcW w:w="1985" w:type="dxa"/>
            <w:vMerge w:val="restart"/>
            <w:noWrap/>
            <w:vAlign w:val="center"/>
            <w:hideMark/>
          </w:tcPr>
          <w:p w14:paraId="047A6ECC" w14:textId="15051A63" w:rsidR="00DC0CC7" w:rsidRPr="009E7CA4" w:rsidRDefault="00FD7E91" w:rsidP="009E7CA4">
            <w:pPr>
              <w:spacing w:line="240" w:lineRule="auto"/>
              <w:jc w:val="center"/>
              <w:rPr>
                <w:rFonts w:ascii="Arial" w:eastAsia="Times New Roman" w:hAnsi="Arial"/>
                <w:b/>
                <w:bCs/>
                <w:color w:val="000000"/>
                <w:sz w:val="14"/>
                <w:szCs w:val="14"/>
                <w:lang w:eastAsia="en-GB"/>
              </w:rPr>
            </w:pPr>
            <w:r w:rsidRPr="009E7CA4">
              <w:rPr>
                <w:rFonts w:ascii="Arial" w:eastAsia="Times New Roman" w:hAnsi="Arial"/>
                <w:b/>
                <w:bCs/>
                <w:color w:val="000000"/>
                <w:sz w:val="14"/>
                <w:szCs w:val="14"/>
                <w:lang w:eastAsia="en-GB"/>
              </w:rPr>
              <w:t>NSP</w:t>
            </w:r>
          </w:p>
          <w:p w14:paraId="432CA62E" w14:textId="3B9C39D2"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22F01638" w14:textId="77777777" w:rsidR="00DC0CC7" w:rsidRPr="00DE50E4" w:rsidRDefault="00DC0CC7" w:rsidP="003F4184">
            <w:pPr>
              <w:spacing w:line="240" w:lineRule="auto"/>
              <w:jc w:val="right"/>
              <w:rPr>
                <w:rFonts w:ascii="Arial" w:eastAsia="Times New Roman" w:hAnsi="Arial"/>
                <w:color w:val="auto"/>
                <w:sz w:val="14"/>
                <w:szCs w:val="14"/>
                <w:lang w:eastAsia="en-GB"/>
              </w:rPr>
            </w:pPr>
            <w:proofErr w:type="spellStart"/>
            <w:r w:rsidRPr="00DE50E4">
              <w:rPr>
                <w:rFonts w:ascii="Arial" w:eastAsia="Times New Roman" w:hAnsi="Arial"/>
                <w:color w:val="auto"/>
                <w:sz w:val="14"/>
                <w:szCs w:val="14"/>
                <w:lang w:eastAsia="en-GB"/>
              </w:rPr>
              <w:t>Tahrparkar</w:t>
            </w:r>
            <w:proofErr w:type="spellEnd"/>
          </w:p>
        </w:tc>
        <w:tc>
          <w:tcPr>
            <w:tcW w:w="1417" w:type="dxa"/>
            <w:noWrap/>
            <w:vAlign w:val="center"/>
            <w:hideMark/>
          </w:tcPr>
          <w:p w14:paraId="2D40DC7A"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25%</w:t>
            </w:r>
          </w:p>
        </w:tc>
      </w:tr>
      <w:tr w:rsidR="00DC0CC7" w:rsidRPr="00DE50E4" w14:paraId="393AF2D5" w14:textId="77777777" w:rsidTr="009E7CA4">
        <w:trPr>
          <w:trHeight w:val="20"/>
        </w:trPr>
        <w:tc>
          <w:tcPr>
            <w:tcW w:w="1985" w:type="dxa"/>
            <w:vMerge/>
            <w:noWrap/>
            <w:vAlign w:val="center"/>
            <w:hideMark/>
          </w:tcPr>
          <w:p w14:paraId="228D8F28" w14:textId="76DC09BF"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2BB9AA41" w14:textId="77777777" w:rsidR="00DC0CC7" w:rsidRPr="00DE50E4" w:rsidRDefault="00DC0CC7" w:rsidP="003F4184">
            <w:pPr>
              <w:spacing w:line="240" w:lineRule="auto"/>
              <w:jc w:val="right"/>
              <w:rPr>
                <w:rFonts w:ascii="Arial" w:eastAsia="Times New Roman" w:hAnsi="Arial"/>
                <w:color w:val="auto"/>
                <w:sz w:val="14"/>
                <w:szCs w:val="14"/>
                <w:lang w:eastAsia="en-GB"/>
              </w:rPr>
            </w:pPr>
            <w:proofErr w:type="spellStart"/>
            <w:r w:rsidRPr="00DE50E4">
              <w:rPr>
                <w:rFonts w:ascii="Arial" w:eastAsia="Times New Roman" w:hAnsi="Arial"/>
                <w:color w:val="auto"/>
                <w:sz w:val="14"/>
                <w:szCs w:val="14"/>
                <w:lang w:eastAsia="en-GB"/>
              </w:rPr>
              <w:t>Umerkot</w:t>
            </w:r>
            <w:proofErr w:type="spellEnd"/>
          </w:p>
        </w:tc>
        <w:tc>
          <w:tcPr>
            <w:tcW w:w="1417" w:type="dxa"/>
            <w:noWrap/>
            <w:vAlign w:val="center"/>
            <w:hideMark/>
          </w:tcPr>
          <w:p w14:paraId="072889CB"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18%</w:t>
            </w:r>
          </w:p>
        </w:tc>
      </w:tr>
      <w:tr w:rsidR="00DC0CC7" w:rsidRPr="00DE50E4" w14:paraId="561E1087" w14:textId="77777777" w:rsidTr="009E7CA4">
        <w:trPr>
          <w:trHeight w:val="20"/>
        </w:trPr>
        <w:tc>
          <w:tcPr>
            <w:tcW w:w="1985" w:type="dxa"/>
            <w:vMerge/>
            <w:noWrap/>
            <w:vAlign w:val="center"/>
            <w:hideMark/>
          </w:tcPr>
          <w:p w14:paraId="2582B72A" w14:textId="2A22D5FC"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22B97B4F" w14:textId="77777777" w:rsidR="00DC0CC7" w:rsidRPr="00DE50E4" w:rsidRDefault="00DC0CC7" w:rsidP="003F4184">
            <w:pPr>
              <w:spacing w:line="240" w:lineRule="auto"/>
              <w:jc w:val="right"/>
              <w:rPr>
                <w:rFonts w:ascii="Arial" w:eastAsia="Times New Roman" w:hAnsi="Arial"/>
                <w:color w:val="auto"/>
                <w:sz w:val="14"/>
                <w:szCs w:val="14"/>
                <w:lang w:eastAsia="en-GB"/>
              </w:rPr>
            </w:pPr>
            <w:proofErr w:type="spellStart"/>
            <w:r w:rsidRPr="00DE50E4">
              <w:rPr>
                <w:rFonts w:ascii="Arial" w:eastAsia="Times New Roman" w:hAnsi="Arial"/>
                <w:color w:val="auto"/>
                <w:sz w:val="14"/>
                <w:szCs w:val="14"/>
                <w:lang w:eastAsia="en-GB"/>
              </w:rPr>
              <w:t>Sanghar</w:t>
            </w:r>
            <w:proofErr w:type="spellEnd"/>
          </w:p>
        </w:tc>
        <w:tc>
          <w:tcPr>
            <w:tcW w:w="1417" w:type="dxa"/>
            <w:noWrap/>
            <w:vAlign w:val="center"/>
            <w:hideMark/>
          </w:tcPr>
          <w:p w14:paraId="135F9D31"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11%</w:t>
            </w:r>
          </w:p>
        </w:tc>
      </w:tr>
      <w:tr w:rsidR="00DC0CC7" w:rsidRPr="00DE50E4" w14:paraId="5961CD69" w14:textId="77777777" w:rsidTr="009E7CA4">
        <w:trPr>
          <w:trHeight w:val="20"/>
        </w:trPr>
        <w:tc>
          <w:tcPr>
            <w:tcW w:w="1985" w:type="dxa"/>
            <w:vMerge/>
            <w:noWrap/>
            <w:vAlign w:val="center"/>
            <w:hideMark/>
          </w:tcPr>
          <w:p w14:paraId="5A6CFFEE" w14:textId="58ACAC3D"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22A33517"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Jacobabad</w:t>
            </w:r>
          </w:p>
        </w:tc>
        <w:tc>
          <w:tcPr>
            <w:tcW w:w="1417" w:type="dxa"/>
            <w:noWrap/>
            <w:vAlign w:val="center"/>
            <w:hideMark/>
          </w:tcPr>
          <w:p w14:paraId="12015D37"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10%</w:t>
            </w:r>
          </w:p>
        </w:tc>
      </w:tr>
      <w:tr w:rsidR="00DC0CC7" w:rsidRPr="00DE50E4" w14:paraId="5F599EA6" w14:textId="77777777" w:rsidTr="009E7CA4">
        <w:trPr>
          <w:trHeight w:val="20"/>
        </w:trPr>
        <w:tc>
          <w:tcPr>
            <w:tcW w:w="1985" w:type="dxa"/>
            <w:vMerge/>
            <w:noWrap/>
            <w:vAlign w:val="center"/>
            <w:hideMark/>
          </w:tcPr>
          <w:p w14:paraId="18122B76" w14:textId="045D5D94"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0C19FA14"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Larkana</w:t>
            </w:r>
          </w:p>
        </w:tc>
        <w:tc>
          <w:tcPr>
            <w:tcW w:w="1417" w:type="dxa"/>
            <w:noWrap/>
            <w:vAlign w:val="center"/>
            <w:hideMark/>
          </w:tcPr>
          <w:p w14:paraId="79377392"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7%</w:t>
            </w:r>
          </w:p>
        </w:tc>
      </w:tr>
      <w:tr w:rsidR="00DC0CC7" w:rsidRPr="00DE50E4" w14:paraId="6690819E" w14:textId="77777777" w:rsidTr="009E7CA4">
        <w:trPr>
          <w:trHeight w:val="20"/>
        </w:trPr>
        <w:tc>
          <w:tcPr>
            <w:tcW w:w="1985" w:type="dxa"/>
            <w:vMerge/>
            <w:noWrap/>
            <w:vAlign w:val="center"/>
            <w:hideMark/>
          </w:tcPr>
          <w:p w14:paraId="0C2834D4" w14:textId="559E20D0"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7D7F596A"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TMK</w:t>
            </w:r>
          </w:p>
        </w:tc>
        <w:tc>
          <w:tcPr>
            <w:tcW w:w="1417" w:type="dxa"/>
            <w:noWrap/>
            <w:vAlign w:val="center"/>
            <w:hideMark/>
          </w:tcPr>
          <w:p w14:paraId="34D83C5D"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15%</w:t>
            </w:r>
          </w:p>
        </w:tc>
      </w:tr>
      <w:tr w:rsidR="00DC0CC7" w:rsidRPr="00DE50E4" w14:paraId="4F30321C" w14:textId="77777777" w:rsidTr="009E7CA4">
        <w:trPr>
          <w:trHeight w:val="20"/>
        </w:trPr>
        <w:tc>
          <w:tcPr>
            <w:tcW w:w="1985" w:type="dxa"/>
            <w:vMerge/>
            <w:noWrap/>
            <w:vAlign w:val="center"/>
            <w:hideMark/>
          </w:tcPr>
          <w:p w14:paraId="50C96F53" w14:textId="0B9AA544"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5AC0B6B1"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Badin</w:t>
            </w:r>
          </w:p>
        </w:tc>
        <w:tc>
          <w:tcPr>
            <w:tcW w:w="1417" w:type="dxa"/>
            <w:noWrap/>
            <w:vAlign w:val="center"/>
            <w:hideMark/>
          </w:tcPr>
          <w:p w14:paraId="22D136CE"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17%</w:t>
            </w:r>
          </w:p>
        </w:tc>
      </w:tr>
      <w:tr w:rsidR="00DC0CC7" w:rsidRPr="00DE50E4" w14:paraId="0069B4D3" w14:textId="77777777" w:rsidTr="009E7CA4">
        <w:trPr>
          <w:trHeight w:val="20"/>
        </w:trPr>
        <w:tc>
          <w:tcPr>
            <w:tcW w:w="1985" w:type="dxa"/>
            <w:vMerge/>
            <w:noWrap/>
            <w:vAlign w:val="center"/>
            <w:hideMark/>
          </w:tcPr>
          <w:p w14:paraId="06FF3BA2" w14:textId="71AFFE61"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089F7911" w14:textId="77777777" w:rsidR="00DC0CC7" w:rsidRPr="00DE50E4" w:rsidRDefault="00DC0CC7" w:rsidP="003F4184">
            <w:pPr>
              <w:spacing w:line="240" w:lineRule="auto"/>
              <w:jc w:val="right"/>
              <w:rPr>
                <w:rFonts w:ascii="Arial" w:eastAsia="Times New Roman" w:hAnsi="Arial"/>
                <w:color w:val="auto"/>
                <w:sz w:val="14"/>
                <w:szCs w:val="14"/>
                <w:lang w:eastAsia="en-GB"/>
              </w:rPr>
            </w:pPr>
            <w:proofErr w:type="spellStart"/>
            <w:r w:rsidRPr="00DE50E4">
              <w:rPr>
                <w:rFonts w:ascii="Arial" w:eastAsia="Times New Roman" w:hAnsi="Arial"/>
                <w:color w:val="auto"/>
                <w:sz w:val="14"/>
                <w:szCs w:val="14"/>
                <w:lang w:eastAsia="en-GB"/>
              </w:rPr>
              <w:t>Kambar</w:t>
            </w:r>
            <w:proofErr w:type="spellEnd"/>
            <w:r w:rsidRPr="00DE50E4">
              <w:rPr>
                <w:rFonts w:ascii="Arial" w:eastAsia="Times New Roman" w:hAnsi="Arial"/>
                <w:color w:val="auto"/>
                <w:sz w:val="14"/>
                <w:szCs w:val="14"/>
                <w:lang w:eastAsia="en-GB"/>
              </w:rPr>
              <w:t xml:space="preserve"> </w:t>
            </w:r>
            <w:proofErr w:type="spellStart"/>
            <w:r w:rsidRPr="00DE50E4">
              <w:rPr>
                <w:rFonts w:ascii="Arial" w:eastAsia="Times New Roman" w:hAnsi="Arial"/>
                <w:color w:val="auto"/>
                <w:sz w:val="14"/>
                <w:szCs w:val="14"/>
                <w:lang w:eastAsia="en-GB"/>
              </w:rPr>
              <w:t>Shahdadkot</w:t>
            </w:r>
            <w:proofErr w:type="spellEnd"/>
          </w:p>
        </w:tc>
        <w:tc>
          <w:tcPr>
            <w:tcW w:w="1417" w:type="dxa"/>
            <w:noWrap/>
            <w:vAlign w:val="center"/>
            <w:hideMark/>
          </w:tcPr>
          <w:p w14:paraId="7B3020DD"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10%</w:t>
            </w:r>
          </w:p>
        </w:tc>
      </w:tr>
      <w:tr w:rsidR="00DC0CC7" w:rsidRPr="00DE50E4" w14:paraId="63A47D8A" w14:textId="77777777" w:rsidTr="009E7CA4">
        <w:trPr>
          <w:trHeight w:val="20"/>
        </w:trPr>
        <w:tc>
          <w:tcPr>
            <w:tcW w:w="1985" w:type="dxa"/>
            <w:vMerge/>
            <w:noWrap/>
            <w:vAlign w:val="center"/>
            <w:hideMark/>
          </w:tcPr>
          <w:p w14:paraId="724AC3EA" w14:textId="76A53D1F"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394AC9DE" w14:textId="77777777" w:rsidR="00DC0CC7" w:rsidRPr="00DE50E4" w:rsidRDefault="00DC0CC7" w:rsidP="003F4184">
            <w:pPr>
              <w:spacing w:line="240" w:lineRule="auto"/>
              <w:jc w:val="right"/>
              <w:rPr>
                <w:rFonts w:ascii="Arial" w:eastAsia="Times New Roman" w:hAnsi="Arial"/>
                <w:color w:val="auto"/>
                <w:sz w:val="14"/>
                <w:szCs w:val="14"/>
                <w:lang w:eastAsia="en-GB"/>
              </w:rPr>
            </w:pPr>
            <w:proofErr w:type="spellStart"/>
            <w:r w:rsidRPr="00DE50E4">
              <w:rPr>
                <w:rFonts w:ascii="Arial" w:eastAsia="Times New Roman" w:hAnsi="Arial"/>
                <w:color w:val="auto"/>
                <w:sz w:val="14"/>
                <w:szCs w:val="14"/>
                <w:lang w:eastAsia="en-GB"/>
              </w:rPr>
              <w:t>Kashmore</w:t>
            </w:r>
            <w:proofErr w:type="spellEnd"/>
          </w:p>
        </w:tc>
        <w:tc>
          <w:tcPr>
            <w:tcW w:w="1417" w:type="dxa"/>
            <w:noWrap/>
            <w:vAlign w:val="center"/>
            <w:hideMark/>
          </w:tcPr>
          <w:p w14:paraId="7A211EB8"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13%</w:t>
            </w:r>
          </w:p>
        </w:tc>
      </w:tr>
      <w:tr w:rsidR="00DC0CC7" w:rsidRPr="00DE50E4" w14:paraId="36455ADF" w14:textId="77777777" w:rsidTr="009E7CA4">
        <w:trPr>
          <w:trHeight w:val="20"/>
        </w:trPr>
        <w:tc>
          <w:tcPr>
            <w:tcW w:w="1985" w:type="dxa"/>
            <w:vMerge w:val="restart"/>
            <w:noWrap/>
            <w:vAlign w:val="center"/>
            <w:hideMark/>
          </w:tcPr>
          <w:p w14:paraId="38710B59" w14:textId="20FDC9D8" w:rsidR="00DC0CC7" w:rsidRPr="009E7CA4" w:rsidRDefault="00FD7E91" w:rsidP="009E7CA4">
            <w:pPr>
              <w:spacing w:line="240" w:lineRule="auto"/>
              <w:jc w:val="center"/>
              <w:rPr>
                <w:rFonts w:ascii="Arial" w:eastAsia="Times New Roman" w:hAnsi="Arial"/>
                <w:b/>
                <w:bCs/>
                <w:color w:val="000000"/>
                <w:sz w:val="14"/>
                <w:szCs w:val="14"/>
                <w:lang w:eastAsia="en-GB"/>
              </w:rPr>
            </w:pPr>
            <w:r w:rsidRPr="009E7CA4">
              <w:rPr>
                <w:rFonts w:ascii="Arial" w:eastAsia="Times New Roman" w:hAnsi="Arial"/>
                <w:b/>
                <w:bCs/>
                <w:color w:val="000000"/>
                <w:sz w:val="14"/>
                <w:szCs w:val="14"/>
                <w:lang w:eastAsia="en-GB"/>
              </w:rPr>
              <w:t>UNICEF</w:t>
            </w:r>
          </w:p>
        </w:tc>
        <w:tc>
          <w:tcPr>
            <w:tcW w:w="2405" w:type="dxa"/>
            <w:noWrap/>
            <w:vAlign w:val="center"/>
            <w:hideMark/>
          </w:tcPr>
          <w:p w14:paraId="63CD249B"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Ghotki</w:t>
            </w:r>
          </w:p>
        </w:tc>
        <w:tc>
          <w:tcPr>
            <w:tcW w:w="1417" w:type="dxa"/>
            <w:noWrap/>
            <w:vAlign w:val="center"/>
            <w:hideMark/>
          </w:tcPr>
          <w:p w14:paraId="7ECDBFD5"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28%</w:t>
            </w:r>
          </w:p>
        </w:tc>
      </w:tr>
      <w:tr w:rsidR="00DC0CC7" w:rsidRPr="00DE50E4" w14:paraId="27A4D4F9" w14:textId="77777777" w:rsidTr="009E7CA4">
        <w:trPr>
          <w:trHeight w:val="20"/>
        </w:trPr>
        <w:tc>
          <w:tcPr>
            <w:tcW w:w="1985" w:type="dxa"/>
            <w:vMerge/>
            <w:noWrap/>
            <w:vAlign w:val="center"/>
            <w:hideMark/>
          </w:tcPr>
          <w:p w14:paraId="1DBBE6AB" w14:textId="58F6C784"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4C8CF6CD"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Khairpur</w:t>
            </w:r>
          </w:p>
        </w:tc>
        <w:tc>
          <w:tcPr>
            <w:tcW w:w="1417" w:type="dxa"/>
            <w:noWrap/>
            <w:vAlign w:val="center"/>
            <w:hideMark/>
          </w:tcPr>
          <w:p w14:paraId="28FDB210"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56%</w:t>
            </w:r>
          </w:p>
        </w:tc>
      </w:tr>
      <w:tr w:rsidR="00DC0CC7" w:rsidRPr="00DE50E4" w14:paraId="43273053" w14:textId="77777777" w:rsidTr="009E7CA4">
        <w:trPr>
          <w:trHeight w:val="20"/>
        </w:trPr>
        <w:tc>
          <w:tcPr>
            <w:tcW w:w="1985" w:type="dxa"/>
            <w:vMerge/>
            <w:noWrap/>
            <w:vAlign w:val="center"/>
            <w:hideMark/>
          </w:tcPr>
          <w:p w14:paraId="798B2108" w14:textId="57AC5EE6" w:rsidR="00DC0CC7" w:rsidRPr="009E7CA4" w:rsidRDefault="00DC0CC7"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697F222B" w14:textId="77777777" w:rsidR="00DC0CC7" w:rsidRPr="00DE50E4" w:rsidRDefault="00DC0CC7" w:rsidP="003F4184">
            <w:pPr>
              <w:spacing w:line="240" w:lineRule="auto"/>
              <w:jc w:val="right"/>
              <w:rPr>
                <w:rFonts w:ascii="Arial" w:eastAsia="Times New Roman" w:hAnsi="Arial"/>
                <w:color w:val="auto"/>
                <w:sz w:val="14"/>
                <w:szCs w:val="14"/>
                <w:lang w:eastAsia="en-GB"/>
              </w:rPr>
            </w:pPr>
            <w:proofErr w:type="spellStart"/>
            <w:r w:rsidRPr="00DE50E4">
              <w:rPr>
                <w:rFonts w:ascii="Arial" w:eastAsia="Times New Roman" w:hAnsi="Arial"/>
                <w:color w:val="auto"/>
                <w:sz w:val="14"/>
                <w:szCs w:val="14"/>
                <w:lang w:eastAsia="en-GB"/>
              </w:rPr>
              <w:t>Naushero</w:t>
            </w:r>
            <w:proofErr w:type="spellEnd"/>
            <w:r w:rsidRPr="00DE50E4">
              <w:rPr>
                <w:rFonts w:ascii="Arial" w:eastAsia="Times New Roman" w:hAnsi="Arial"/>
                <w:color w:val="auto"/>
                <w:sz w:val="14"/>
                <w:szCs w:val="14"/>
                <w:lang w:eastAsia="en-GB"/>
              </w:rPr>
              <w:t xml:space="preserve"> </w:t>
            </w:r>
            <w:proofErr w:type="spellStart"/>
            <w:r w:rsidRPr="00DE50E4">
              <w:rPr>
                <w:rFonts w:ascii="Arial" w:eastAsia="Times New Roman" w:hAnsi="Arial"/>
                <w:color w:val="auto"/>
                <w:sz w:val="14"/>
                <w:szCs w:val="14"/>
                <w:lang w:eastAsia="en-GB"/>
              </w:rPr>
              <w:t>Feroze</w:t>
            </w:r>
            <w:proofErr w:type="spellEnd"/>
          </w:p>
        </w:tc>
        <w:tc>
          <w:tcPr>
            <w:tcW w:w="1417" w:type="dxa"/>
            <w:noWrap/>
            <w:vAlign w:val="center"/>
            <w:hideMark/>
          </w:tcPr>
          <w:p w14:paraId="62F3EF10" w14:textId="77777777" w:rsidR="00DC0CC7" w:rsidRPr="00DE50E4" w:rsidRDefault="00DC0CC7"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43%</w:t>
            </w:r>
          </w:p>
        </w:tc>
      </w:tr>
      <w:tr w:rsidR="009C513C" w:rsidRPr="00DE50E4" w14:paraId="4CEC5CA3" w14:textId="77777777" w:rsidTr="009E7CA4">
        <w:trPr>
          <w:trHeight w:val="20"/>
        </w:trPr>
        <w:tc>
          <w:tcPr>
            <w:tcW w:w="1985" w:type="dxa"/>
            <w:noWrap/>
            <w:vAlign w:val="center"/>
            <w:hideMark/>
          </w:tcPr>
          <w:p w14:paraId="5175AF20" w14:textId="4335354A" w:rsidR="009C513C" w:rsidRPr="009E7CA4" w:rsidRDefault="00FD7E91" w:rsidP="009E7CA4">
            <w:pPr>
              <w:spacing w:line="240" w:lineRule="auto"/>
              <w:jc w:val="center"/>
              <w:rPr>
                <w:rFonts w:ascii="Arial" w:eastAsia="Times New Roman" w:hAnsi="Arial"/>
                <w:b/>
                <w:bCs/>
                <w:color w:val="000000"/>
                <w:sz w:val="14"/>
                <w:szCs w:val="14"/>
                <w:lang w:eastAsia="en-GB"/>
              </w:rPr>
            </w:pPr>
            <w:r w:rsidRPr="009E7CA4">
              <w:rPr>
                <w:rFonts w:ascii="Arial" w:eastAsia="Times New Roman" w:hAnsi="Arial"/>
                <w:b/>
                <w:bCs/>
                <w:color w:val="000000"/>
                <w:sz w:val="14"/>
                <w:szCs w:val="14"/>
                <w:lang w:eastAsia="en-GB"/>
              </w:rPr>
              <w:t>EU WINS</w:t>
            </w:r>
          </w:p>
        </w:tc>
        <w:tc>
          <w:tcPr>
            <w:tcW w:w="2405" w:type="dxa"/>
            <w:noWrap/>
            <w:vAlign w:val="center"/>
            <w:hideMark/>
          </w:tcPr>
          <w:p w14:paraId="2ACC49B3" w14:textId="77777777" w:rsidR="009C513C" w:rsidRPr="00DE50E4" w:rsidRDefault="009C513C" w:rsidP="003F4184">
            <w:pPr>
              <w:spacing w:line="240" w:lineRule="auto"/>
              <w:jc w:val="right"/>
              <w:rPr>
                <w:rFonts w:ascii="Arial" w:eastAsia="Times New Roman" w:hAnsi="Arial"/>
                <w:color w:val="auto"/>
                <w:sz w:val="14"/>
                <w:szCs w:val="14"/>
                <w:lang w:eastAsia="en-GB"/>
              </w:rPr>
            </w:pPr>
            <w:proofErr w:type="spellStart"/>
            <w:r w:rsidRPr="00DE50E4">
              <w:rPr>
                <w:rFonts w:ascii="Arial" w:eastAsia="Times New Roman" w:hAnsi="Arial"/>
                <w:color w:val="auto"/>
                <w:sz w:val="14"/>
                <w:szCs w:val="14"/>
                <w:lang w:eastAsia="en-GB"/>
              </w:rPr>
              <w:t>Dadu</w:t>
            </w:r>
            <w:proofErr w:type="spellEnd"/>
          </w:p>
        </w:tc>
        <w:tc>
          <w:tcPr>
            <w:tcW w:w="1417" w:type="dxa"/>
            <w:noWrap/>
            <w:vAlign w:val="center"/>
            <w:hideMark/>
          </w:tcPr>
          <w:p w14:paraId="3CE8E029" w14:textId="77777777" w:rsidR="009C513C" w:rsidRPr="00DE50E4" w:rsidRDefault="009C513C"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60%</w:t>
            </w:r>
          </w:p>
        </w:tc>
      </w:tr>
      <w:tr w:rsidR="00FD7E91" w:rsidRPr="00DE50E4" w14:paraId="460AD735" w14:textId="77777777" w:rsidTr="009E7CA4">
        <w:trPr>
          <w:trHeight w:val="20"/>
        </w:trPr>
        <w:tc>
          <w:tcPr>
            <w:tcW w:w="1985" w:type="dxa"/>
            <w:vMerge w:val="restart"/>
            <w:noWrap/>
            <w:vAlign w:val="center"/>
            <w:hideMark/>
          </w:tcPr>
          <w:p w14:paraId="78790DA2" w14:textId="6B4A3F35" w:rsidR="00FD7E91" w:rsidRPr="009E7CA4" w:rsidRDefault="009C616E" w:rsidP="009E7CA4">
            <w:pPr>
              <w:spacing w:line="240" w:lineRule="auto"/>
              <w:jc w:val="center"/>
              <w:rPr>
                <w:rFonts w:ascii="Arial" w:eastAsia="Times New Roman" w:hAnsi="Arial"/>
                <w:b/>
                <w:bCs/>
                <w:color w:val="000000"/>
                <w:sz w:val="14"/>
                <w:szCs w:val="14"/>
                <w:lang w:eastAsia="en-GB"/>
              </w:rPr>
            </w:pPr>
            <w:r w:rsidRPr="009E7CA4">
              <w:rPr>
                <w:rFonts w:ascii="Arial" w:eastAsia="Times New Roman" w:hAnsi="Arial"/>
                <w:b/>
                <w:bCs/>
                <w:color w:val="000000"/>
                <w:sz w:val="14"/>
                <w:szCs w:val="14"/>
                <w:lang w:eastAsia="en-GB"/>
              </w:rPr>
              <w:t>AAP</w:t>
            </w:r>
          </w:p>
          <w:p w14:paraId="3A96F874" w14:textId="1A67C09A" w:rsidR="00FD7E91" w:rsidRPr="009E7CA4" w:rsidRDefault="00FD7E91" w:rsidP="009E7CA4">
            <w:pPr>
              <w:spacing w:line="240" w:lineRule="auto"/>
              <w:jc w:val="center"/>
              <w:rPr>
                <w:rFonts w:ascii="Arial" w:eastAsia="Times New Roman" w:hAnsi="Arial"/>
                <w:b/>
                <w:bCs/>
                <w:color w:val="000000"/>
                <w:sz w:val="14"/>
                <w:szCs w:val="14"/>
                <w:lang w:eastAsia="en-GB"/>
              </w:rPr>
            </w:pPr>
          </w:p>
        </w:tc>
        <w:tc>
          <w:tcPr>
            <w:tcW w:w="2405" w:type="dxa"/>
            <w:noWrap/>
            <w:vAlign w:val="center"/>
            <w:hideMark/>
          </w:tcPr>
          <w:p w14:paraId="4CC65FAB" w14:textId="77777777" w:rsidR="00FD7E91" w:rsidRPr="00DE50E4" w:rsidRDefault="00FD7E91" w:rsidP="003F4184">
            <w:pPr>
              <w:spacing w:line="240" w:lineRule="auto"/>
              <w:jc w:val="right"/>
              <w:rPr>
                <w:rFonts w:ascii="Arial" w:eastAsia="Times New Roman" w:hAnsi="Arial"/>
                <w:color w:val="auto"/>
                <w:sz w:val="14"/>
                <w:szCs w:val="14"/>
                <w:lang w:eastAsia="en-GB"/>
              </w:rPr>
            </w:pPr>
            <w:proofErr w:type="spellStart"/>
            <w:r w:rsidRPr="00DE50E4">
              <w:rPr>
                <w:rFonts w:ascii="Arial" w:eastAsia="Times New Roman" w:hAnsi="Arial"/>
                <w:color w:val="auto"/>
                <w:sz w:val="14"/>
                <w:szCs w:val="14"/>
                <w:lang w:eastAsia="en-GB"/>
              </w:rPr>
              <w:t>Mirpurkhas</w:t>
            </w:r>
            <w:proofErr w:type="spellEnd"/>
          </w:p>
        </w:tc>
        <w:tc>
          <w:tcPr>
            <w:tcW w:w="1417" w:type="dxa"/>
            <w:noWrap/>
            <w:vAlign w:val="center"/>
            <w:hideMark/>
          </w:tcPr>
          <w:p w14:paraId="4BBA52E4" w14:textId="77777777" w:rsidR="00FD7E91" w:rsidRPr="00DE50E4" w:rsidRDefault="00FD7E91"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12%</w:t>
            </w:r>
          </w:p>
        </w:tc>
      </w:tr>
      <w:tr w:rsidR="00FD7E91" w:rsidRPr="00DE50E4" w14:paraId="45EC6877" w14:textId="77777777" w:rsidTr="003F4184">
        <w:trPr>
          <w:trHeight w:val="20"/>
        </w:trPr>
        <w:tc>
          <w:tcPr>
            <w:tcW w:w="1985" w:type="dxa"/>
            <w:vMerge/>
            <w:noWrap/>
            <w:vAlign w:val="center"/>
            <w:hideMark/>
          </w:tcPr>
          <w:p w14:paraId="28EEF90D" w14:textId="295BD18D" w:rsidR="00FD7E91" w:rsidRPr="00DE50E4" w:rsidRDefault="00FD7E91" w:rsidP="003F4184">
            <w:pPr>
              <w:spacing w:line="240" w:lineRule="auto"/>
              <w:jc w:val="right"/>
              <w:rPr>
                <w:rFonts w:ascii="Arial" w:eastAsia="Times New Roman" w:hAnsi="Arial"/>
                <w:color w:val="000000"/>
                <w:sz w:val="14"/>
                <w:szCs w:val="14"/>
                <w:lang w:eastAsia="en-GB"/>
              </w:rPr>
            </w:pPr>
          </w:p>
        </w:tc>
        <w:tc>
          <w:tcPr>
            <w:tcW w:w="2405" w:type="dxa"/>
            <w:noWrap/>
            <w:vAlign w:val="center"/>
            <w:hideMark/>
          </w:tcPr>
          <w:p w14:paraId="72D537AB" w14:textId="77777777" w:rsidR="00FD7E91" w:rsidRPr="00DE50E4" w:rsidRDefault="00FD7E91"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Sukkur</w:t>
            </w:r>
          </w:p>
        </w:tc>
        <w:tc>
          <w:tcPr>
            <w:tcW w:w="1417" w:type="dxa"/>
            <w:noWrap/>
            <w:vAlign w:val="center"/>
            <w:hideMark/>
          </w:tcPr>
          <w:p w14:paraId="4ECDBD85" w14:textId="77777777" w:rsidR="00FD7E91" w:rsidRPr="00DE50E4" w:rsidRDefault="00FD7E91" w:rsidP="003F4184">
            <w:pPr>
              <w:spacing w:line="240" w:lineRule="auto"/>
              <w:jc w:val="right"/>
              <w:rPr>
                <w:rFonts w:ascii="Arial" w:eastAsia="Times New Roman" w:hAnsi="Arial"/>
                <w:color w:val="auto"/>
                <w:sz w:val="14"/>
                <w:szCs w:val="14"/>
                <w:lang w:eastAsia="en-GB"/>
              </w:rPr>
            </w:pPr>
            <w:r w:rsidRPr="00DE50E4">
              <w:rPr>
                <w:rFonts w:ascii="Arial" w:eastAsia="Times New Roman" w:hAnsi="Arial"/>
                <w:color w:val="auto"/>
                <w:sz w:val="14"/>
                <w:szCs w:val="14"/>
                <w:lang w:eastAsia="en-GB"/>
              </w:rPr>
              <w:t>21%</w:t>
            </w:r>
          </w:p>
        </w:tc>
      </w:tr>
    </w:tbl>
    <w:p w14:paraId="16E8334C" w14:textId="20234CFF" w:rsidR="003251B6" w:rsidRDefault="003251B6" w:rsidP="003251B6">
      <w:pPr>
        <w:rPr>
          <w:ins w:id="95" w:author="davide de beni" w:date="2019-10-28T16:34:00Z"/>
          <w:rStyle w:val="SubtleEmphasis"/>
        </w:rPr>
      </w:pPr>
    </w:p>
    <w:p w14:paraId="054D9135" w14:textId="0BC84512" w:rsidR="00BC0433" w:rsidRDefault="00BC0433" w:rsidP="003251B6">
      <w:pPr>
        <w:rPr>
          <w:ins w:id="96" w:author="davide de beni" w:date="2019-10-28T16:34:00Z"/>
          <w:rStyle w:val="SubtleEmphasis"/>
        </w:rPr>
      </w:pPr>
    </w:p>
    <w:p w14:paraId="1D0E7A77" w14:textId="77777777" w:rsidR="00BC0433" w:rsidRDefault="00BC0433" w:rsidP="003251B6">
      <w:pPr>
        <w:rPr>
          <w:rStyle w:val="SubtleEmphasis"/>
        </w:rPr>
      </w:pPr>
    </w:p>
    <w:p w14:paraId="7CABCB17" w14:textId="0059073D" w:rsidR="00533257" w:rsidRPr="00D90E76" w:rsidRDefault="00713669" w:rsidP="00697784">
      <w:pPr>
        <w:pStyle w:val="Heading2"/>
        <w:rPr>
          <w:rStyle w:val="SubtleEmphasis"/>
          <w:b w:val="0"/>
          <w:bCs/>
        </w:rPr>
      </w:pPr>
      <w:bookmarkStart w:id="97" w:name="_Toc19545350"/>
      <w:r w:rsidRPr="00D90E76">
        <w:rPr>
          <w:rStyle w:val="SubtleEmphasis"/>
          <w:b w:val="0"/>
          <w:bCs/>
        </w:rPr>
        <w:lastRenderedPageBreak/>
        <w:t xml:space="preserve">Infant and Young Child </w:t>
      </w:r>
      <w:r w:rsidR="00262140" w:rsidRPr="00D90E76">
        <w:rPr>
          <w:rStyle w:val="SubtleEmphasis"/>
          <w:b w:val="0"/>
          <w:bCs/>
        </w:rPr>
        <w:t>Feeding</w:t>
      </w:r>
      <w:r w:rsidRPr="00D90E76">
        <w:rPr>
          <w:rStyle w:val="SubtleEmphasis"/>
          <w:b w:val="0"/>
          <w:bCs/>
        </w:rPr>
        <w:t xml:space="preserve"> programme (IYC</w:t>
      </w:r>
      <w:r w:rsidR="00262140" w:rsidRPr="00D90E76">
        <w:rPr>
          <w:rStyle w:val="SubtleEmphasis"/>
          <w:b w:val="0"/>
          <w:bCs/>
        </w:rPr>
        <w:t>F</w:t>
      </w:r>
      <w:r w:rsidRPr="00D90E76">
        <w:rPr>
          <w:rStyle w:val="SubtleEmphasis"/>
          <w:b w:val="0"/>
          <w:bCs/>
        </w:rPr>
        <w:t>)</w:t>
      </w:r>
      <w:bookmarkEnd w:id="97"/>
    </w:p>
    <w:p w14:paraId="2D2E161B" w14:textId="77777777" w:rsidR="00713669" w:rsidRPr="005A2461" w:rsidRDefault="00713669" w:rsidP="00713669"/>
    <w:p w14:paraId="19C0E3DA" w14:textId="24815146" w:rsidR="00601296" w:rsidRDefault="00533257" w:rsidP="00B2787B">
      <w:pPr>
        <w:pStyle w:val="Normalnumbered"/>
      </w:pPr>
      <w:r w:rsidRPr="007B0A10">
        <w:rPr>
          <w:b/>
          <w:bCs/>
        </w:rPr>
        <w:t xml:space="preserve">In </w:t>
      </w:r>
      <w:r w:rsidR="00450131" w:rsidRPr="007B0A10">
        <w:rPr>
          <w:b/>
          <w:bCs/>
        </w:rPr>
        <w:t>Sindh</w:t>
      </w:r>
      <w:r w:rsidRPr="007B0A10">
        <w:rPr>
          <w:b/>
          <w:bCs/>
        </w:rPr>
        <w:t xml:space="preserve">, the promotion of breastfeeding and complementary feeding is </w:t>
      </w:r>
      <w:r w:rsidR="00BD39B5">
        <w:rPr>
          <w:b/>
          <w:bCs/>
        </w:rPr>
        <w:t>provided</w:t>
      </w:r>
      <w:r w:rsidR="00CE2074" w:rsidRPr="007B0A10">
        <w:rPr>
          <w:b/>
          <w:bCs/>
        </w:rPr>
        <w:t xml:space="preserve"> within the</w:t>
      </w:r>
      <w:r w:rsidR="00BD37C2" w:rsidRPr="007B0A10">
        <w:rPr>
          <w:b/>
          <w:bCs/>
        </w:rPr>
        <w:t xml:space="preserve"> </w:t>
      </w:r>
      <w:r w:rsidR="00EF3AD8" w:rsidRPr="007B0A10">
        <w:rPr>
          <w:b/>
          <w:bCs/>
        </w:rPr>
        <w:t xml:space="preserve">Infant and Young Child </w:t>
      </w:r>
      <w:r w:rsidR="00262140">
        <w:rPr>
          <w:b/>
          <w:bCs/>
        </w:rPr>
        <w:t>Feeding</w:t>
      </w:r>
      <w:r w:rsidR="00EF3AD8" w:rsidRPr="007B0A10">
        <w:rPr>
          <w:b/>
          <w:bCs/>
        </w:rPr>
        <w:t xml:space="preserve"> </w:t>
      </w:r>
      <w:r w:rsidR="00DB02A8" w:rsidRPr="007B0A10">
        <w:rPr>
          <w:b/>
          <w:bCs/>
        </w:rPr>
        <w:t xml:space="preserve">programme </w:t>
      </w:r>
      <w:r w:rsidR="00CE2074" w:rsidRPr="007B0A10">
        <w:rPr>
          <w:b/>
          <w:bCs/>
        </w:rPr>
        <w:t>(IYC</w:t>
      </w:r>
      <w:r w:rsidR="00262140">
        <w:rPr>
          <w:b/>
          <w:bCs/>
        </w:rPr>
        <w:t>F</w:t>
      </w:r>
      <w:r w:rsidR="00CE2074" w:rsidRPr="007B0A10">
        <w:rPr>
          <w:b/>
          <w:bCs/>
        </w:rPr>
        <w:t>).</w:t>
      </w:r>
      <w:r w:rsidR="00CE2074" w:rsidRPr="005A2461">
        <w:t xml:space="preserve"> </w:t>
      </w:r>
      <w:r w:rsidR="00EE125F" w:rsidRPr="005A2461">
        <w:t xml:space="preserve">The </w:t>
      </w:r>
      <w:r w:rsidR="00DB02A8">
        <w:t xml:space="preserve">programme </w:t>
      </w:r>
      <w:r w:rsidR="00404699">
        <w:t xml:space="preserve">was delivered in 15 districts </w:t>
      </w:r>
      <w:r w:rsidR="00C74DE5">
        <w:t>supported by the</w:t>
      </w:r>
      <w:r w:rsidR="000C75A8">
        <w:t xml:space="preserve"> NSP</w:t>
      </w:r>
      <w:r w:rsidR="00C74DE5">
        <w:t xml:space="preserve"> (9 districts)</w:t>
      </w:r>
      <w:r w:rsidR="000C75A8">
        <w:t>, UNICEF</w:t>
      </w:r>
      <w:r w:rsidR="00C74DE5">
        <w:t xml:space="preserve"> (</w:t>
      </w:r>
      <w:r w:rsidR="00C74DE5" w:rsidRPr="00C74DE5">
        <w:t xml:space="preserve">Ghotki, Khairpur and </w:t>
      </w:r>
      <w:proofErr w:type="spellStart"/>
      <w:r w:rsidR="00C74DE5" w:rsidRPr="00C74DE5">
        <w:t>Naushahro</w:t>
      </w:r>
      <w:proofErr w:type="spellEnd"/>
      <w:r w:rsidR="00C74DE5" w:rsidRPr="00C74DE5">
        <w:t xml:space="preserve"> </w:t>
      </w:r>
      <w:proofErr w:type="spellStart"/>
      <w:r w:rsidR="00C74DE5" w:rsidRPr="00C74DE5">
        <w:t>Feroze</w:t>
      </w:r>
      <w:proofErr w:type="spellEnd"/>
      <w:r w:rsidR="00C74DE5">
        <w:t xml:space="preserve">), </w:t>
      </w:r>
      <w:r w:rsidR="00E002B0">
        <w:t>AAP (</w:t>
      </w:r>
      <w:proofErr w:type="spellStart"/>
      <w:r w:rsidR="00E002B0" w:rsidRPr="00E002B0">
        <w:t>Mirpurkhas</w:t>
      </w:r>
      <w:proofErr w:type="spellEnd"/>
      <w:r w:rsidR="00E002B0" w:rsidRPr="00E002B0">
        <w:t xml:space="preserve"> and Sukkur</w:t>
      </w:r>
      <w:r w:rsidR="00E002B0">
        <w:t>) and EU WINS (</w:t>
      </w:r>
      <w:proofErr w:type="spellStart"/>
      <w:r w:rsidR="00E002B0">
        <w:t>Dadu</w:t>
      </w:r>
      <w:proofErr w:type="spellEnd"/>
      <w:r w:rsidR="00E002B0">
        <w:t xml:space="preserve">). </w:t>
      </w:r>
      <w:r w:rsidR="000C75A8">
        <w:t xml:space="preserve"> </w:t>
      </w:r>
      <w:r w:rsidR="00542A1E">
        <w:t>These programmes</w:t>
      </w:r>
      <w:r w:rsidR="00601296" w:rsidRPr="005A2461">
        <w:t xml:space="preserve"> </w:t>
      </w:r>
      <w:r w:rsidR="00542A1E">
        <w:t>support</w:t>
      </w:r>
      <w:r w:rsidR="00601296" w:rsidRPr="005A2461">
        <w:t xml:space="preserve"> the district health and community departments in building the skills of health services providers and communities helping families to learn essential skills and basic knowledge in the nutrition care of young children. Mothers are educated on the benefits of breastfeeding (BF), how to breastfeed, exclusive breast feeding (EBF) for the first six months and continue breastfeeding for two years and beyond; Complementary feeding counselling and support involves educating mothers on appropriate complementary feeding practices and the appropriate timing of introducing the same. </w:t>
      </w:r>
    </w:p>
    <w:p w14:paraId="1B2D8D6E" w14:textId="7900C6D9" w:rsidR="00F063D9" w:rsidRPr="00F063D9" w:rsidRDefault="006A53BD" w:rsidP="00F063D9">
      <w:pPr>
        <w:pStyle w:val="Normalnumbered"/>
      </w:pPr>
      <w:bookmarkStart w:id="98" w:name="_Hlk19375143"/>
      <w:r w:rsidRPr="00F063D9">
        <w:rPr>
          <w:b/>
          <w:bCs/>
        </w:rPr>
        <w:t xml:space="preserve">IYCF is </w:t>
      </w:r>
      <w:r w:rsidR="00EE125F" w:rsidRPr="00F063D9">
        <w:rPr>
          <w:b/>
          <w:bCs/>
        </w:rPr>
        <w:t>delivered</w:t>
      </w:r>
      <w:r w:rsidR="00CC5FE7" w:rsidRPr="00F063D9">
        <w:rPr>
          <w:b/>
          <w:bCs/>
        </w:rPr>
        <w:t xml:space="preserve"> through</w:t>
      </w:r>
      <w:r w:rsidR="00601296" w:rsidRPr="00F063D9">
        <w:rPr>
          <w:b/>
          <w:bCs/>
        </w:rPr>
        <w:t xml:space="preserve"> three</w:t>
      </w:r>
      <w:r w:rsidR="00EE125F" w:rsidRPr="00F063D9">
        <w:rPr>
          <w:b/>
          <w:bCs/>
        </w:rPr>
        <w:t xml:space="preserve"> different</w:t>
      </w:r>
      <w:r w:rsidR="00CC5FE7" w:rsidRPr="00F063D9">
        <w:rPr>
          <w:b/>
          <w:bCs/>
        </w:rPr>
        <w:t xml:space="preserve"> </w:t>
      </w:r>
      <w:r w:rsidR="00EE125F" w:rsidRPr="00F063D9">
        <w:rPr>
          <w:b/>
          <w:bCs/>
        </w:rPr>
        <w:t xml:space="preserve">modalities </w:t>
      </w:r>
      <w:r w:rsidR="00CC5FE7" w:rsidRPr="00F063D9">
        <w:rPr>
          <w:b/>
          <w:bCs/>
        </w:rPr>
        <w:t xml:space="preserve">and delivery channels </w:t>
      </w:r>
      <w:r w:rsidR="00EE125F" w:rsidRPr="00F063D9">
        <w:rPr>
          <w:b/>
          <w:bCs/>
        </w:rPr>
        <w:t xml:space="preserve">across the </w:t>
      </w:r>
      <w:r w:rsidR="00601296" w:rsidRPr="00F063D9">
        <w:rPr>
          <w:b/>
          <w:bCs/>
        </w:rPr>
        <w:t>district</w:t>
      </w:r>
      <w:r w:rsidR="00D90E76">
        <w:rPr>
          <w:b/>
          <w:bCs/>
        </w:rPr>
        <w:t>s</w:t>
      </w:r>
      <w:r w:rsidR="00601296" w:rsidRPr="00F063D9">
        <w:rPr>
          <w:b/>
          <w:bCs/>
        </w:rPr>
        <w:t>:</w:t>
      </w:r>
      <w:r w:rsidR="00D00DDD" w:rsidRPr="00F063D9">
        <w:rPr>
          <w:b/>
          <w:bCs/>
        </w:rPr>
        <w:t xml:space="preserve"> community </w:t>
      </w:r>
      <w:r w:rsidR="00D156B6" w:rsidRPr="00F063D9">
        <w:rPr>
          <w:b/>
          <w:bCs/>
        </w:rPr>
        <w:t>level (IYC</w:t>
      </w:r>
      <w:r w:rsidR="00C20288">
        <w:rPr>
          <w:b/>
          <w:bCs/>
        </w:rPr>
        <w:t>F</w:t>
      </w:r>
      <w:r w:rsidR="00D156B6" w:rsidRPr="00F063D9">
        <w:rPr>
          <w:b/>
          <w:bCs/>
        </w:rPr>
        <w:t>1); through health facilities (IYCF2) and via mass media messages (IYCF3).</w:t>
      </w:r>
      <w:bookmarkEnd w:id="98"/>
      <w:r w:rsidR="00124A90" w:rsidRPr="00483E2B">
        <w:t xml:space="preserve"> </w:t>
      </w:r>
      <w:r w:rsidR="007B38A4" w:rsidRPr="00483E2B">
        <w:t xml:space="preserve"> </w:t>
      </w:r>
      <w:r w:rsidR="00F063D9" w:rsidRPr="00F063D9">
        <w:t>The beneficiaries of IYC</w:t>
      </w:r>
      <w:r w:rsidR="00C20288">
        <w:t>F</w:t>
      </w:r>
      <w:r w:rsidR="00F063D9" w:rsidRPr="00F063D9">
        <w:t xml:space="preserve"> programmes are pregnant and lactating women, mothers, caregivers and peers of children under two years who attend the training and counselling sessions. </w:t>
      </w:r>
    </w:p>
    <w:p w14:paraId="7F06D7CE" w14:textId="0C7C6BDC" w:rsidR="00674344" w:rsidRPr="005A2461" w:rsidRDefault="00133A89" w:rsidP="00CB1FB8">
      <w:pPr>
        <w:pStyle w:val="Normalnumbered"/>
      </w:pPr>
      <w:r w:rsidRPr="005A2461">
        <w:t xml:space="preserve"> </w:t>
      </w:r>
      <w:r w:rsidR="00EC64E4" w:rsidRPr="003C705E">
        <w:rPr>
          <w:b/>
          <w:bCs/>
        </w:rPr>
        <w:t>Unit cost</w:t>
      </w:r>
      <w:r w:rsidR="0025378D" w:rsidRPr="003C705E">
        <w:rPr>
          <w:b/>
          <w:bCs/>
        </w:rPr>
        <w:t xml:space="preserve">s for </w:t>
      </w:r>
      <w:r w:rsidR="00D73FF3" w:rsidRPr="003C705E">
        <w:rPr>
          <w:b/>
          <w:bCs/>
        </w:rPr>
        <w:t>IYCF</w:t>
      </w:r>
      <w:r w:rsidR="00EC64E4" w:rsidRPr="003C705E">
        <w:rPr>
          <w:b/>
          <w:bCs/>
        </w:rPr>
        <w:t xml:space="preserve"> </w:t>
      </w:r>
      <w:r w:rsidR="00C20288" w:rsidRPr="003C705E">
        <w:rPr>
          <w:b/>
          <w:bCs/>
        </w:rPr>
        <w:t xml:space="preserve">programmes were estimated from the financial reports </w:t>
      </w:r>
      <w:r w:rsidR="00E05C32" w:rsidRPr="003C705E">
        <w:rPr>
          <w:b/>
          <w:bCs/>
        </w:rPr>
        <w:t>provided by the NSP</w:t>
      </w:r>
      <w:r w:rsidR="00D41028" w:rsidRPr="003C705E">
        <w:rPr>
          <w:b/>
          <w:bCs/>
        </w:rPr>
        <w:t xml:space="preserve"> for the period 2015-2019</w:t>
      </w:r>
      <w:r w:rsidR="00251DBD" w:rsidRPr="003C705E">
        <w:rPr>
          <w:b/>
          <w:bCs/>
        </w:rPr>
        <w:t>.</w:t>
      </w:r>
      <w:r w:rsidR="007C2957">
        <w:t xml:space="preserve"> </w:t>
      </w:r>
      <w:r w:rsidR="00B371EB">
        <w:t>Unit costs were calculated by dividing total programme costs by the number of beneficiaries who benefited from the intervention</w:t>
      </w:r>
      <w:r w:rsidR="00965C5F">
        <w:t xml:space="preserve">. </w:t>
      </w:r>
      <w:r w:rsidR="008E0A14">
        <w:t xml:space="preserve">The average unit costs for delivering </w:t>
      </w:r>
      <w:r w:rsidR="006570F1">
        <w:t>IYCF a</w:t>
      </w:r>
      <w:r w:rsidR="005E2E76">
        <w:t xml:space="preserve">t community level (IYCF1) in Sindh is US$ </w:t>
      </w:r>
      <w:ins w:id="99" w:author="davide de beni" w:date="2019-10-28T16:43:00Z">
        <w:r w:rsidR="001A4F1F">
          <w:t>1.05</w:t>
        </w:r>
      </w:ins>
      <w:del w:id="100" w:author="davide de beni" w:date="2019-10-28T16:43:00Z">
        <w:r w:rsidR="007B4ABD" w:rsidDel="001A4F1F">
          <w:delText>1.43</w:delText>
        </w:r>
      </w:del>
      <w:r w:rsidR="007B4ABD">
        <w:t xml:space="preserve"> (PKR 158), at health facility level (IYCF2) is US$ </w:t>
      </w:r>
      <w:ins w:id="101" w:author="davide de beni" w:date="2019-10-28T16:43:00Z">
        <w:r w:rsidR="001A4F1F">
          <w:t>0.46</w:t>
        </w:r>
      </w:ins>
      <w:del w:id="102" w:author="davide de beni" w:date="2019-10-28T16:43:00Z">
        <w:r w:rsidR="007B4ABD" w:rsidDel="001A4F1F">
          <w:delText>0.63</w:delText>
        </w:r>
      </w:del>
      <w:r w:rsidR="007B4ABD">
        <w:t xml:space="preserve"> (PKR 69) and via mass media </w:t>
      </w:r>
      <w:r w:rsidR="00737714">
        <w:t>US$</w:t>
      </w:r>
      <w:r w:rsidR="00611C3F">
        <w:t xml:space="preserve"> </w:t>
      </w:r>
      <w:ins w:id="103" w:author="davide de beni" w:date="2019-10-28T16:44:00Z">
        <w:r w:rsidR="001A4F1F">
          <w:t>0.42</w:t>
        </w:r>
      </w:ins>
      <w:del w:id="104" w:author="davide de beni" w:date="2019-10-28T16:44:00Z">
        <w:r w:rsidR="00611C3F" w:rsidDel="001A4F1F">
          <w:delText>0.57</w:delText>
        </w:r>
      </w:del>
      <w:r w:rsidR="00611C3F">
        <w:t xml:space="preserve"> (PKR 63)</w:t>
      </w:r>
      <w:r w:rsidR="00870950">
        <w:t>.</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995"/>
        <w:gridCol w:w="1002"/>
        <w:gridCol w:w="793"/>
        <w:gridCol w:w="932"/>
        <w:gridCol w:w="1002"/>
        <w:gridCol w:w="750"/>
        <w:gridCol w:w="1008"/>
        <w:gridCol w:w="1002"/>
        <w:gridCol w:w="811"/>
      </w:tblGrid>
      <w:tr w:rsidR="00EF53FB" w:rsidRPr="00EC3F1B" w14:paraId="2F7BD763" w14:textId="77777777" w:rsidTr="00EF53FB">
        <w:trPr>
          <w:trHeight w:val="557"/>
        </w:trPr>
        <w:tc>
          <w:tcPr>
            <w:tcW w:w="0" w:type="auto"/>
            <w:shd w:val="clear" w:color="auto" w:fill="auto"/>
            <w:noWrap/>
            <w:vAlign w:val="center"/>
            <w:hideMark/>
          </w:tcPr>
          <w:p w14:paraId="0F3C719B" w14:textId="4B2FE15D" w:rsidR="00EC3F1B" w:rsidRPr="00EC3F1B" w:rsidRDefault="00EC3F1B" w:rsidP="00EF53FB">
            <w:pPr>
              <w:spacing w:line="240" w:lineRule="auto"/>
              <w:jc w:val="center"/>
              <w:rPr>
                <w:rFonts w:ascii="Arial" w:eastAsia="Times New Roman" w:hAnsi="Arial"/>
                <w:b/>
                <w:bCs/>
                <w:color w:val="auto"/>
                <w:sz w:val="14"/>
                <w:szCs w:val="14"/>
                <w:lang w:eastAsia="en-GB"/>
              </w:rPr>
            </w:pPr>
          </w:p>
        </w:tc>
        <w:tc>
          <w:tcPr>
            <w:tcW w:w="8180" w:type="dxa"/>
            <w:gridSpan w:val="9"/>
            <w:shd w:val="clear" w:color="000000" w:fill="E7E6E6"/>
            <w:vAlign w:val="center"/>
            <w:hideMark/>
          </w:tcPr>
          <w:p w14:paraId="1CDEEECC" w14:textId="77777777"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 xml:space="preserve">Unit cost </w:t>
            </w:r>
            <w:r w:rsidRPr="00EC3F1B">
              <w:rPr>
                <w:rFonts w:ascii="Arial" w:eastAsia="Times New Roman" w:hAnsi="Arial"/>
                <w:b/>
                <w:bCs/>
                <w:color w:val="auto"/>
                <w:sz w:val="14"/>
                <w:szCs w:val="14"/>
                <w:lang w:eastAsia="en-GB"/>
              </w:rPr>
              <w:br/>
              <w:t>(PKR per beneficiary per year)</w:t>
            </w:r>
          </w:p>
        </w:tc>
      </w:tr>
      <w:tr w:rsidR="00F04AE5" w:rsidRPr="00EF53FB" w14:paraId="32D1BD2A" w14:textId="77777777" w:rsidTr="00EF53FB">
        <w:trPr>
          <w:trHeight w:val="410"/>
        </w:trPr>
        <w:tc>
          <w:tcPr>
            <w:tcW w:w="0" w:type="auto"/>
            <w:shd w:val="clear" w:color="auto" w:fill="auto"/>
            <w:noWrap/>
            <w:vAlign w:val="center"/>
            <w:hideMark/>
          </w:tcPr>
          <w:p w14:paraId="3D02AB2F" w14:textId="06E57924" w:rsidR="00EC3F1B" w:rsidRPr="00EC3F1B" w:rsidRDefault="00EC3F1B" w:rsidP="00EF53FB">
            <w:pPr>
              <w:spacing w:line="240" w:lineRule="auto"/>
              <w:jc w:val="center"/>
              <w:rPr>
                <w:rFonts w:ascii="Arial" w:eastAsia="Times New Roman" w:hAnsi="Arial"/>
                <w:b/>
                <w:bCs/>
                <w:color w:val="auto"/>
                <w:sz w:val="14"/>
                <w:szCs w:val="14"/>
                <w:lang w:eastAsia="en-GB"/>
              </w:rPr>
            </w:pPr>
          </w:p>
        </w:tc>
        <w:tc>
          <w:tcPr>
            <w:tcW w:w="2745" w:type="dxa"/>
            <w:gridSpan w:val="3"/>
            <w:shd w:val="clear" w:color="000000" w:fill="BFBFBF"/>
            <w:vAlign w:val="center"/>
            <w:hideMark/>
          </w:tcPr>
          <w:p w14:paraId="2A6E0916" w14:textId="77777777"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IYCF1 (Community)</w:t>
            </w:r>
          </w:p>
        </w:tc>
        <w:tc>
          <w:tcPr>
            <w:tcW w:w="2638" w:type="dxa"/>
            <w:gridSpan w:val="3"/>
            <w:shd w:val="clear" w:color="000000" w:fill="BFBFBF"/>
            <w:vAlign w:val="center"/>
            <w:hideMark/>
          </w:tcPr>
          <w:p w14:paraId="5A5F50C1" w14:textId="77777777"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IYCF2 (Health Facility)</w:t>
            </w:r>
          </w:p>
        </w:tc>
        <w:tc>
          <w:tcPr>
            <w:tcW w:w="2797" w:type="dxa"/>
            <w:gridSpan w:val="3"/>
            <w:shd w:val="clear" w:color="000000" w:fill="BFBFBF"/>
            <w:vAlign w:val="center"/>
            <w:hideMark/>
          </w:tcPr>
          <w:p w14:paraId="15A9EC0F" w14:textId="77777777"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IYCF3 (Mass Media)</w:t>
            </w:r>
          </w:p>
        </w:tc>
      </w:tr>
      <w:tr w:rsidR="00EF53FB" w:rsidRPr="00EF53FB" w14:paraId="4811BCE3" w14:textId="77777777" w:rsidTr="00EF53FB">
        <w:trPr>
          <w:trHeight w:val="20"/>
        </w:trPr>
        <w:tc>
          <w:tcPr>
            <w:tcW w:w="0" w:type="auto"/>
            <w:shd w:val="clear" w:color="auto" w:fill="auto"/>
            <w:noWrap/>
            <w:vAlign w:val="center"/>
            <w:hideMark/>
          </w:tcPr>
          <w:p w14:paraId="3352B333" w14:textId="2C651114" w:rsidR="00EC3F1B" w:rsidRPr="00EC3F1B" w:rsidRDefault="00EC3F1B" w:rsidP="004E2291">
            <w:pPr>
              <w:spacing w:line="240" w:lineRule="auto"/>
              <w:jc w:val="right"/>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Province/District</w:t>
            </w:r>
          </w:p>
        </w:tc>
        <w:tc>
          <w:tcPr>
            <w:tcW w:w="974" w:type="dxa"/>
            <w:shd w:val="clear" w:color="000000" w:fill="FFFFFF"/>
            <w:vAlign w:val="center"/>
            <w:hideMark/>
          </w:tcPr>
          <w:p w14:paraId="06B17530" w14:textId="777777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Total programme costs</w:t>
            </w:r>
          </w:p>
        </w:tc>
        <w:tc>
          <w:tcPr>
            <w:tcW w:w="978" w:type="dxa"/>
            <w:shd w:val="clear" w:color="000000" w:fill="FFFFFF"/>
            <w:vAlign w:val="center"/>
            <w:hideMark/>
          </w:tcPr>
          <w:p w14:paraId="60E954C1" w14:textId="777777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 beneficiaries</w:t>
            </w:r>
          </w:p>
        </w:tc>
        <w:tc>
          <w:tcPr>
            <w:tcW w:w="793" w:type="dxa"/>
            <w:shd w:val="clear" w:color="000000" w:fill="D9D9D9"/>
            <w:vAlign w:val="center"/>
            <w:hideMark/>
          </w:tcPr>
          <w:p w14:paraId="7265514B" w14:textId="777777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Total unit cost per average case</w:t>
            </w:r>
          </w:p>
        </w:tc>
        <w:tc>
          <w:tcPr>
            <w:tcW w:w="910" w:type="dxa"/>
            <w:shd w:val="clear" w:color="000000" w:fill="FFFFFF"/>
            <w:vAlign w:val="center"/>
            <w:hideMark/>
          </w:tcPr>
          <w:p w14:paraId="33EC9AA4" w14:textId="777777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Total programme costs</w:t>
            </w:r>
          </w:p>
        </w:tc>
        <w:tc>
          <w:tcPr>
            <w:tcW w:w="978" w:type="dxa"/>
            <w:shd w:val="clear" w:color="000000" w:fill="FFFFFF"/>
            <w:vAlign w:val="center"/>
            <w:hideMark/>
          </w:tcPr>
          <w:p w14:paraId="16F54ABD" w14:textId="777777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 beneficiaries</w:t>
            </w:r>
          </w:p>
        </w:tc>
        <w:tc>
          <w:tcPr>
            <w:tcW w:w="750" w:type="dxa"/>
            <w:shd w:val="clear" w:color="000000" w:fill="D9D9D9"/>
            <w:vAlign w:val="center"/>
            <w:hideMark/>
          </w:tcPr>
          <w:p w14:paraId="5B41013C" w14:textId="777777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Total unit cost per average case</w:t>
            </w:r>
          </w:p>
        </w:tc>
        <w:tc>
          <w:tcPr>
            <w:tcW w:w="1008" w:type="dxa"/>
            <w:shd w:val="clear" w:color="000000" w:fill="FFFFFF"/>
            <w:vAlign w:val="center"/>
            <w:hideMark/>
          </w:tcPr>
          <w:p w14:paraId="67D94D0F" w14:textId="777777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Total programme costs</w:t>
            </w:r>
          </w:p>
        </w:tc>
        <w:tc>
          <w:tcPr>
            <w:tcW w:w="0" w:type="auto"/>
            <w:shd w:val="clear" w:color="000000" w:fill="FFFFFF"/>
            <w:vAlign w:val="center"/>
            <w:hideMark/>
          </w:tcPr>
          <w:p w14:paraId="166E38BB" w14:textId="777777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 beneficiaries</w:t>
            </w:r>
          </w:p>
        </w:tc>
        <w:tc>
          <w:tcPr>
            <w:tcW w:w="811" w:type="dxa"/>
            <w:shd w:val="clear" w:color="000000" w:fill="D9D9D9"/>
            <w:vAlign w:val="center"/>
            <w:hideMark/>
          </w:tcPr>
          <w:p w14:paraId="1D831037" w14:textId="777777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Total unit cost per average case</w:t>
            </w:r>
          </w:p>
        </w:tc>
      </w:tr>
      <w:tr w:rsidR="00EF53FB" w:rsidRPr="00EF53FB" w14:paraId="1FDE87E9" w14:textId="77777777" w:rsidTr="00EF53FB">
        <w:trPr>
          <w:trHeight w:val="20"/>
        </w:trPr>
        <w:tc>
          <w:tcPr>
            <w:tcW w:w="0" w:type="auto"/>
            <w:shd w:val="clear" w:color="000000" w:fill="FFFFFF"/>
            <w:noWrap/>
            <w:vAlign w:val="center"/>
            <w:hideMark/>
          </w:tcPr>
          <w:p w14:paraId="6B881F10" w14:textId="77777777" w:rsidR="00EC3F1B" w:rsidRPr="00EC3F1B" w:rsidRDefault="00EC3F1B" w:rsidP="004E2291">
            <w:pPr>
              <w:spacing w:line="240" w:lineRule="auto"/>
              <w:jc w:val="right"/>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Sindh</w:t>
            </w:r>
          </w:p>
        </w:tc>
        <w:tc>
          <w:tcPr>
            <w:tcW w:w="974" w:type="dxa"/>
            <w:shd w:val="clear" w:color="000000" w:fill="FFFFFF"/>
            <w:noWrap/>
            <w:vAlign w:val="center"/>
            <w:hideMark/>
          </w:tcPr>
          <w:p w14:paraId="601C9768" w14:textId="6E0D783A"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534,439,711</w:t>
            </w:r>
          </w:p>
        </w:tc>
        <w:tc>
          <w:tcPr>
            <w:tcW w:w="978" w:type="dxa"/>
            <w:shd w:val="clear" w:color="000000" w:fill="FFFFFF"/>
            <w:noWrap/>
            <w:vAlign w:val="center"/>
            <w:hideMark/>
          </w:tcPr>
          <w:p w14:paraId="43E94E84" w14:textId="07900C0D"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4,456,926</w:t>
            </w:r>
          </w:p>
        </w:tc>
        <w:tc>
          <w:tcPr>
            <w:tcW w:w="793" w:type="dxa"/>
            <w:shd w:val="clear" w:color="000000" w:fill="D9D9D9"/>
            <w:noWrap/>
            <w:vAlign w:val="center"/>
            <w:hideMark/>
          </w:tcPr>
          <w:p w14:paraId="687600B5" w14:textId="56906C43"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158</w:t>
            </w:r>
          </w:p>
        </w:tc>
        <w:tc>
          <w:tcPr>
            <w:tcW w:w="910" w:type="dxa"/>
            <w:shd w:val="clear" w:color="000000" w:fill="FFFFFF"/>
            <w:noWrap/>
            <w:vAlign w:val="center"/>
            <w:hideMark/>
          </w:tcPr>
          <w:p w14:paraId="12060908" w14:textId="0515229A"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43,981,469</w:t>
            </w:r>
          </w:p>
        </w:tc>
        <w:tc>
          <w:tcPr>
            <w:tcW w:w="978" w:type="dxa"/>
            <w:shd w:val="clear" w:color="000000" w:fill="FFFFFF"/>
            <w:noWrap/>
            <w:vAlign w:val="center"/>
            <w:hideMark/>
          </w:tcPr>
          <w:p w14:paraId="0C953341" w14:textId="39C89B65"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2,352,643</w:t>
            </w:r>
          </w:p>
        </w:tc>
        <w:tc>
          <w:tcPr>
            <w:tcW w:w="750" w:type="dxa"/>
            <w:shd w:val="clear" w:color="000000" w:fill="D9D9D9"/>
            <w:noWrap/>
            <w:vAlign w:val="center"/>
            <w:hideMark/>
          </w:tcPr>
          <w:p w14:paraId="52DBF2B2" w14:textId="36A7D47B"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69</w:t>
            </w:r>
          </w:p>
        </w:tc>
        <w:tc>
          <w:tcPr>
            <w:tcW w:w="1008" w:type="dxa"/>
            <w:shd w:val="clear" w:color="000000" w:fill="FFFFFF"/>
            <w:noWrap/>
            <w:vAlign w:val="center"/>
            <w:hideMark/>
          </w:tcPr>
          <w:p w14:paraId="5AFA6556" w14:textId="14F39F53"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283,742,155</w:t>
            </w:r>
          </w:p>
        </w:tc>
        <w:tc>
          <w:tcPr>
            <w:tcW w:w="0" w:type="auto"/>
            <w:shd w:val="clear" w:color="000000" w:fill="FFFFFF"/>
            <w:noWrap/>
            <w:vAlign w:val="center"/>
            <w:hideMark/>
          </w:tcPr>
          <w:p w14:paraId="530E89CE" w14:textId="1F6E3CCD"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4,521,378</w:t>
            </w:r>
          </w:p>
        </w:tc>
        <w:tc>
          <w:tcPr>
            <w:tcW w:w="811" w:type="dxa"/>
            <w:shd w:val="clear" w:color="000000" w:fill="D9D9D9"/>
            <w:noWrap/>
            <w:vAlign w:val="center"/>
            <w:hideMark/>
          </w:tcPr>
          <w:p w14:paraId="6FC97D73" w14:textId="40D1AA04" w:rsidR="00EC3F1B" w:rsidRPr="00EC3F1B" w:rsidRDefault="00EC3F1B" w:rsidP="00EF53FB">
            <w:pPr>
              <w:spacing w:line="240" w:lineRule="auto"/>
              <w:jc w:val="center"/>
              <w:rPr>
                <w:rFonts w:ascii="Arial" w:eastAsia="Times New Roman" w:hAnsi="Arial"/>
                <w:b/>
                <w:bCs/>
                <w:color w:val="auto"/>
                <w:sz w:val="14"/>
                <w:szCs w:val="14"/>
                <w:lang w:eastAsia="en-GB"/>
              </w:rPr>
            </w:pPr>
            <w:r w:rsidRPr="00EC3F1B">
              <w:rPr>
                <w:rFonts w:ascii="Arial" w:eastAsia="Times New Roman" w:hAnsi="Arial"/>
                <w:b/>
                <w:bCs/>
                <w:color w:val="auto"/>
                <w:sz w:val="14"/>
                <w:szCs w:val="14"/>
                <w:lang w:eastAsia="en-GB"/>
              </w:rPr>
              <w:t>63</w:t>
            </w:r>
          </w:p>
        </w:tc>
      </w:tr>
      <w:tr w:rsidR="00EF53FB" w:rsidRPr="00EF53FB" w14:paraId="56839667" w14:textId="77777777" w:rsidTr="00EF53FB">
        <w:trPr>
          <w:trHeight w:val="20"/>
        </w:trPr>
        <w:tc>
          <w:tcPr>
            <w:tcW w:w="0" w:type="auto"/>
            <w:shd w:val="clear" w:color="auto" w:fill="auto"/>
            <w:noWrap/>
            <w:vAlign w:val="center"/>
            <w:hideMark/>
          </w:tcPr>
          <w:p w14:paraId="3710B51C" w14:textId="77777777" w:rsidR="00EC3F1B" w:rsidRPr="00EC3F1B" w:rsidRDefault="00EC3F1B" w:rsidP="004E2291">
            <w:pPr>
              <w:spacing w:line="240" w:lineRule="auto"/>
              <w:jc w:val="right"/>
              <w:rPr>
                <w:rFonts w:ascii="Arial" w:eastAsia="Times New Roman" w:hAnsi="Arial"/>
                <w:color w:val="auto"/>
                <w:sz w:val="14"/>
                <w:szCs w:val="14"/>
                <w:lang w:eastAsia="en-GB"/>
              </w:rPr>
            </w:pPr>
            <w:proofErr w:type="spellStart"/>
            <w:r w:rsidRPr="00EC3F1B">
              <w:rPr>
                <w:rFonts w:ascii="Arial" w:eastAsia="Times New Roman" w:hAnsi="Arial"/>
                <w:color w:val="auto"/>
                <w:sz w:val="14"/>
                <w:szCs w:val="14"/>
                <w:lang w:eastAsia="en-GB"/>
              </w:rPr>
              <w:t>Tahrparkar</w:t>
            </w:r>
            <w:proofErr w:type="spellEnd"/>
          </w:p>
        </w:tc>
        <w:tc>
          <w:tcPr>
            <w:tcW w:w="974" w:type="dxa"/>
            <w:shd w:val="clear" w:color="000000" w:fill="FFFFFF"/>
            <w:noWrap/>
            <w:vAlign w:val="center"/>
            <w:hideMark/>
          </w:tcPr>
          <w:p w14:paraId="1700C73F" w14:textId="74977F9F"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64,683,683</w:t>
            </w:r>
          </w:p>
        </w:tc>
        <w:tc>
          <w:tcPr>
            <w:tcW w:w="978" w:type="dxa"/>
            <w:shd w:val="clear" w:color="000000" w:fill="FFFFFF"/>
            <w:noWrap/>
            <w:vAlign w:val="center"/>
            <w:hideMark/>
          </w:tcPr>
          <w:p w14:paraId="13E867B9" w14:textId="107557B1"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1,303,158</w:t>
            </w:r>
          </w:p>
        </w:tc>
        <w:tc>
          <w:tcPr>
            <w:tcW w:w="793" w:type="dxa"/>
            <w:shd w:val="clear" w:color="000000" w:fill="F2F2F2"/>
            <w:noWrap/>
            <w:vAlign w:val="center"/>
            <w:hideMark/>
          </w:tcPr>
          <w:p w14:paraId="55DFE1A6" w14:textId="42AC9769"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50</w:t>
            </w:r>
          </w:p>
        </w:tc>
        <w:tc>
          <w:tcPr>
            <w:tcW w:w="910" w:type="dxa"/>
            <w:shd w:val="clear" w:color="000000" w:fill="FFFFFF"/>
            <w:noWrap/>
            <w:vAlign w:val="center"/>
            <w:hideMark/>
          </w:tcPr>
          <w:p w14:paraId="08E0750D" w14:textId="220F00E8"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5,662,727</w:t>
            </w:r>
          </w:p>
        </w:tc>
        <w:tc>
          <w:tcPr>
            <w:tcW w:w="978" w:type="dxa"/>
            <w:shd w:val="clear" w:color="000000" w:fill="FFFFFF"/>
            <w:noWrap/>
            <w:vAlign w:val="center"/>
            <w:hideMark/>
          </w:tcPr>
          <w:p w14:paraId="25F71BBC" w14:textId="5BBBB266"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371,884</w:t>
            </w:r>
          </w:p>
        </w:tc>
        <w:tc>
          <w:tcPr>
            <w:tcW w:w="750" w:type="dxa"/>
            <w:shd w:val="clear" w:color="000000" w:fill="F2F2F2"/>
            <w:noWrap/>
            <w:vAlign w:val="center"/>
            <w:hideMark/>
          </w:tcPr>
          <w:p w14:paraId="13EFD4FD" w14:textId="0CF3888D"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15</w:t>
            </w:r>
          </w:p>
        </w:tc>
        <w:tc>
          <w:tcPr>
            <w:tcW w:w="1008" w:type="dxa"/>
            <w:shd w:val="clear" w:color="000000" w:fill="FFFFFF"/>
            <w:noWrap/>
            <w:vAlign w:val="center"/>
            <w:hideMark/>
          </w:tcPr>
          <w:p w14:paraId="72CAB1A4" w14:textId="69C9B93C"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38,296,429</w:t>
            </w:r>
          </w:p>
        </w:tc>
        <w:tc>
          <w:tcPr>
            <w:tcW w:w="0" w:type="auto"/>
            <w:shd w:val="clear" w:color="000000" w:fill="FFFFFF"/>
            <w:noWrap/>
            <w:vAlign w:val="center"/>
            <w:hideMark/>
          </w:tcPr>
          <w:p w14:paraId="650DE892" w14:textId="7AD40FA1" w:rsidR="00EC3F1B" w:rsidRPr="00EC3F1B" w:rsidRDefault="00EC3F1B" w:rsidP="00EF53FB">
            <w:pPr>
              <w:spacing w:line="240" w:lineRule="auto"/>
              <w:jc w:val="center"/>
              <w:rPr>
                <w:rFonts w:ascii="Arial" w:eastAsia="Times New Roman" w:hAnsi="Arial"/>
                <w:color w:val="auto"/>
                <w:sz w:val="14"/>
                <w:szCs w:val="14"/>
                <w:lang w:eastAsia="en-GB"/>
              </w:rPr>
            </w:pPr>
          </w:p>
        </w:tc>
        <w:tc>
          <w:tcPr>
            <w:tcW w:w="811" w:type="dxa"/>
            <w:shd w:val="clear" w:color="000000" w:fill="F2F2F2"/>
            <w:noWrap/>
            <w:vAlign w:val="center"/>
            <w:hideMark/>
          </w:tcPr>
          <w:p w14:paraId="61A01CF4" w14:textId="2B445BA2"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63</w:t>
            </w:r>
          </w:p>
        </w:tc>
      </w:tr>
      <w:tr w:rsidR="00EF53FB" w:rsidRPr="00EF53FB" w14:paraId="51EE52AE" w14:textId="77777777" w:rsidTr="00EF53FB">
        <w:trPr>
          <w:trHeight w:val="20"/>
        </w:trPr>
        <w:tc>
          <w:tcPr>
            <w:tcW w:w="0" w:type="auto"/>
            <w:shd w:val="clear" w:color="auto" w:fill="auto"/>
            <w:noWrap/>
            <w:vAlign w:val="center"/>
            <w:hideMark/>
          </w:tcPr>
          <w:p w14:paraId="112DDE7D" w14:textId="77777777" w:rsidR="00EC3F1B" w:rsidRPr="00EC3F1B" w:rsidRDefault="00EC3F1B" w:rsidP="004E2291">
            <w:pPr>
              <w:spacing w:line="240" w:lineRule="auto"/>
              <w:jc w:val="right"/>
              <w:rPr>
                <w:rFonts w:ascii="Arial" w:eastAsia="Times New Roman" w:hAnsi="Arial"/>
                <w:color w:val="auto"/>
                <w:sz w:val="14"/>
                <w:szCs w:val="14"/>
                <w:lang w:eastAsia="en-GB"/>
              </w:rPr>
            </w:pPr>
            <w:proofErr w:type="spellStart"/>
            <w:r w:rsidRPr="00EC3F1B">
              <w:rPr>
                <w:rFonts w:ascii="Arial" w:eastAsia="Times New Roman" w:hAnsi="Arial"/>
                <w:color w:val="auto"/>
                <w:sz w:val="14"/>
                <w:szCs w:val="14"/>
                <w:lang w:eastAsia="en-GB"/>
              </w:rPr>
              <w:t>Umerkot</w:t>
            </w:r>
            <w:proofErr w:type="spellEnd"/>
          </w:p>
        </w:tc>
        <w:tc>
          <w:tcPr>
            <w:tcW w:w="974" w:type="dxa"/>
            <w:shd w:val="clear" w:color="000000" w:fill="FFFFFF"/>
            <w:noWrap/>
            <w:vAlign w:val="center"/>
            <w:hideMark/>
          </w:tcPr>
          <w:p w14:paraId="27BD188F" w14:textId="4C16AF50"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94,835,719</w:t>
            </w:r>
          </w:p>
        </w:tc>
        <w:tc>
          <w:tcPr>
            <w:tcW w:w="978" w:type="dxa"/>
            <w:shd w:val="clear" w:color="000000" w:fill="FFFFFF"/>
            <w:noWrap/>
            <w:vAlign w:val="center"/>
            <w:hideMark/>
          </w:tcPr>
          <w:p w14:paraId="1C63F3CD" w14:textId="31FE48F4"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381,575</w:t>
            </w:r>
          </w:p>
        </w:tc>
        <w:tc>
          <w:tcPr>
            <w:tcW w:w="793" w:type="dxa"/>
            <w:shd w:val="clear" w:color="000000" w:fill="F2F2F2"/>
            <w:noWrap/>
            <w:vAlign w:val="center"/>
            <w:hideMark/>
          </w:tcPr>
          <w:p w14:paraId="418CCEBF" w14:textId="01B4F75D"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249</w:t>
            </w:r>
          </w:p>
        </w:tc>
        <w:tc>
          <w:tcPr>
            <w:tcW w:w="910" w:type="dxa"/>
            <w:shd w:val="clear" w:color="000000" w:fill="FFFFFF"/>
            <w:noWrap/>
            <w:vAlign w:val="center"/>
            <w:hideMark/>
          </w:tcPr>
          <w:p w14:paraId="51E455F8" w14:textId="24894071"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4,928,187</w:t>
            </w:r>
          </w:p>
        </w:tc>
        <w:tc>
          <w:tcPr>
            <w:tcW w:w="978" w:type="dxa"/>
            <w:shd w:val="clear" w:color="000000" w:fill="FFFFFF"/>
            <w:noWrap/>
            <w:vAlign w:val="center"/>
            <w:hideMark/>
          </w:tcPr>
          <w:p w14:paraId="3FC2EA1A" w14:textId="1FC6B53A"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521,214</w:t>
            </w:r>
          </w:p>
        </w:tc>
        <w:tc>
          <w:tcPr>
            <w:tcW w:w="750" w:type="dxa"/>
            <w:shd w:val="clear" w:color="000000" w:fill="F2F2F2"/>
            <w:noWrap/>
            <w:vAlign w:val="center"/>
            <w:hideMark/>
          </w:tcPr>
          <w:p w14:paraId="339BCD93" w14:textId="50D1789E"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9</w:t>
            </w:r>
          </w:p>
        </w:tc>
        <w:tc>
          <w:tcPr>
            <w:tcW w:w="1008" w:type="dxa"/>
            <w:shd w:val="clear" w:color="000000" w:fill="FFFFFF"/>
            <w:noWrap/>
            <w:vAlign w:val="center"/>
            <w:hideMark/>
          </w:tcPr>
          <w:p w14:paraId="7B2A49FB" w14:textId="04EA3F0B"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24,912,791</w:t>
            </w:r>
          </w:p>
        </w:tc>
        <w:tc>
          <w:tcPr>
            <w:tcW w:w="0" w:type="auto"/>
            <w:shd w:val="clear" w:color="000000" w:fill="FFFFFF"/>
            <w:noWrap/>
            <w:vAlign w:val="center"/>
            <w:hideMark/>
          </w:tcPr>
          <w:p w14:paraId="20650A43" w14:textId="29814205" w:rsidR="00EC3F1B" w:rsidRPr="00EC3F1B" w:rsidRDefault="00EC3F1B" w:rsidP="00EF53FB">
            <w:pPr>
              <w:spacing w:line="240" w:lineRule="auto"/>
              <w:jc w:val="center"/>
              <w:rPr>
                <w:rFonts w:ascii="Arial" w:eastAsia="Times New Roman" w:hAnsi="Arial"/>
                <w:color w:val="auto"/>
                <w:sz w:val="14"/>
                <w:szCs w:val="14"/>
                <w:lang w:eastAsia="en-GB"/>
              </w:rPr>
            </w:pPr>
          </w:p>
        </w:tc>
        <w:tc>
          <w:tcPr>
            <w:tcW w:w="811" w:type="dxa"/>
            <w:shd w:val="clear" w:color="000000" w:fill="F2F2F2"/>
            <w:noWrap/>
            <w:vAlign w:val="center"/>
            <w:hideMark/>
          </w:tcPr>
          <w:p w14:paraId="5F476B5A" w14:textId="3193F8CA"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63</w:t>
            </w:r>
          </w:p>
        </w:tc>
      </w:tr>
      <w:tr w:rsidR="00EF53FB" w:rsidRPr="00EF53FB" w14:paraId="0D78FB93" w14:textId="77777777" w:rsidTr="00EF53FB">
        <w:trPr>
          <w:trHeight w:val="20"/>
        </w:trPr>
        <w:tc>
          <w:tcPr>
            <w:tcW w:w="0" w:type="auto"/>
            <w:shd w:val="clear" w:color="auto" w:fill="auto"/>
            <w:noWrap/>
            <w:vAlign w:val="center"/>
            <w:hideMark/>
          </w:tcPr>
          <w:p w14:paraId="3EE6C822" w14:textId="77777777" w:rsidR="00EC3F1B" w:rsidRPr="00EC3F1B" w:rsidRDefault="00EC3F1B" w:rsidP="004E2291">
            <w:pPr>
              <w:spacing w:line="240" w:lineRule="auto"/>
              <w:jc w:val="right"/>
              <w:rPr>
                <w:rFonts w:ascii="Arial" w:eastAsia="Times New Roman" w:hAnsi="Arial"/>
                <w:color w:val="auto"/>
                <w:sz w:val="14"/>
                <w:szCs w:val="14"/>
                <w:lang w:eastAsia="en-GB"/>
              </w:rPr>
            </w:pPr>
            <w:proofErr w:type="spellStart"/>
            <w:r w:rsidRPr="00EC3F1B">
              <w:rPr>
                <w:rFonts w:ascii="Arial" w:eastAsia="Times New Roman" w:hAnsi="Arial"/>
                <w:color w:val="auto"/>
                <w:sz w:val="14"/>
                <w:szCs w:val="14"/>
                <w:lang w:eastAsia="en-GB"/>
              </w:rPr>
              <w:t>Sanghar</w:t>
            </w:r>
            <w:proofErr w:type="spellEnd"/>
          </w:p>
        </w:tc>
        <w:tc>
          <w:tcPr>
            <w:tcW w:w="974" w:type="dxa"/>
            <w:shd w:val="clear" w:color="000000" w:fill="FFFFFF"/>
            <w:noWrap/>
            <w:vAlign w:val="center"/>
            <w:hideMark/>
          </w:tcPr>
          <w:p w14:paraId="3698A1E9" w14:textId="10499DCB"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91,528,717</w:t>
            </w:r>
          </w:p>
        </w:tc>
        <w:tc>
          <w:tcPr>
            <w:tcW w:w="978" w:type="dxa"/>
            <w:shd w:val="clear" w:color="000000" w:fill="FFFFFF"/>
            <w:noWrap/>
            <w:vAlign w:val="center"/>
            <w:hideMark/>
          </w:tcPr>
          <w:p w14:paraId="18882E28" w14:textId="2570CB7E"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850,030</w:t>
            </w:r>
          </w:p>
        </w:tc>
        <w:tc>
          <w:tcPr>
            <w:tcW w:w="793" w:type="dxa"/>
            <w:shd w:val="clear" w:color="000000" w:fill="F2F2F2"/>
            <w:noWrap/>
            <w:vAlign w:val="center"/>
            <w:hideMark/>
          </w:tcPr>
          <w:p w14:paraId="3B5F6516" w14:textId="4B46316E"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108</w:t>
            </w:r>
          </w:p>
        </w:tc>
        <w:tc>
          <w:tcPr>
            <w:tcW w:w="910" w:type="dxa"/>
            <w:shd w:val="clear" w:color="000000" w:fill="FFFFFF"/>
            <w:noWrap/>
            <w:vAlign w:val="center"/>
            <w:hideMark/>
          </w:tcPr>
          <w:p w14:paraId="55B5CB71" w14:textId="4E0DBDDD"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5,207,366</w:t>
            </w:r>
          </w:p>
        </w:tc>
        <w:tc>
          <w:tcPr>
            <w:tcW w:w="978" w:type="dxa"/>
            <w:shd w:val="clear" w:color="000000" w:fill="FFFFFF"/>
            <w:noWrap/>
            <w:vAlign w:val="center"/>
            <w:hideMark/>
          </w:tcPr>
          <w:p w14:paraId="3A4A8EB5" w14:textId="3F00CDA0"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713,382</w:t>
            </w:r>
          </w:p>
        </w:tc>
        <w:tc>
          <w:tcPr>
            <w:tcW w:w="750" w:type="dxa"/>
            <w:shd w:val="clear" w:color="000000" w:fill="F2F2F2"/>
            <w:noWrap/>
            <w:vAlign w:val="center"/>
            <w:hideMark/>
          </w:tcPr>
          <w:p w14:paraId="59519BBB" w14:textId="6DC5237B"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7</w:t>
            </w:r>
          </w:p>
        </w:tc>
        <w:tc>
          <w:tcPr>
            <w:tcW w:w="1008" w:type="dxa"/>
            <w:shd w:val="clear" w:color="000000" w:fill="FFFFFF"/>
            <w:noWrap/>
            <w:vAlign w:val="center"/>
            <w:hideMark/>
          </w:tcPr>
          <w:p w14:paraId="2AD036F1" w14:textId="74BEA78A"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47,754,015</w:t>
            </w:r>
          </w:p>
        </w:tc>
        <w:tc>
          <w:tcPr>
            <w:tcW w:w="0" w:type="auto"/>
            <w:shd w:val="clear" w:color="000000" w:fill="FFFFFF"/>
            <w:noWrap/>
            <w:vAlign w:val="center"/>
            <w:hideMark/>
          </w:tcPr>
          <w:p w14:paraId="10D88582" w14:textId="512E5A4F" w:rsidR="00EC3F1B" w:rsidRPr="00EC3F1B" w:rsidRDefault="00EC3F1B" w:rsidP="00EF53FB">
            <w:pPr>
              <w:spacing w:line="240" w:lineRule="auto"/>
              <w:jc w:val="center"/>
              <w:rPr>
                <w:rFonts w:ascii="Arial" w:eastAsia="Times New Roman" w:hAnsi="Arial"/>
                <w:color w:val="auto"/>
                <w:sz w:val="14"/>
                <w:szCs w:val="14"/>
                <w:lang w:eastAsia="en-GB"/>
              </w:rPr>
            </w:pPr>
          </w:p>
        </w:tc>
        <w:tc>
          <w:tcPr>
            <w:tcW w:w="811" w:type="dxa"/>
            <w:shd w:val="clear" w:color="000000" w:fill="F2F2F2"/>
            <w:noWrap/>
            <w:vAlign w:val="center"/>
            <w:hideMark/>
          </w:tcPr>
          <w:p w14:paraId="5D868A6A" w14:textId="39EA8FFA"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63</w:t>
            </w:r>
          </w:p>
        </w:tc>
      </w:tr>
      <w:tr w:rsidR="00EF53FB" w:rsidRPr="00EF53FB" w14:paraId="7481C90D" w14:textId="77777777" w:rsidTr="00EF53FB">
        <w:trPr>
          <w:trHeight w:val="20"/>
        </w:trPr>
        <w:tc>
          <w:tcPr>
            <w:tcW w:w="0" w:type="auto"/>
            <w:shd w:val="clear" w:color="auto" w:fill="auto"/>
            <w:noWrap/>
            <w:vAlign w:val="center"/>
            <w:hideMark/>
          </w:tcPr>
          <w:p w14:paraId="7557DB90" w14:textId="77777777" w:rsidR="00EC3F1B" w:rsidRPr="00EC3F1B" w:rsidRDefault="00EC3F1B" w:rsidP="004E2291">
            <w:pPr>
              <w:spacing w:line="240" w:lineRule="auto"/>
              <w:jc w:val="right"/>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Jacobabad</w:t>
            </w:r>
          </w:p>
        </w:tc>
        <w:tc>
          <w:tcPr>
            <w:tcW w:w="974" w:type="dxa"/>
            <w:shd w:val="clear" w:color="000000" w:fill="FFFFFF"/>
            <w:noWrap/>
            <w:vAlign w:val="center"/>
            <w:hideMark/>
          </w:tcPr>
          <w:p w14:paraId="468F271C" w14:textId="490D8772"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79,423,969</w:t>
            </w:r>
          </w:p>
        </w:tc>
        <w:tc>
          <w:tcPr>
            <w:tcW w:w="978" w:type="dxa"/>
            <w:shd w:val="clear" w:color="000000" w:fill="FFFFFF"/>
            <w:noWrap/>
            <w:vAlign w:val="center"/>
            <w:hideMark/>
          </w:tcPr>
          <w:p w14:paraId="7CDC4A7D" w14:textId="7A49C3CC"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575,573</w:t>
            </w:r>
          </w:p>
        </w:tc>
        <w:tc>
          <w:tcPr>
            <w:tcW w:w="793" w:type="dxa"/>
            <w:shd w:val="clear" w:color="000000" w:fill="F2F2F2"/>
            <w:noWrap/>
            <w:vAlign w:val="center"/>
            <w:hideMark/>
          </w:tcPr>
          <w:p w14:paraId="2A229E23" w14:textId="6494552C"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138</w:t>
            </w:r>
          </w:p>
        </w:tc>
        <w:tc>
          <w:tcPr>
            <w:tcW w:w="910" w:type="dxa"/>
            <w:shd w:val="clear" w:color="000000" w:fill="FFFFFF"/>
            <w:noWrap/>
            <w:vAlign w:val="center"/>
            <w:hideMark/>
          </w:tcPr>
          <w:p w14:paraId="0D1980F4" w14:textId="3F533F9C"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4,598,517</w:t>
            </w:r>
          </w:p>
        </w:tc>
        <w:tc>
          <w:tcPr>
            <w:tcW w:w="978" w:type="dxa"/>
            <w:shd w:val="clear" w:color="000000" w:fill="FFFFFF"/>
            <w:noWrap/>
            <w:vAlign w:val="center"/>
            <w:hideMark/>
          </w:tcPr>
          <w:p w14:paraId="2674DB1F" w14:textId="0806EDC8"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55,220</w:t>
            </w:r>
          </w:p>
        </w:tc>
        <w:tc>
          <w:tcPr>
            <w:tcW w:w="750" w:type="dxa"/>
            <w:shd w:val="clear" w:color="000000" w:fill="F2F2F2"/>
            <w:noWrap/>
            <w:vAlign w:val="center"/>
            <w:hideMark/>
          </w:tcPr>
          <w:p w14:paraId="6C06FCDD" w14:textId="0C49FD9D"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83</w:t>
            </w:r>
          </w:p>
        </w:tc>
        <w:tc>
          <w:tcPr>
            <w:tcW w:w="1008" w:type="dxa"/>
            <w:shd w:val="clear" w:color="000000" w:fill="FFFFFF"/>
            <w:noWrap/>
            <w:vAlign w:val="center"/>
            <w:hideMark/>
          </w:tcPr>
          <w:p w14:paraId="631FAADC" w14:textId="618F6135"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23,360,909</w:t>
            </w:r>
          </w:p>
        </w:tc>
        <w:tc>
          <w:tcPr>
            <w:tcW w:w="0" w:type="auto"/>
            <w:shd w:val="clear" w:color="000000" w:fill="FFFFFF"/>
            <w:noWrap/>
            <w:vAlign w:val="center"/>
            <w:hideMark/>
          </w:tcPr>
          <w:p w14:paraId="50EAAE6F" w14:textId="54911A13" w:rsidR="00EC3F1B" w:rsidRPr="00EC3F1B" w:rsidRDefault="00EC3F1B" w:rsidP="00EF53FB">
            <w:pPr>
              <w:spacing w:line="240" w:lineRule="auto"/>
              <w:jc w:val="center"/>
              <w:rPr>
                <w:rFonts w:ascii="Arial" w:eastAsia="Times New Roman" w:hAnsi="Arial"/>
                <w:color w:val="auto"/>
                <w:sz w:val="14"/>
                <w:szCs w:val="14"/>
                <w:lang w:eastAsia="en-GB"/>
              </w:rPr>
            </w:pPr>
          </w:p>
        </w:tc>
        <w:tc>
          <w:tcPr>
            <w:tcW w:w="811" w:type="dxa"/>
            <w:shd w:val="clear" w:color="000000" w:fill="F2F2F2"/>
            <w:noWrap/>
            <w:vAlign w:val="center"/>
            <w:hideMark/>
          </w:tcPr>
          <w:p w14:paraId="5632C378" w14:textId="3298E57A"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63</w:t>
            </w:r>
          </w:p>
        </w:tc>
      </w:tr>
      <w:tr w:rsidR="00EF53FB" w:rsidRPr="00EF53FB" w14:paraId="28D5CD8C" w14:textId="77777777" w:rsidTr="00EF53FB">
        <w:trPr>
          <w:trHeight w:val="20"/>
        </w:trPr>
        <w:tc>
          <w:tcPr>
            <w:tcW w:w="0" w:type="auto"/>
            <w:shd w:val="clear" w:color="auto" w:fill="auto"/>
            <w:noWrap/>
            <w:vAlign w:val="center"/>
            <w:hideMark/>
          </w:tcPr>
          <w:p w14:paraId="320AFE98" w14:textId="77777777" w:rsidR="00EC3F1B" w:rsidRPr="00EC3F1B" w:rsidRDefault="00EC3F1B" w:rsidP="004E2291">
            <w:pPr>
              <w:spacing w:line="240" w:lineRule="auto"/>
              <w:jc w:val="right"/>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Larkana</w:t>
            </w:r>
          </w:p>
        </w:tc>
        <w:tc>
          <w:tcPr>
            <w:tcW w:w="974" w:type="dxa"/>
            <w:shd w:val="clear" w:color="000000" w:fill="FFFFFF"/>
            <w:noWrap/>
            <w:vAlign w:val="center"/>
            <w:hideMark/>
          </w:tcPr>
          <w:p w14:paraId="6AD5E542" w14:textId="0AC77ADB"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50,795,567</w:t>
            </w:r>
          </w:p>
        </w:tc>
        <w:tc>
          <w:tcPr>
            <w:tcW w:w="978" w:type="dxa"/>
            <w:shd w:val="clear" w:color="000000" w:fill="FFFFFF"/>
            <w:noWrap/>
            <w:vAlign w:val="center"/>
            <w:hideMark/>
          </w:tcPr>
          <w:p w14:paraId="2AC8FF3A" w14:textId="7C7C77A8"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349,950</w:t>
            </w:r>
          </w:p>
        </w:tc>
        <w:tc>
          <w:tcPr>
            <w:tcW w:w="793" w:type="dxa"/>
            <w:shd w:val="clear" w:color="000000" w:fill="F2F2F2"/>
            <w:noWrap/>
            <w:vAlign w:val="center"/>
            <w:hideMark/>
          </w:tcPr>
          <w:p w14:paraId="7BF41D6C" w14:textId="0B848B00"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145</w:t>
            </w:r>
          </w:p>
        </w:tc>
        <w:tc>
          <w:tcPr>
            <w:tcW w:w="910" w:type="dxa"/>
            <w:shd w:val="clear" w:color="000000" w:fill="FFFFFF"/>
            <w:noWrap/>
            <w:vAlign w:val="center"/>
            <w:hideMark/>
          </w:tcPr>
          <w:p w14:paraId="5F19B1C4" w14:textId="6D31D62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4,867,115</w:t>
            </w:r>
          </w:p>
        </w:tc>
        <w:tc>
          <w:tcPr>
            <w:tcW w:w="978" w:type="dxa"/>
            <w:shd w:val="clear" w:color="000000" w:fill="FFFFFF"/>
            <w:noWrap/>
            <w:vAlign w:val="center"/>
            <w:hideMark/>
          </w:tcPr>
          <w:p w14:paraId="77C59E04" w14:textId="6B3CED9F"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167,457</w:t>
            </w:r>
          </w:p>
        </w:tc>
        <w:tc>
          <w:tcPr>
            <w:tcW w:w="750" w:type="dxa"/>
            <w:shd w:val="clear" w:color="000000" w:fill="F2F2F2"/>
            <w:noWrap/>
            <w:vAlign w:val="center"/>
            <w:hideMark/>
          </w:tcPr>
          <w:p w14:paraId="734BFC48" w14:textId="6F09F908"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29</w:t>
            </w:r>
          </w:p>
        </w:tc>
        <w:tc>
          <w:tcPr>
            <w:tcW w:w="1008" w:type="dxa"/>
            <w:shd w:val="clear" w:color="000000" w:fill="FFFFFF"/>
            <w:noWrap/>
            <w:vAlign w:val="center"/>
            <w:hideMark/>
          </w:tcPr>
          <w:p w14:paraId="451A47AC" w14:textId="5995589C"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35,388,320</w:t>
            </w:r>
          </w:p>
        </w:tc>
        <w:tc>
          <w:tcPr>
            <w:tcW w:w="0" w:type="auto"/>
            <w:shd w:val="clear" w:color="000000" w:fill="FFFFFF"/>
            <w:noWrap/>
            <w:vAlign w:val="center"/>
            <w:hideMark/>
          </w:tcPr>
          <w:p w14:paraId="1C3C7285" w14:textId="51754265" w:rsidR="00EC3F1B" w:rsidRPr="00EC3F1B" w:rsidRDefault="00EC3F1B" w:rsidP="00EF53FB">
            <w:pPr>
              <w:spacing w:line="240" w:lineRule="auto"/>
              <w:jc w:val="center"/>
              <w:rPr>
                <w:rFonts w:ascii="Arial" w:eastAsia="Times New Roman" w:hAnsi="Arial"/>
                <w:color w:val="auto"/>
                <w:sz w:val="14"/>
                <w:szCs w:val="14"/>
                <w:lang w:eastAsia="en-GB"/>
              </w:rPr>
            </w:pPr>
          </w:p>
        </w:tc>
        <w:tc>
          <w:tcPr>
            <w:tcW w:w="811" w:type="dxa"/>
            <w:shd w:val="clear" w:color="000000" w:fill="F2F2F2"/>
            <w:noWrap/>
            <w:vAlign w:val="center"/>
            <w:hideMark/>
          </w:tcPr>
          <w:p w14:paraId="56021468" w14:textId="62309D8C"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63</w:t>
            </w:r>
          </w:p>
        </w:tc>
      </w:tr>
      <w:tr w:rsidR="00EF53FB" w:rsidRPr="00EF53FB" w14:paraId="297D0E1C" w14:textId="77777777" w:rsidTr="00EF53FB">
        <w:trPr>
          <w:trHeight w:val="20"/>
        </w:trPr>
        <w:tc>
          <w:tcPr>
            <w:tcW w:w="0" w:type="auto"/>
            <w:shd w:val="clear" w:color="auto" w:fill="auto"/>
            <w:noWrap/>
            <w:vAlign w:val="center"/>
            <w:hideMark/>
          </w:tcPr>
          <w:p w14:paraId="2D3B3FB0" w14:textId="77777777" w:rsidR="00EC3F1B" w:rsidRPr="00EC3F1B" w:rsidRDefault="00EC3F1B" w:rsidP="004E2291">
            <w:pPr>
              <w:spacing w:line="240" w:lineRule="auto"/>
              <w:jc w:val="right"/>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TMK</w:t>
            </w:r>
          </w:p>
        </w:tc>
        <w:tc>
          <w:tcPr>
            <w:tcW w:w="974" w:type="dxa"/>
            <w:shd w:val="clear" w:color="000000" w:fill="FFFFFF"/>
            <w:noWrap/>
            <w:vAlign w:val="center"/>
            <w:hideMark/>
          </w:tcPr>
          <w:p w14:paraId="550715E2" w14:textId="1F679AE0"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30,278,200</w:t>
            </w:r>
          </w:p>
        </w:tc>
        <w:tc>
          <w:tcPr>
            <w:tcW w:w="978" w:type="dxa"/>
            <w:shd w:val="clear" w:color="000000" w:fill="FFFFFF"/>
            <w:noWrap/>
            <w:vAlign w:val="center"/>
            <w:hideMark/>
          </w:tcPr>
          <w:p w14:paraId="0BDF5BDE" w14:textId="689067A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114,142</w:t>
            </w:r>
          </w:p>
        </w:tc>
        <w:tc>
          <w:tcPr>
            <w:tcW w:w="793" w:type="dxa"/>
            <w:shd w:val="clear" w:color="000000" w:fill="F2F2F2"/>
            <w:noWrap/>
            <w:vAlign w:val="center"/>
            <w:hideMark/>
          </w:tcPr>
          <w:p w14:paraId="12D4022F" w14:textId="2823AE28"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265</w:t>
            </w:r>
          </w:p>
        </w:tc>
        <w:tc>
          <w:tcPr>
            <w:tcW w:w="910" w:type="dxa"/>
            <w:shd w:val="clear" w:color="000000" w:fill="FFFFFF"/>
            <w:noWrap/>
            <w:vAlign w:val="center"/>
            <w:hideMark/>
          </w:tcPr>
          <w:p w14:paraId="6A6470D5" w14:textId="665B53C6"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4,245,246</w:t>
            </w:r>
          </w:p>
        </w:tc>
        <w:tc>
          <w:tcPr>
            <w:tcW w:w="978" w:type="dxa"/>
            <w:shd w:val="clear" w:color="000000" w:fill="FFFFFF"/>
            <w:noWrap/>
            <w:vAlign w:val="center"/>
            <w:hideMark/>
          </w:tcPr>
          <w:p w14:paraId="2A497837" w14:textId="03583095"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76,103</w:t>
            </w:r>
          </w:p>
        </w:tc>
        <w:tc>
          <w:tcPr>
            <w:tcW w:w="750" w:type="dxa"/>
            <w:shd w:val="clear" w:color="000000" w:fill="F2F2F2"/>
            <w:noWrap/>
            <w:vAlign w:val="center"/>
            <w:hideMark/>
          </w:tcPr>
          <w:p w14:paraId="5F95B1D7" w14:textId="36BA79CA"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56</w:t>
            </w:r>
          </w:p>
        </w:tc>
        <w:tc>
          <w:tcPr>
            <w:tcW w:w="1008" w:type="dxa"/>
            <w:shd w:val="clear" w:color="000000" w:fill="FFFFFF"/>
            <w:noWrap/>
            <w:vAlign w:val="center"/>
            <w:hideMark/>
          </w:tcPr>
          <w:p w14:paraId="0CD47979" w14:textId="4B459E4F"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15,721,663</w:t>
            </w:r>
          </w:p>
        </w:tc>
        <w:tc>
          <w:tcPr>
            <w:tcW w:w="0" w:type="auto"/>
            <w:shd w:val="clear" w:color="000000" w:fill="FFFFFF"/>
            <w:noWrap/>
            <w:vAlign w:val="center"/>
            <w:hideMark/>
          </w:tcPr>
          <w:p w14:paraId="4E44CDCE" w14:textId="48D720E1" w:rsidR="00EC3F1B" w:rsidRPr="00EC3F1B" w:rsidRDefault="00EC3F1B" w:rsidP="00EF53FB">
            <w:pPr>
              <w:spacing w:line="240" w:lineRule="auto"/>
              <w:jc w:val="center"/>
              <w:rPr>
                <w:rFonts w:ascii="Arial" w:eastAsia="Times New Roman" w:hAnsi="Arial"/>
                <w:color w:val="auto"/>
                <w:sz w:val="14"/>
                <w:szCs w:val="14"/>
                <w:lang w:eastAsia="en-GB"/>
              </w:rPr>
            </w:pPr>
          </w:p>
        </w:tc>
        <w:tc>
          <w:tcPr>
            <w:tcW w:w="811" w:type="dxa"/>
            <w:shd w:val="clear" w:color="000000" w:fill="F2F2F2"/>
            <w:noWrap/>
            <w:vAlign w:val="center"/>
            <w:hideMark/>
          </w:tcPr>
          <w:p w14:paraId="4098302D" w14:textId="47443623"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63</w:t>
            </w:r>
          </w:p>
        </w:tc>
      </w:tr>
      <w:tr w:rsidR="00EF53FB" w:rsidRPr="00EF53FB" w14:paraId="37CBAD56" w14:textId="77777777" w:rsidTr="00EF53FB">
        <w:trPr>
          <w:trHeight w:val="20"/>
        </w:trPr>
        <w:tc>
          <w:tcPr>
            <w:tcW w:w="0" w:type="auto"/>
            <w:shd w:val="clear" w:color="auto" w:fill="auto"/>
            <w:noWrap/>
            <w:vAlign w:val="center"/>
            <w:hideMark/>
          </w:tcPr>
          <w:p w14:paraId="3D9300E5" w14:textId="77777777" w:rsidR="00EC3F1B" w:rsidRPr="00EC3F1B" w:rsidRDefault="00EC3F1B" w:rsidP="004E2291">
            <w:pPr>
              <w:spacing w:line="240" w:lineRule="auto"/>
              <w:jc w:val="right"/>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Badin</w:t>
            </w:r>
          </w:p>
        </w:tc>
        <w:tc>
          <w:tcPr>
            <w:tcW w:w="974" w:type="dxa"/>
            <w:shd w:val="clear" w:color="000000" w:fill="FFFFFF"/>
            <w:noWrap/>
            <w:vAlign w:val="center"/>
            <w:hideMark/>
          </w:tcPr>
          <w:p w14:paraId="4B9617EC" w14:textId="3AF361EC"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26,561,571</w:t>
            </w:r>
          </w:p>
        </w:tc>
        <w:tc>
          <w:tcPr>
            <w:tcW w:w="978" w:type="dxa"/>
            <w:shd w:val="clear" w:color="000000" w:fill="FFFFFF"/>
            <w:noWrap/>
            <w:vAlign w:val="center"/>
            <w:hideMark/>
          </w:tcPr>
          <w:p w14:paraId="5820A48E" w14:textId="78153923"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434,694</w:t>
            </w:r>
          </w:p>
        </w:tc>
        <w:tc>
          <w:tcPr>
            <w:tcW w:w="793" w:type="dxa"/>
            <w:shd w:val="clear" w:color="000000" w:fill="F2F2F2"/>
            <w:noWrap/>
            <w:vAlign w:val="center"/>
            <w:hideMark/>
          </w:tcPr>
          <w:p w14:paraId="7755C408" w14:textId="1CBB5E79"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61</w:t>
            </w:r>
          </w:p>
        </w:tc>
        <w:tc>
          <w:tcPr>
            <w:tcW w:w="910" w:type="dxa"/>
            <w:shd w:val="clear" w:color="000000" w:fill="FFFFFF"/>
            <w:noWrap/>
            <w:vAlign w:val="center"/>
            <w:hideMark/>
          </w:tcPr>
          <w:p w14:paraId="304E6F0D" w14:textId="119F1E66"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5,213,547</w:t>
            </w:r>
          </w:p>
        </w:tc>
        <w:tc>
          <w:tcPr>
            <w:tcW w:w="978" w:type="dxa"/>
            <w:shd w:val="clear" w:color="000000" w:fill="FFFFFF"/>
            <w:noWrap/>
            <w:vAlign w:val="center"/>
            <w:hideMark/>
          </w:tcPr>
          <w:p w14:paraId="4C072136" w14:textId="50298626"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382,553</w:t>
            </w:r>
          </w:p>
        </w:tc>
        <w:tc>
          <w:tcPr>
            <w:tcW w:w="750" w:type="dxa"/>
            <w:shd w:val="clear" w:color="000000" w:fill="F2F2F2"/>
            <w:noWrap/>
            <w:vAlign w:val="center"/>
            <w:hideMark/>
          </w:tcPr>
          <w:p w14:paraId="4891E624" w14:textId="47CF354A"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14</w:t>
            </w:r>
          </w:p>
        </w:tc>
        <w:tc>
          <w:tcPr>
            <w:tcW w:w="1008" w:type="dxa"/>
            <w:shd w:val="clear" w:color="000000" w:fill="FFFFFF"/>
            <w:noWrap/>
            <w:vAlign w:val="center"/>
            <w:hideMark/>
          </w:tcPr>
          <w:p w14:paraId="2036BE88" w14:textId="674F37BF"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41,891,345</w:t>
            </w:r>
          </w:p>
        </w:tc>
        <w:tc>
          <w:tcPr>
            <w:tcW w:w="0" w:type="auto"/>
            <w:shd w:val="clear" w:color="000000" w:fill="FFFFFF"/>
            <w:noWrap/>
            <w:vAlign w:val="center"/>
            <w:hideMark/>
          </w:tcPr>
          <w:p w14:paraId="6F383DDF" w14:textId="651A9617" w:rsidR="00EC3F1B" w:rsidRPr="00EC3F1B" w:rsidRDefault="00EC3F1B" w:rsidP="00EF53FB">
            <w:pPr>
              <w:spacing w:line="240" w:lineRule="auto"/>
              <w:jc w:val="center"/>
              <w:rPr>
                <w:rFonts w:ascii="Arial" w:eastAsia="Times New Roman" w:hAnsi="Arial"/>
                <w:color w:val="auto"/>
                <w:sz w:val="14"/>
                <w:szCs w:val="14"/>
                <w:lang w:eastAsia="en-GB"/>
              </w:rPr>
            </w:pPr>
          </w:p>
        </w:tc>
        <w:tc>
          <w:tcPr>
            <w:tcW w:w="811" w:type="dxa"/>
            <w:shd w:val="clear" w:color="000000" w:fill="F2F2F2"/>
            <w:noWrap/>
            <w:vAlign w:val="center"/>
            <w:hideMark/>
          </w:tcPr>
          <w:p w14:paraId="5BAA8560" w14:textId="4D0196FE"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63</w:t>
            </w:r>
          </w:p>
        </w:tc>
      </w:tr>
      <w:tr w:rsidR="00EF53FB" w:rsidRPr="00EF53FB" w14:paraId="14ED6F42" w14:textId="77777777" w:rsidTr="00EF53FB">
        <w:trPr>
          <w:trHeight w:val="20"/>
        </w:trPr>
        <w:tc>
          <w:tcPr>
            <w:tcW w:w="0" w:type="auto"/>
            <w:shd w:val="clear" w:color="auto" w:fill="auto"/>
            <w:noWrap/>
            <w:vAlign w:val="center"/>
            <w:hideMark/>
          </w:tcPr>
          <w:p w14:paraId="1BC58094" w14:textId="77777777" w:rsidR="00EC3F1B" w:rsidRPr="00EC3F1B" w:rsidRDefault="00EC3F1B" w:rsidP="004E2291">
            <w:pPr>
              <w:spacing w:line="240" w:lineRule="auto"/>
              <w:jc w:val="right"/>
              <w:rPr>
                <w:rFonts w:ascii="Arial" w:eastAsia="Times New Roman" w:hAnsi="Arial"/>
                <w:color w:val="auto"/>
                <w:sz w:val="14"/>
                <w:szCs w:val="14"/>
                <w:lang w:eastAsia="en-GB"/>
              </w:rPr>
            </w:pPr>
            <w:proofErr w:type="spellStart"/>
            <w:r w:rsidRPr="00EC3F1B">
              <w:rPr>
                <w:rFonts w:ascii="Arial" w:eastAsia="Times New Roman" w:hAnsi="Arial"/>
                <w:color w:val="auto"/>
                <w:sz w:val="14"/>
                <w:szCs w:val="14"/>
                <w:lang w:eastAsia="en-GB"/>
              </w:rPr>
              <w:t>Kambar</w:t>
            </w:r>
            <w:proofErr w:type="spellEnd"/>
            <w:r w:rsidRPr="00EC3F1B">
              <w:rPr>
                <w:rFonts w:ascii="Arial" w:eastAsia="Times New Roman" w:hAnsi="Arial"/>
                <w:color w:val="auto"/>
                <w:sz w:val="14"/>
                <w:szCs w:val="14"/>
                <w:lang w:eastAsia="en-GB"/>
              </w:rPr>
              <w:t xml:space="preserve"> </w:t>
            </w:r>
            <w:proofErr w:type="spellStart"/>
            <w:r w:rsidRPr="00EC3F1B">
              <w:rPr>
                <w:rFonts w:ascii="Arial" w:eastAsia="Times New Roman" w:hAnsi="Arial"/>
                <w:color w:val="auto"/>
                <w:sz w:val="14"/>
                <w:szCs w:val="14"/>
                <w:lang w:eastAsia="en-GB"/>
              </w:rPr>
              <w:t>Shahdadkot</w:t>
            </w:r>
            <w:proofErr w:type="spellEnd"/>
          </w:p>
        </w:tc>
        <w:tc>
          <w:tcPr>
            <w:tcW w:w="974" w:type="dxa"/>
            <w:shd w:val="clear" w:color="000000" w:fill="FFFFFF"/>
            <w:noWrap/>
            <w:vAlign w:val="center"/>
            <w:hideMark/>
          </w:tcPr>
          <w:p w14:paraId="02E27A6C" w14:textId="17ECCAD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23,864,156</w:t>
            </w:r>
          </w:p>
        </w:tc>
        <w:tc>
          <w:tcPr>
            <w:tcW w:w="978" w:type="dxa"/>
            <w:shd w:val="clear" w:color="000000" w:fill="FFFFFF"/>
            <w:noWrap/>
            <w:vAlign w:val="center"/>
            <w:hideMark/>
          </w:tcPr>
          <w:p w14:paraId="457F2DBE" w14:textId="749CC7B9"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143,280</w:t>
            </w:r>
          </w:p>
        </w:tc>
        <w:tc>
          <w:tcPr>
            <w:tcW w:w="793" w:type="dxa"/>
            <w:shd w:val="clear" w:color="000000" w:fill="F2F2F2"/>
            <w:noWrap/>
            <w:vAlign w:val="center"/>
            <w:hideMark/>
          </w:tcPr>
          <w:p w14:paraId="3B0AA7D2" w14:textId="47F1697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167</w:t>
            </w:r>
          </w:p>
        </w:tc>
        <w:tc>
          <w:tcPr>
            <w:tcW w:w="910" w:type="dxa"/>
            <w:shd w:val="clear" w:color="000000" w:fill="FFFFFF"/>
            <w:noWrap/>
            <w:vAlign w:val="center"/>
            <w:hideMark/>
          </w:tcPr>
          <w:p w14:paraId="22D4ECF2" w14:textId="117BE580"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4,670,394</w:t>
            </w:r>
          </w:p>
        </w:tc>
        <w:tc>
          <w:tcPr>
            <w:tcW w:w="978" w:type="dxa"/>
            <w:shd w:val="clear" w:color="000000" w:fill="FFFFFF"/>
            <w:noWrap/>
            <w:vAlign w:val="center"/>
            <w:hideMark/>
          </w:tcPr>
          <w:p w14:paraId="5D92C898" w14:textId="3CFB0436"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50,285</w:t>
            </w:r>
          </w:p>
        </w:tc>
        <w:tc>
          <w:tcPr>
            <w:tcW w:w="750" w:type="dxa"/>
            <w:shd w:val="clear" w:color="000000" w:fill="F2F2F2"/>
            <w:noWrap/>
            <w:vAlign w:val="center"/>
            <w:hideMark/>
          </w:tcPr>
          <w:p w14:paraId="63265066" w14:textId="3AD7FEB4"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93</w:t>
            </w:r>
          </w:p>
        </w:tc>
        <w:tc>
          <w:tcPr>
            <w:tcW w:w="1008" w:type="dxa"/>
            <w:shd w:val="clear" w:color="000000" w:fill="FFFFFF"/>
            <w:noWrap/>
            <w:vAlign w:val="center"/>
            <w:hideMark/>
          </w:tcPr>
          <w:p w14:paraId="4FE74972" w14:textId="0F2F5045"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31,131,923</w:t>
            </w:r>
          </w:p>
        </w:tc>
        <w:tc>
          <w:tcPr>
            <w:tcW w:w="0" w:type="auto"/>
            <w:shd w:val="clear" w:color="000000" w:fill="FFFFFF"/>
            <w:noWrap/>
            <w:vAlign w:val="center"/>
            <w:hideMark/>
          </w:tcPr>
          <w:p w14:paraId="76F985EF" w14:textId="25272D80" w:rsidR="00EC3F1B" w:rsidRPr="00EC3F1B" w:rsidRDefault="00EC3F1B" w:rsidP="00EF53FB">
            <w:pPr>
              <w:spacing w:line="240" w:lineRule="auto"/>
              <w:jc w:val="center"/>
              <w:rPr>
                <w:rFonts w:ascii="Arial" w:eastAsia="Times New Roman" w:hAnsi="Arial"/>
                <w:color w:val="auto"/>
                <w:sz w:val="14"/>
                <w:szCs w:val="14"/>
                <w:lang w:eastAsia="en-GB"/>
              </w:rPr>
            </w:pPr>
          </w:p>
        </w:tc>
        <w:tc>
          <w:tcPr>
            <w:tcW w:w="811" w:type="dxa"/>
            <w:shd w:val="clear" w:color="000000" w:fill="F2F2F2"/>
            <w:noWrap/>
            <w:vAlign w:val="center"/>
            <w:hideMark/>
          </w:tcPr>
          <w:p w14:paraId="5D9414C3" w14:textId="606CA959"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63</w:t>
            </w:r>
          </w:p>
        </w:tc>
      </w:tr>
      <w:tr w:rsidR="00EF53FB" w:rsidRPr="00EF53FB" w14:paraId="7E53CA8F" w14:textId="77777777" w:rsidTr="00EF53FB">
        <w:trPr>
          <w:trHeight w:val="20"/>
        </w:trPr>
        <w:tc>
          <w:tcPr>
            <w:tcW w:w="0" w:type="auto"/>
            <w:shd w:val="clear" w:color="auto" w:fill="auto"/>
            <w:noWrap/>
            <w:vAlign w:val="center"/>
            <w:hideMark/>
          </w:tcPr>
          <w:p w14:paraId="73D1F876" w14:textId="77777777" w:rsidR="00EC3F1B" w:rsidRPr="00EC3F1B" w:rsidRDefault="00EC3F1B" w:rsidP="004E2291">
            <w:pPr>
              <w:spacing w:line="240" w:lineRule="auto"/>
              <w:jc w:val="right"/>
              <w:rPr>
                <w:rFonts w:ascii="Arial" w:eastAsia="Times New Roman" w:hAnsi="Arial"/>
                <w:color w:val="auto"/>
                <w:sz w:val="14"/>
                <w:szCs w:val="14"/>
                <w:lang w:eastAsia="en-GB"/>
              </w:rPr>
            </w:pPr>
            <w:proofErr w:type="spellStart"/>
            <w:r w:rsidRPr="00EC3F1B">
              <w:rPr>
                <w:rFonts w:ascii="Arial" w:eastAsia="Times New Roman" w:hAnsi="Arial"/>
                <w:color w:val="auto"/>
                <w:sz w:val="14"/>
                <w:szCs w:val="14"/>
                <w:lang w:eastAsia="en-GB"/>
              </w:rPr>
              <w:t>Kashmore</w:t>
            </w:r>
            <w:proofErr w:type="spellEnd"/>
          </w:p>
        </w:tc>
        <w:tc>
          <w:tcPr>
            <w:tcW w:w="974" w:type="dxa"/>
            <w:shd w:val="clear" w:color="000000" w:fill="FFFFFF"/>
            <w:noWrap/>
            <w:vAlign w:val="center"/>
            <w:hideMark/>
          </w:tcPr>
          <w:p w14:paraId="5935BDA1" w14:textId="5CC97F46"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72,468,129</w:t>
            </w:r>
          </w:p>
        </w:tc>
        <w:tc>
          <w:tcPr>
            <w:tcW w:w="978" w:type="dxa"/>
            <w:shd w:val="clear" w:color="000000" w:fill="FFFFFF"/>
            <w:noWrap/>
            <w:vAlign w:val="center"/>
            <w:hideMark/>
          </w:tcPr>
          <w:p w14:paraId="7DB89F94" w14:textId="4A87174D"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304,524</w:t>
            </w:r>
          </w:p>
        </w:tc>
        <w:tc>
          <w:tcPr>
            <w:tcW w:w="793" w:type="dxa"/>
            <w:shd w:val="clear" w:color="000000" w:fill="F2F2F2"/>
            <w:noWrap/>
            <w:vAlign w:val="center"/>
            <w:hideMark/>
          </w:tcPr>
          <w:p w14:paraId="2ECEE5A8" w14:textId="7DF65E81"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238</w:t>
            </w:r>
          </w:p>
        </w:tc>
        <w:tc>
          <w:tcPr>
            <w:tcW w:w="910" w:type="dxa"/>
            <w:shd w:val="clear" w:color="000000" w:fill="FFFFFF"/>
            <w:noWrap/>
            <w:vAlign w:val="center"/>
            <w:hideMark/>
          </w:tcPr>
          <w:p w14:paraId="524D1F4B" w14:textId="2B456F53"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4,588,370</w:t>
            </w:r>
          </w:p>
        </w:tc>
        <w:tc>
          <w:tcPr>
            <w:tcW w:w="978" w:type="dxa"/>
            <w:shd w:val="clear" w:color="000000" w:fill="FFFFFF"/>
            <w:noWrap/>
            <w:vAlign w:val="center"/>
            <w:hideMark/>
          </w:tcPr>
          <w:p w14:paraId="73B6621A" w14:textId="4039DEC2"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14,545</w:t>
            </w:r>
          </w:p>
        </w:tc>
        <w:tc>
          <w:tcPr>
            <w:tcW w:w="750" w:type="dxa"/>
            <w:shd w:val="clear" w:color="000000" w:fill="F2F2F2"/>
            <w:noWrap/>
            <w:vAlign w:val="center"/>
            <w:hideMark/>
          </w:tcPr>
          <w:p w14:paraId="36DE61D4" w14:textId="7A6C0233"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315</w:t>
            </w:r>
          </w:p>
        </w:tc>
        <w:tc>
          <w:tcPr>
            <w:tcW w:w="1008" w:type="dxa"/>
            <w:shd w:val="clear" w:color="000000" w:fill="FFFFFF"/>
            <w:noWrap/>
            <w:vAlign w:val="center"/>
            <w:hideMark/>
          </w:tcPr>
          <w:p w14:paraId="0C5BC887" w14:textId="59C9DA64"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25,284,760</w:t>
            </w:r>
          </w:p>
        </w:tc>
        <w:tc>
          <w:tcPr>
            <w:tcW w:w="0" w:type="auto"/>
            <w:shd w:val="clear" w:color="000000" w:fill="FFFFFF"/>
            <w:noWrap/>
            <w:vAlign w:val="center"/>
            <w:hideMark/>
          </w:tcPr>
          <w:p w14:paraId="38289399" w14:textId="2FCC08D8" w:rsidR="00EC3F1B" w:rsidRPr="00EC3F1B" w:rsidRDefault="00EC3F1B" w:rsidP="00EF53FB">
            <w:pPr>
              <w:spacing w:line="240" w:lineRule="auto"/>
              <w:jc w:val="center"/>
              <w:rPr>
                <w:rFonts w:ascii="Arial" w:eastAsia="Times New Roman" w:hAnsi="Arial"/>
                <w:color w:val="auto"/>
                <w:sz w:val="14"/>
                <w:szCs w:val="14"/>
                <w:lang w:eastAsia="en-GB"/>
              </w:rPr>
            </w:pPr>
          </w:p>
        </w:tc>
        <w:tc>
          <w:tcPr>
            <w:tcW w:w="811" w:type="dxa"/>
            <w:shd w:val="clear" w:color="000000" w:fill="F2F2F2"/>
            <w:noWrap/>
            <w:vAlign w:val="center"/>
            <w:hideMark/>
          </w:tcPr>
          <w:p w14:paraId="07B32309" w14:textId="4E9D6EA7" w:rsidR="00EC3F1B" w:rsidRPr="00EC3F1B" w:rsidRDefault="00EC3F1B" w:rsidP="00EF53FB">
            <w:pPr>
              <w:spacing w:line="240" w:lineRule="auto"/>
              <w:jc w:val="center"/>
              <w:rPr>
                <w:rFonts w:ascii="Arial" w:eastAsia="Times New Roman" w:hAnsi="Arial"/>
                <w:color w:val="auto"/>
                <w:sz w:val="14"/>
                <w:szCs w:val="14"/>
                <w:lang w:eastAsia="en-GB"/>
              </w:rPr>
            </w:pPr>
            <w:r w:rsidRPr="00EC3F1B">
              <w:rPr>
                <w:rFonts w:ascii="Arial" w:eastAsia="Times New Roman" w:hAnsi="Arial"/>
                <w:color w:val="auto"/>
                <w:sz w:val="14"/>
                <w:szCs w:val="14"/>
                <w:lang w:eastAsia="en-GB"/>
              </w:rPr>
              <w:t>63</w:t>
            </w:r>
          </w:p>
        </w:tc>
      </w:tr>
    </w:tbl>
    <w:p w14:paraId="78F4D858" w14:textId="16EC28E4" w:rsidR="00DA34A3" w:rsidRDefault="00DA34A3" w:rsidP="00DA34A3">
      <w:pPr>
        <w:pStyle w:val="Normalnumbered"/>
        <w:numPr>
          <w:ilvl w:val="0"/>
          <w:numId w:val="0"/>
        </w:numPr>
        <w:ind w:left="76"/>
        <w:rPr>
          <w:ins w:id="105" w:author="davide de beni" w:date="2019-10-28T16:38:00Z"/>
          <w:b/>
        </w:rPr>
      </w:pPr>
    </w:p>
    <w:p w14:paraId="7CE9627B" w14:textId="70C210A7" w:rsidR="001A4F1F" w:rsidRDefault="001A4F1F" w:rsidP="00DA34A3">
      <w:pPr>
        <w:pStyle w:val="Normalnumbered"/>
        <w:numPr>
          <w:ilvl w:val="0"/>
          <w:numId w:val="0"/>
        </w:numPr>
        <w:ind w:left="76"/>
        <w:rPr>
          <w:ins w:id="106" w:author="davide de beni" w:date="2019-10-28T16:38:00Z"/>
          <w:b/>
        </w:rPr>
      </w:pPr>
    </w:p>
    <w:p w14:paraId="6005B873" w14:textId="77777777" w:rsidR="001A4F1F" w:rsidRDefault="001A4F1F" w:rsidP="00DA34A3">
      <w:pPr>
        <w:pStyle w:val="Normalnumbered"/>
        <w:numPr>
          <w:ilvl w:val="0"/>
          <w:numId w:val="0"/>
        </w:numPr>
        <w:ind w:left="76"/>
        <w:rPr>
          <w:b/>
        </w:rPr>
      </w:pPr>
    </w:p>
    <w:tbl>
      <w:tblPr>
        <w:tblW w:w="97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932"/>
        <w:gridCol w:w="1002"/>
        <w:gridCol w:w="759"/>
        <w:gridCol w:w="992"/>
        <w:gridCol w:w="1002"/>
        <w:gridCol w:w="722"/>
        <w:gridCol w:w="973"/>
        <w:gridCol w:w="1002"/>
        <w:gridCol w:w="843"/>
      </w:tblGrid>
      <w:tr w:rsidR="00012222" w:rsidRPr="00AC2C7C" w14:paraId="60E31BEB" w14:textId="77777777" w:rsidTr="00870950">
        <w:trPr>
          <w:trHeight w:val="459"/>
        </w:trPr>
        <w:tc>
          <w:tcPr>
            <w:tcW w:w="1555" w:type="dxa"/>
            <w:shd w:val="clear" w:color="auto" w:fill="auto"/>
            <w:noWrap/>
            <w:vAlign w:val="center"/>
            <w:hideMark/>
          </w:tcPr>
          <w:p w14:paraId="24791352" w14:textId="2478DE61" w:rsidR="00AC2C7C" w:rsidRPr="00AC2C7C" w:rsidRDefault="00AC2C7C" w:rsidP="00AC2C7C">
            <w:pPr>
              <w:spacing w:line="240" w:lineRule="auto"/>
              <w:jc w:val="center"/>
              <w:rPr>
                <w:rFonts w:ascii="Arial" w:eastAsia="Times New Roman" w:hAnsi="Arial"/>
                <w:b/>
                <w:bCs/>
                <w:color w:val="auto"/>
                <w:sz w:val="14"/>
                <w:szCs w:val="14"/>
                <w:lang w:eastAsia="en-GB"/>
              </w:rPr>
            </w:pPr>
          </w:p>
        </w:tc>
        <w:tc>
          <w:tcPr>
            <w:tcW w:w="8227" w:type="dxa"/>
            <w:gridSpan w:val="9"/>
            <w:shd w:val="clear" w:color="000000" w:fill="E7E6E6"/>
            <w:vAlign w:val="center"/>
            <w:hideMark/>
          </w:tcPr>
          <w:p w14:paraId="53E70622" w14:textId="77777777" w:rsidR="00AC2C7C" w:rsidRPr="00AC2C7C" w:rsidRDefault="00AC2C7C" w:rsidP="00AC2C7C">
            <w:pPr>
              <w:spacing w:line="240" w:lineRule="auto"/>
              <w:jc w:val="center"/>
              <w:rPr>
                <w:rFonts w:ascii="Arial" w:eastAsia="Times New Roman" w:hAnsi="Arial"/>
                <w:b/>
                <w:bCs/>
                <w:color w:val="auto"/>
                <w:sz w:val="14"/>
                <w:szCs w:val="14"/>
                <w:lang w:eastAsia="en-GB"/>
              </w:rPr>
            </w:pPr>
            <w:r w:rsidRPr="00AC2C7C">
              <w:rPr>
                <w:rFonts w:ascii="Arial" w:eastAsia="Times New Roman" w:hAnsi="Arial"/>
                <w:b/>
                <w:bCs/>
                <w:color w:val="auto"/>
                <w:sz w:val="14"/>
                <w:szCs w:val="14"/>
                <w:lang w:eastAsia="en-GB"/>
              </w:rPr>
              <w:t xml:space="preserve">Unit cost </w:t>
            </w:r>
            <w:r w:rsidRPr="00AC2C7C">
              <w:rPr>
                <w:rFonts w:ascii="Arial" w:eastAsia="Times New Roman" w:hAnsi="Arial"/>
                <w:b/>
                <w:bCs/>
                <w:color w:val="auto"/>
                <w:sz w:val="14"/>
                <w:szCs w:val="14"/>
                <w:lang w:eastAsia="en-GB"/>
              </w:rPr>
              <w:br/>
              <w:t>(US$ per beneficiary per year)</w:t>
            </w:r>
          </w:p>
        </w:tc>
      </w:tr>
      <w:tr w:rsidR="00EC7151" w:rsidRPr="00AC2C7C" w14:paraId="0ECDEFB5" w14:textId="77777777" w:rsidTr="00870950">
        <w:trPr>
          <w:trHeight w:val="423"/>
        </w:trPr>
        <w:tc>
          <w:tcPr>
            <w:tcW w:w="1555" w:type="dxa"/>
            <w:shd w:val="clear" w:color="auto" w:fill="auto"/>
            <w:noWrap/>
            <w:vAlign w:val="center"/>
            <w:hideMark/>
          </w:tcPr>
          <w:p w14:paraId="03B2F0D9" w14:textId="4BF7FCB7" w:rsidR="00AC2C7C" w:rsidRPr="00AC2C7C" w:rsidRDefault="00AC2C7C" w:rsidP="00AC2C7C">
            <w:pPr>
              <w:spacing w:line="240" w:lineRule="auto"/>
              <w:jc w:val="center"/>
              <w:rPr>
                <w:rFonts w:ascii="Arial" w:eastAsia="Times New Roman" w:hAnsi="Arial"/>
                <w:b/>
                <w:bCs/>
                <w:color w:val="auto"/>
                <w:sz w:val="14"/>
                <w:szCs w:val="14"/>
                <w:lang w:eastAsia="en-GB"/>
              </w:rPr>
            </w:pPr>
          </w:p>
        </w:tc>
        <w:tc>
          <w:tcPr>
            <w:tcW w:w="2693" w:type="dxa"/>
            <w:gridSpan w:val="3"/>
            <w:shd w:val="clear" w:color="000000" w:fill="BFBFBF"/>
            <w:vAlign w:val="center"/>
            <w:hideMark/>
          </w:tcPr>
          <w:p w14:paraId="02CE6C95" w14:textId="77777777" w:rsidR="00AC2C7C" w:rsidRPr="00AC2C7C" w:rsidRDefault="00AC2C7C" w:rsidP="00AC2C7C">
            <w:pPr>
              <w:spacing w:line="240" w:lineRule="auto"/>
              <w:jc w:val="center"/>
              <w:rPr>
                <w:rFonts w:ascii="Arial" w:eastAsia="Times New Roman" w:hAnsi="Arial"/>
                <w:b/>
                <w:bCs/>
                <w:color w:val="auto"/>
                <w:sz w:val="14"/>
                <w:szCs w:val="14"/>
                <w:lang w:eastAsia="en-GB"/>
              </w:rPr>
            </w:pPr>
            <w:r w:rsidRPr="00AC2C7C">
              <w:rPr>
                <w:rFonts w:ascii="Arial" w:eastAsia="Times New Roman" w:hAnsi="Arial"/>
                <w:b/>
                <w:bCs/>
                <w:color w:val="auto"/>
                <w:sz w:val="14"/>
                <w:szCs w:val="14"/>
                <w:lang w:eastAsia="en-GB"/>
              </w:rPr>
              <w:t>IYCF1 (Community)</w:t>
            </w:r>
          </w:p>
        </w:tc>
        <w:tc>
          <w:tcPr>
            <w:tcW w:w="2716" w:type="dxa"/>
            <w:gridSpan w:val="3"/>
            <w:shd w:val="clear" w:color="000000" w:fill="BFBFBF"/>
            <w:vAlign w:val="center"/>
            <w:hideMark/>
          </w:tcPr>
          <w:p w14:paraId="44284900" w14:textId="77777777" w:rsidR="00AC2C7C" w:rsidRPr="00AC2C7C" w:rsidRDefault="00AC2C7C" w:rsidP="00AC2C7C">
            <w:pPr>
              <w:spacing w:line="240" w:lineRule="auto"/>
              <w:jc w:val="center"/>
              <w:rPr>
                <w:rFonts w:ascii="Arial" w:eastAsia="Times New Roman" w:hAnsi="Arial"/>
                <w:b/>
                <w:bCs/>
                <w:color w:val="auto"/>
                <w:sz w:val="14"/>
                <w:szCs w:val="14"/>
                <w:lang w:eastAsia="en-GB"/>
              </w:rPr>
            </w:pPr>
            <w:r w:rsidRPr="00AC2C7C">
              <w:rPr>
                <w:rFonts w:ascii="Arial" w:eastAsia="Times New Roman" w:hAnsi="Arial"/>
                <w:b/>
                <w:bCs/>
                <w:color w:val="auto"/>
                <w:sz w:val="14"/>
                <w:szCs w:val="14"/>
                <w:lang w:eastAsia="en-GB"/>
              </w:rPr>
              <w:t>IYCF2 (Health Facility)</w:t>
            </w:r>
          </w:p>
        </w:tc>
        <w:tc>
          <w:tcPr>
            <w:tcW w:w="2818" w:type="dxa"/>
            <w:gridSpan w:val="3"/>
            <w:shd w:val="clear" w:color="000000" w:fill="BFBFBF"/>
            <w:vAlign w:val="center"/>
            <w:hideMark/>
          </w:tcPr>
          <w:p w14:paraId="588559AC" w14:textId="77777777" w:rsidR="00AC2C7C" w:rsidRPr="00AC2C7C" w:rsidRDefault="00AC2C7C" w:rsidP="00AC2C7C">
            <w:pPr>
              <w:spacing w:line="240" w:lineRule="auto"/>
              <w:jc w:val="center"/>
              <w:rPr>
                <w:rFonts w:ascii="Arial" w:eastAsia="Times New Roman" w:hAnsi="Arial"/>
                <w:b/>
                <w:bCs/>
                <w:color w:val="auto"/>
                <w:sz w:val="14"/>
                <w:szCs w:val="14"/>
                <w:lang w:eastAsia="en-GB"/>
              </w:rPr>
            </w:pPr>
            <w:r w:rsidRPr="00AC2C7C">
              <w:rPr>
                <w:rFonts w:ascii="Arial" w:eastAsia="Times New Roman" w:hAnsi="Arial"/>
                <w:b/>
                <w:bCs/>
                <w:color w:val="auto"/>
                <w:sz w:val="14"/>
                <w:szCs w:val="14"/>
                <w:lang w:eastAsia="en-GB"/>
              </w:rPr>
              <w:t>IYCF3 (Mass Media)</w:t>
            </w:r>
          </w:p>
        </w:tc>
      </w:tr>
      <w:tr w:rsidR="00EC7151" w:rsidRPr="00AC2C7C" w14:paraId="0E79AD7F" w14:textId="77777777" w:rsidTr="00870950">
        <w:trPr>
          <w:trHeight w:val="20"/>
        </w:trPr>
        <w:tc>
          <w:tcPr>
            <w:tcW w:w="1555" w:type="dxa"/>
            <w:shd w:val="clear" w:color="auto" w:fill="auto"/>
            <w:noWrap/>
            <w:vAlign w:val="center"/>
            <w:hideMark/>
          </w:tcPr>
          <w:p w14:paraId="0D71AC87" w14:textId="03A6CB48" w:rsidR="00AC2C7C" w:rsidRPr="00AC2C7C" w:rsidRDefault="00AC2C7C" w:rsidP="00870950">
            <w:pPr>
              <w:spacing w:line="240" w:lineRule="auto"/>
              <w:jc w:val="right"/>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Province/District</w:t>
            </w:r>
          </w:p>
        </w:tc>
        <w:tc>
          <w:tcPr>
            <w:tcW w:w="932" w:type="dxa"/>
            <w:shd w:val="clear" w:color="000000" w:fill="FFFFFF"/>
            <w:vAlign w:val="center"/>
            <w:hideMark/>
          </w:tcPr>
          <w:p w14:paraId="5CF46C3E" w14:textId="7777777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Total programme costs</w:t>
            </w:r>
          </w:p>
        </w:tc>
        <w:tc>
          <w:tcPr>
            <w:tcW w:w="1002" w:type="dxa"/>
            <w:shd w:val="clear" w:color="000000" w:fill="FFFFFF"/>
            <w:vAlign w:val="center"/>
            <w:hideMark/>
          </w:tcPr>
          <w:p w14:paraId="27E95F04" w14:textId="7777777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 beneficiaries</w:t>
            </w:r>
          </w:p>
        </w:tc>
        <w:tc>
          <w:tcPr>
            <w:tcW w:w="759" w:type="dxa"/>
            <w:shd w:val="clear" w:color="000000" w:fill="D9D9D9"/>
            <w:vAlign w:val="center"/>
            <w:hideMark/>
          </w:tcPr>
          <w:p w14:paraId="3EEEE3C9" w14:textId="7777777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Total unit cost per average case</w:t>
            </w:r>
          </w:p>
        </w:tc>
        <w:tc>
          <w:tcPr>
            <w:tcW w:w="992" w:type="dxa"/>
            <w:shd w:val="clear" w:color="000000" w:fill="FFFFFF"/>
            <w:vAlign w:val="center"/>
            <w:hideMark/>
          </w:tcPr>
          <w:p w14:paraId="6DA56CDC" w14:textId="7777777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Total programme costs</w:t>
            </w:r>
          </w:p>
        </w:tc>
        <w:tc>
          <w:tcPr>
            <w:tcW w:w="1002" w:type="dxa"/>
            <w:shd w:val="clear" w:color="000000" w:fill="FFFFFF"/>
            <w:vAlign w:val="center"/>
            <w:hideMark/>
          </w:tcPr>
          <w:p w14:paraId="7E4E21C3" w14:textId="7777777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 beneficiaries</w:t>
            </w:r>
          </w:p>
        </w:tc>
        <w:tc>
          <w:tcPr>
            <w:tcW w:w="722" w:type="dxa"/>
            <w:shd w:val="clear" w:color="000000" w:fill="D9D9D9"/>
            <w:vAlign w:val="center"/>
            <w:hideMark/>
          </w:tcPr>
          <w:p w14:paraId="16724122" w14:textId="7777777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Total unit cost per average case</w:t>
            </w:r>
          </w:p>
        </w:tc>
        <w:tc>
          <w:tcPr>
            <w:tcW w:w="973" w:type="dxa"/>
            <w:shd w:val="clear" w:color="000000" w:fill="FFFFFF"/>
            <w:vAlign w:val="center"/>
            <w:hideMark/>
          </w:tcPr>
          <w:p w14:paraId="3839829A" w14:textId="7777777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Total programme costs</w:t>
            </w:r>
          </w:p>
        </w:tc>
        <w:tc>
          <w:tcPr>
            <w:tcW w:w="1002" w:type="dxa"/>
            <w:shd w:val="clear" w:color="000000" w:fill="FFFFFF"/>
            <w:vAlign w:val="center"/>
            <w:hideMark/>
          </w:tcPr>
          <w:p w14:paraId="11543234" w14:textId="7777777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 beneficiaries</w:t>
            </w:r>
          </w:p>
        </w:tc>
        <w:tc>
          <w:tcPr>
            <w:tcW w:w="843" w:type="dxa"/>
            <w:shd w:val="clear" w:color="000000" w:fill="D9D9D9"/>
            <w:vAlign w:val="center"/>
            <w:hideMark/>
          </w:tcPr>
          <w:p w14:paraId="6616A9B7" w14:textId="77777777" w:rsidR="00AC2C7C" w:rsidRPr="00AC2C7C" w:rsidRDefault="00AC2C7C" w:rsidP="00AC2C7C">
            <w:pPr>
              <w:spacing w:line="240" w:lineRule="auto"/>
              <w:jc w:val="center"/>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Total unit cost per average case</w:t>
            </w:r>
          </w:p>
        </w:tc>
      </w:tr>
      <w:tr w:rsidR="001A4F1F" w:rsidRPr="00AC2C7C" w14:paraId="569A524A" w14:textId="77777777" w:rsidTr="001A4F1F">
        <w:trPr>
          <w:trHeight w:val="20"/>
        </w:trPr>
        <w:tc>
          <w:tcPr>
            <w:tcW w:w="1555" w:type="dxa"/>
            <w:shd w:val="clear" w:color="000000" w:fill="FFFFFF"/>
            <w:noWrap/>
            <w:vAlign w:val="center"/>
            <w:hideMark/>
          </w:tcPr>
          <w:p w14:paraId="6D0196B5" w14:textId="77777777" w:rsidR="001A4F1F" w:rsidRPr="00AC2C7C" w:rsidRDefault="001A4F1F" w:rsidP="001A4F1F">
            <w:pPr>
              <w:spacing w:line="240" w:lineRule="auto"/>
              <w:jc w:val="right"/>
              <w:rPr>
                <w:rFonts w:ascii="Arial" w:eastAsia="Times New Roman" w:hAnsi="Arial"/>
                <w:b/>
                <w:bCs/>
                <w:color w:val="auto"/>
                <w:sz w:val="14"/>
                <w:szCs w:val="14"/>
                <w:lang w:eastAsia="en-GB"/>
              </w:rPr>
            </w:pPr>
            <w:r w:rsidRPr="00AC2C7C">
              <w:rPr>
                <w:rFonts w:ascii="Arial" w:eastAsia="Times New Roman" w:hAnsi="Arial"/>
                <w:b/>
                <w:bCs/>
                <w:color w:val="auto"/>
                <w:sz w:val="14"/>
                <w:szCs w:val="14"/>
                <w:lang w:eastAsia="en-GB"/>
              </w:rPr>
              <w:t>Sindh</w:t>
            </w:r>
          </w:p>
        </w:tc>
        <w:tc>
          <w:tcPr>
            <w:tcW w:w="932" w:type="dxa"/>
            <w:shd w:val="clear" w:color="000000" w:fill="FFFFFF"/>
            <w:noWrap/>
            <w:vAlign w:val="center"/>
            <w:hideMark/>
          </w:tcPr>
          <w:p w14:paraId="70FF9915" w14:textId="7111F445" w:rsidR="001A4F1F" w:rsidRPr="00AC2C7C" w:rsidRDefault="001A4F1F" w:rsidP="001A4F1F">
            <w:pPr>
              <w:spacing w:line="240" w:lineRule="auto"/>
              <w:jc w:val="center"/>
              <w:rPr>
                <w:rFonts w:ascii="Arial" w:eastAsia="Times New Roman" w:hAnsi="Arial"/>
                <w:b/>
                <w:bCs/>
                <w:color w:val="auto"/>
                <w:sz w:val="14"/>
                <w:szCs w:val="14"/>
                <w:lang w:eastAsia="en-GB"/>
              </w:rPr>
            </w:pPr>
            <w:r>
              <w:rPr>
                <w:rFonts w:ascii="Arial" w:hAnsi="Arial"/>
                <w:b/>
                <w:bCs/>
                <w:sz w:val="14"/>
                <w:szCs w:val="14"/>
              </w:rPr>
              <w:t>3,562,931</w:t>
            </w:r>
          </w:p>
        </w:tc>
        <w:tc>
          <w:tcPr>
            <w:tcW w:w="1002" w:type="dxa"/>
            <w:shd w:val="clear" w:color="000000" w:fill="FFFFFF"/>
            <w:noWrap/>
            <w:vAlign w:val="center"/>
            <w:hideMark/>
          </w:tcPr>
          <w:p w14:paraId="18A0BA3C" w14:textId="7A909C3A" w:rsidR="001A4F1F" w:rsidRPr="00AC2C7C" w:rsidRDefault="001A4F1F" w:rsidP="001A4F1F">
            <w:pPr>
              <w:spacing w:line="240" w:lineRule="auto"/>
              <w:jc w:val="center"/>
              <w:rPr>
                <w:rFonts w:ascii="Arial" w:eastAsia="Times New Roman" w:hAnsi="Arial"/>
                <w:b/>
                <w:bCs/>
                <w:color w:val="auto"/>
                <w:sz w:val="14"/>
                <w:szCs w:val="14"/>
                <w:lang w:eastAsia="en-GB"/>
              </w:rPr>
            </w:pPr>
            <w:r>
              <w:rPr>
                <w:rFonts w:ascii="Arial" w:hAnsi="Arial"/>
                <w:b/>
                <w:bCs/>
                <w:sz w:val="14"/>
                <w:szCs w:val="14"/>
              </w:rPr>
              <w:t>4,456,926</w:t>
            </w:r>
          </w:p>
        </w:tc>
        <w:tc>
          <w:tcPr>
            <w:tcW w:w="759" w:type="dxa"/>
            <w:shd w:val="clear" w:color="000000" w:fill="D9D9D9"/>
            <w:noWrap/>
            <w:vAlign w:val="center"/>
            <w:hideMark/>
          </w:tcPr>
          <w:p w14:paraId="69155028" w14:textId="0A4BD6E8" w:rsidR="001A4F1F" w:rsidRPr="00AC2C7C" w:rsidRDefault="001A4F1F" w:rsidP="001A4F1F">
            <w:pPr>
              <w:spacing w:line="240" w:lineRule="auto"/>
              <w:jc w:val="center"/>
              <w:rPr>
                <w:rFonts w:ascii="Arial" w:eastAsia="Times New Roman" w:hAnsi="Arial"/>
                <w:b/>
                <w:bCs/>
                <w:color w:val="auto"/>
                <w:sz w:val="14"/>
                <w:szCs w:val="14"/>
                <w:lang w:eastAsia="en-GB"/>
              </w:rPr>
            </w:pPr>
            <w:r>
              <w:rPr>
                <w:rFonts w:ascii="Arial" w:hAnsi="Arial"/>
                <w:b/>
                <w:bCs/>
                <w:sz w:val="14"/>
                <w:szCs w:val="14"/>
              </w:rPr>
              <w:t>1.05</w:t>
            </w:r>
          </w:p>
        </w:tc>
        <w:tc>
          <w:tcPr>
            <w:tcW w:w="992" w:type="dxa"/>
            <w:shd w:val="clear" w:color="000000" w:fill="FFFFFF"/>
            <w:noWrap/>
            <w:vAlign w:val="center"/>
            <w:hideMark/>
          </w:tcPr>
          <w:p w14:paraId="71B10FDB" w14:textId="428451B1" w:rsidR="001A4F1F" w:rsidRPr="00AC2C7C" w:rsidRDefault="001A4F1F" w:rsidP="001A4F1F">
            <w:pPr>
              <w:spacing w:line="240" w:lineRule="auto"/>
              <w:jc w:val="center"/>
              <w:rPr>
                <w:rFonts w:ascii="Arial" w:eastAsia="Times New Roman" w:hAnsi="Arial"/>
                <w:b/>
                <w:bCs/>
                <w:color w:val="auto"/>
                <w:sz w:val="14"/>
                <w:szCs w:val="14"/>
                <w:lang w:eastAsia="en-GB"/>
              </w:rPr>
            </w:pPr>
            <w:r>
              <w:rPr>
                <w:rFonts w:ascii="Arial" w:hAnsi="Arial"/>
                <w:b/>
                <w:bCs/>
                <w:sz w:val="14"/>
                <w:szCs w:val="14"/>
              </w:rPr>
              <w:t>293,210</w:t>
            </w:r>
          </w:p>
        </w:tc>
        <w:tc>
          <w:tcPr>
            <w:tcW w:w="1002" w:type="dxa"/>
            <w:shd w:val="clear" w:color="000000" w:fill="FFFFFF"/>
            <w:noWrap/>
            <w:vAlign w:val="center"/>
            <w:hideMark/>
          </w:tcPr>
          <w:p w14:paraId="30BA3208" w14:textId="2BA974B9" w:rsidR="001A4F1F" w:rsidRPr="00AC2C7C" w:rsidRDefault="001A4F1F" w:rsidP="001A4F1F">
            <w:pPr>
              <w:spacing w:line="240" w:lineRule="auto"/>
              <w:jc w:val="center"/>
              <w:rPr>
                <w:rFonts w:ascii="Arial" w:eastAsia="Times New Roman" w:hAnsi="Arial"/>
                <w:b/>
                <w:bCs/>
                <w:color w:val="auto"/>
                <w:sz w:val="14"/>
                <w:szCs w:val="14"/>
                <w:lang w:eastAsia="en-GB"/>
              </w:rPr>
            </w:pPr>
            <w:r>
              <w:rPr>
                <w:rFonts w:ascii="Arial" w:hAnsi="Arial"/>
                <w:b/>
                <w:bCs/>
                <w:sz w:val="14"/>
                <w:szCs w:val="14"/>
              </w:rPr>
              <w:t>2,352,643</w:t>
            </w:r>
          </w:p>
        </w:tc>
        <w:tc>
          <w:tcPr>
            <w:tcW w:w="722" w:type="dxa"/>
            <w:shd w:val="clear" w:color="000000" w:fill="D9D9D9"/>
            <w:noWrap/>
            <w:vAlign w:val="center"/>
            <w:hideMark/>
          </w:tcPr>
          <w:p w14:paraId="721E1EEA" w14:textId="6AA4D7AE" w:rsidR="001A4F1F" w:rsidRPr="00AC2C7C" w:rsidRDefault="001A4F1F" w:rsidP="001A4F1F">
            <w:pPr>
              <w:spacing w:line="240" w:lineRule="auto"/>
              <w:jc w:val="center"/>
              <w:rPr>
                <w:rFonts w:ascii="Arial" w:eastAsia="Times New Roman" w:hAnsi="Arial"/>
                <w:b/>
                <w:bCs/>
                <w:color w:val="auto"/>
                <w:sz w:val="14"/>
                <w:szCs w:val="14"/>
                <w:lang w:eastAsia="en-GB"/>
              </w:rPr>
            </w:pPr>
            <w:r>
              <w:rPr>
                <w:rFonts w:ascii="Arial" w:hAnsi="Arial"/>
                <w:b/>
                <w:bCs/>
                <w:sz w:val="14"/>
                <w:szCs w:val="14"/>
              </w:rPr>
              <w:t>0.46</w:t>
            </w:r>
          </w:p>
        </w:tc>
        <w:tc>
          <w:tcPr>
            <w:tcW w:w="973" w:type="dxa"/>
            <w:shd w:val="clear" w:color="000000" w:fill="FFFFFF"/>
            <w:noWrap/>
            <w:vAlign w:val="center"/>
            <w:hideMark/>
          </w:tcPr>
          <w:p w14:paraId="0894F830" w14:textId="191AEEC8" w:rsidR="001A4F1F" w:rsidRPr="00AC2C7C" w:rsidRDefault="001A4F1F" w:rsidP="001A4F1F">
            <w:pPr>
              <w:spacing w:line="240" w:lineRule="auto"/>
              <w:jc w:val="center"/>
              <w:rPr>
                <w:rFonts w:ascii="Arial" w:eastAsia="Times New Roman" w:hAnsi="Arial"/>
                <w:b/>
                <w:bCs/>
                <w:color w:val="auto"/>
                <w:sz w:val="14"/>
                <w:szCs w:val="14"/>
                <w:lang w:eastAsia="en-GB"/>
              </w:rPr>
            </w:pPr>
            <w:r>
              <w:rPr>
                <w:rFonts w:ascii="Arial" w:hAnsi="Arial"/>
                <w:b/>
                <w:bCs/>
                <w:sz w:val="14"/>
                <w:szCs w:val="14"/>
              </w:rPr>
              <w:t>1,891,614</w:t>
            </w:r>
          </w:p>
        </w:tc>
        <w:tc>
          <w:tcPr>
            <w:tcW w:w="1002" w:type="dxa"/>
            <w:shd w:val="clear" w:color="000000" w:fill="FFFFFF"/>
            <w:noWrap/>
            <w:vAlign w:val="center"/>
            <w:hideMark/>
          </w:tcPr>
          <w:p w14:paraId="5602029B" w14:textId="7B314A49" w:rsidR="001A4F1F" w:rsidRPr="00AC2C7C" w:rsidRDefault="001A4F1F" w:rsidP="001A4F1F">
            <w:pPr>
              <w:spacing w:line="240" w:lineRule="auto"/>
              <w:jc w:val="center"/>
              <w:rPr>
                <w:rFonts w:ascii="Arial" w:eastAsia="Times New Roman" w:hAnsi="Arial"/>
                <w:b/>
                <w:bCs/>
                <w:color w:val="auto"/>
                <w:sz w:val="14"/>
                <w:szCs w:val="14"/>
                <w:lang w:eastAsia="en-GB"/>
              </w:rPr>
            </w:pPr>
            <w:r>
              <w:rPr>
                <w:rFonts w:ascii="Arial" w:hAnsi="Arial"/>
                <w:b/>
                <w:bCs/>
                <w:sz w:val="14"/>
                <w:szCs w:val="14"/>
              </w:rPr>
              <w:t>4,521,378</w:t>
            </w:r>
          </w:p>
        </w:tc>
        <w:tc>
          <w:tcPr>
            <w:tcW w:w="843" w:type="dxa"/>
            <w:shd w:val="clear" w:color="000000" w:fill="D9D9D9"/>
            <w:noWrap/>
            <w:vAlign w:val="center"/>
            <w:hideMark/>
          </w:tcPr>
          <w:p w14:paraId="262AE4DA" w14:textId="5193CE9D" w:rsidR="001A4F1F" w:rsidRPr="00AC2C7C" w:rsidRDefault="001A4F1F" w:rsidP="001A4F1F">
            <w:pPr>
              <w:spacing w:line="240" w:lineRule="auto"/>
              <w:jc w:val="center"/>
              <w:rPr>
                <w:rFonts w:ascii="Arial" w:eastAsia="Times New Roman" w:hAnsi="Arial"/>
                <w:b/>
                <w:bCs/>
                <w:color w:val="auto"/>
                <w:sz w:val="14"/>
                <w:szCs w:val="14"/>
                <w:lang w:eastAsia="en-GB"/>
              </w:rPr>
            </w:pPr>
            <w:r>
              <w:rPr>
                <w:rFonts w:ascii="Arial" w:hAnsi="Arial"/>
                <w:b/>
                <w:bCs/>
                <w:sz w:val="14"/>
                <w:szCs w:val="14"/>
              </w:rPr>
              <w:t>0.42</w:t>
            </w:r>
          </w:p>
        </w:tc>
      </w:tr>
      <w:tr w:rsidR="001A4F1F" w:rsidRPr="00AC2C7C" w14:paraId="438E9BE5" w14:textId="77777777" w:rsidTr="001A4F1F">
        <w:trPr>
          <w:trHeight w:val="20"/>
        </w:trPr>
        <w:tc>
          <w:tcPr>
            <w:tcW w:w="1555" w:type="dxa"/>
            <w:shd w:val="clear" w:color="auto" w:fill="auto"/>
            <w:noWrap/>
            <w:vAlign w:val="center"/>
            <w:hideMark/>
          </w:tcPr>
          <w:p w14:paraId="7953CB94" w14:textId="77777777" w:rsidR="001A4F1F" w:rsidRPr="00AC2C7C" w:rsidRDefault="001A4F1F" w:rsidP="001A4F1F">
            <w:pPr>
              <w:spacing w:line="240" w:lineRule="auto"/>
              <w:jc w:val="right"/>
              <w:rPr>
                <w:rFonts w:ascii="Arial" w:eastAsia="Times New Roman" w:hAnsi="Arial"/>
                <w:color w:val="auto"/>
                <w:sz w:val="14"/>
                <w:szCs w:val="14"/>
                <w:lang w:eastAsia="en-GB"/>
              </w:rPr>
            </w:pPr>
            <w:proofErr w:type="spellStart"/>
            <w:r w:rsidRPr="00AC2C7C">
              <w:rPr>
                <w:rFonts w:ascii="Arial" w:eastAsia="Times New Roman" w:hAnsi="Arial"/>
                <w:color w:val="auto"/>
                <w:sz w:val="14"/>
                <w:szCs w:val="14"/>
                <w:lang w:eastAsia="en-GB"/>
              </w:rPr>
              <w:t>Tahrparkar</w:t>
            </w:r>
            <w:proofErr w:type="spellEnd"/>
          </w:p>
        </w:tc>
        <w:tc>
          <w:tcPr>
            <w:tcW w:w="932" w:type="dxa"/>
            <w:shd w:val="clear" w:color="000000" w:fill="FFFFFF"/>
            <w:noWrap/>
            <w:vAlign w:val="center"/>
            <w:hideMark/>
          </w:tcPr>
          <w:p w14:paraId="1EB5DFC8" w14:textId="3DE188DD"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431,225</w:t>
            </w:r>
          </w:p>
        </w:tc>
        <w:tc>
          <w:tcPr>
            <w:tcW w:w="1002" w:type="dxa"/>
            <w:shd w:val="clear" w:color="000000" w:fill="FFFFFF"/>
            <w:noWrap/>
            <w:vAlign w:val="center"/>
            <w:hideMark/>
          </w:tcPr>
          <w:p w14:paraId="4256CE9A" w14:textId="5C7DE3E4"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1,303,158</w:t>
            </w:r>
          </w:p>
        </w:tc>
        <w:tc>
          <w:tcPr>
            <w:tcW w:w="759" w:type="dxa"/>
            <w:shd w:val="clear" w:color="000000" w:fill="F2F2F2"/>
            <w:noWrap/>
            <w:vAlign w:val="center"/>
            <w:hideMark/>
          </w:tcPr>
          <w:p w14:paraId="1740C6B6" w14:textId="64F021E2"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0.33</w:t>
            </w:r>
          </w:p>
        </w:tc>
        <w:tc>
          <w:tcPr>
            <w:tcW w:w="992" w:type="dxa"/>
            <w:shd w:val="clear" w:color="000000" w:fill="FFFFFF"/>
            <w:noWrap/>
            <w:vAlign w:val="center"/>
            <w:hideMark/>
          </w:tcPr>
          <w:p w14:paraId="2B13E2A6" w14:textId="14091E67"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37,752</w:t>
            </w:r>
          </w:p>
        </w:tc>
        <w:tc>
          <w:tcPr>
            <w:tcW w:w="1002" w:type="dxa"/>
            <w:shd w:val="clear" w:color="000000" w:fill="FFFFFF"/>
            <w:noWrap/>
            <w:vAlign w:val="center"/>
            <w:hideMark/>
          </w:tcPr>
          <w:p w14:paraId="34EACC6D" w14:textId="7DC15CD2"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371,884</w:t>
            </w:r>
          </w:p>
        </w:tc>
        <w:tc>
          <w:tcPr>
            <w:tcW w:w="722" w:type="dxa"/>
            <w:shd w:val="clear" w:color="000000" w:fill="F2F2F2"/>
            <w:noWrap/>
            <w:vAlign w:val="center"/>
            <w:hideMark/>
          </w:tcPr>
          <w:p w14:paraId="2EB14E6F" w14:textId="345ED855"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0.10</w:t>
            </w:r>
          </w:p>
        </w:tc>
        <w:tc>
          <w:tcPr>
            <w:tcW w:w="973" w:type="dxa"/>
            <w:shd w:val="clear" w:color="000000" w:fill="FFFFFF"/>
            <w:noWrap/>
            <w:vAlign w:val="center"/>
            <w:hideMark/>
          </w:tcPr>
          <w:p w14:paraId="631AD42F" w14:textId="0C70B177"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255,310</w:t>
            </w:r>
          </w:p>
        </w:tc>
        <w:tc>
          <w:tcPr>
            <w:tcW w:w="1002" w:type="dxa"/>
            <w:shd w:val="clear" w:color="000000" w:fill="FFFFFF"/>
            <w:noWrap/>
            <w:vAlign w:val="center"/>
            <w:hideMark/>
          </w:tcPr>
          <w:p w14:paraId="174B0371" w14:textId="06493364"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w:t>
            </w:r>
          </w:p>
        </w:tc>
        <w:tc>
          <w:tcPr>
            <w:tcW w:w="843" w:type="dxa"/>
            <w:shd w:val="clear" w:color="000000" w:fill="F2F2F2"/>
            <w:noWrap/>
            <w:vAlign w:val="center"/>
            <w:hideMark/>
          </w:tcPr>
          <w:p w14:paraId="33CFBCE6" w14:textId="188500CD"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0.42</w:t>
            </w:r>
          </w:p>
        </w:tc>
      </w:tr>
      <w:tr w:rsidR="001A4F1F" w:rsidRPr="00AC2C7C" w14:paraId="6CA6ED6A" w14:textId="77777777" w:rsidTr="001A4F1F">
        <w:trPr>
          <w:trHeight w:val="20"/>
        </w:trPr>
        <w:tc>
          <w:tcPr>
            <w:tcW w:w="1555" w:type="dxa"/>
            <w:shd w:val="clear" w:color="auto" w:fill="auto"/>
            <w:noWrap/>
            <w:vAlign w:val="center"/>
            <w:hideMark/>
          </w:tcPr>
          <w:p w14:paraId="50FF7FF3" w14:textId="77777777" w:rsidR="001A4F1F" w:rsidRPr="00AC2C7C" w:rsidRDefault="001A4F1F" w:rsidP="001A4F1F">
            <w:pPr>
              <w:spacing w:line="240" w:lineRule="auto"/>
              <w:jc w:val="right"/>
              <w:rPr>
                <w:rFonts w:ascii="Arial" w:eastAsia="Times New Roman" w:hAnsi="Arial"/>
                <w:color w:val="auto"/>
                <w:sz w:val="14"/>
                <w:szCs w:val="14"/>
                <w:lang w:eastAsia="en-GB"/>
              </w:rPr>
            </w:pPr>
            <w:proofErr w:type="spellStart"/>
            <w:r w:rsidRPr="00AC2C7C">
              <w:rPr>
                <w:rFonts w:ascii="Arial" w:eastAsia="Times New Roman" w:hAnsi="Arial"/>
                <w:color w:val="auto"/>
                <w:sz w:val="14"/>
                <w:szCs w:val="14"/>
                <w:lang w:eastAsia="en-GB"/>
              </w:rPr>
              <w:t>Umerkot</w:t>
            </w:r>
            <w:proofErr w:type="spellEnd"/>
          </w:p>
        </w:tc>
        <w:tc>
          <w:tcPr>
            <w:tcW w:w="932" w:type="dxa"/>
            <w:shd w:val="clear" w:color="000000" w:fill="FFFFFF"/>
            <w:noWrap/>
            <w:vAlign w:val="center"/>
            <w:hideMark/>
          </w:tcPr>
          <w:p w14:paraId="74DC6C5C" w14:textId="60BB731D"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632,238</w:t>
            </w:r>
          </w:p>
        </w:tc>
        <w:tc>
          <w:tcPr>
            <w:tcW w:w="1002" w:type="dxa"/>
            <w:shd w:val="clear" w:color="000000" w:fill="FFFFFF"/>
            <w:noWrap/>
            <w:vAlign w:val="center"/>
            <w:hideMark/>
          </w:tcPr>
          <w:p w14:paraId="4735F284" w14:textId="270AADCD"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381,575</w:t>
            </w:r>
          </w:p>
        </w:tc>
        <w:tc>
          <w:tcPr>
            <w:tcW w:w="759" w:type="dxa"/>
            <w:shd w:val="clear" w:color="000000" w:fill="F2F2F2"/>
            <w:noWrap/>
            <w:vAlign w:val="center"/>
            <w:hideMark/>
          </w:tcPr>
          <w:p w14:paraId="7BA59DC6" w14:textId="0A04D828"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1.66</w:t>
            </w:r>
          </w:p>
        </w:tc>
        <w:tc>
          <w:tcPr>
            <w:tcW w:w="992" w:type="dxa"/>
            <w:shd w:val="clear" w:color="000000" w:fill="FFFFFF"/>
            <w:noWrap/>
            <w:vAlign w:val="center"/>
            <w:hideMark/>
          </w:tcPr>
          <w:p w14:paraId="1BA29D62" w14:textId="51D111A8"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32,855</w:t>
            </w:r>
          </w:p>
        </w:tc>
        <w:tc>
          <w:tcPr>
            <w:tcW w:w="1002" w:type="dxa"/>
            <w:shd w:val="clear" w:color="000000" w:fill="FFFFFF"/>
            <w:noWrap/>
            <w:vAlign w:val="center"/>
            <w:hideMark/>
          </w:tcPr>
          <w:p w14:paraId="487C742B" w14:textId="611A54C1"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521,214</w:t>
            </w:r>
          </w:p>
        </w:tc>
        <w:tc>
          <w:tcPr>
            <w:tcW w:w="722" w:type="dxa"/>
            <w:shd w:val="clear" w:color="000000" w:fill="F2F2F2"/>
            <w:noWrap/>
            <w:vAlign w:val="center"/>
            <w:hideMark/>
          </w:tcPr>
          <w:p w14:paraId="69817EF8" w14:textId="07431C32"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0.06</w:t>
            </w:r>
          </w:p>
        </w:tc>
        <w:tc>
          <w:tcPr>
            <w:tcW w:w="973" w:type="dxa"/>
            <w:shd w:val="clear" w:color="000000" w:fill="FFFFFF"/>
            <w:noWrap/>
            <w:vAlign w:val="center"/>
            <w:hideMark/>
          </w:tcPr>
          <w:p w14:paraId="27F0D8C5" w14:textId="12AE3ECF"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166,085</w:t>
            </w:r>
          </w:p>
        </w:tc>
        <w:tc>
          <w:tcPr>
            <w:tcW w:w="1002" w:type="dxa"/>
            <w:shd w:val="clear" w:color="000000" w:fill="FFFFFF"/>
            <w:noWrap/>
            <w:vAlign w:val="center"/>
            <w:hideMark/>
          </w:tcPr>
          <w:p w14:paraId="5DB8CDE3" w14:textId="066C15DA"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w:t>
            </w:r>
          </w:p>
        </w:tc>
        <w:tc>
          <w:tcPr>
            <w:tcW w:w="843" w:type="dxa"/>
            <w:shd w:val="clear" w:color="000000" w:fill="F2F2F2"/>
            <w:noWrap/>
            <w:vAlign w:val="center"/>
            <w:hideMark/>
          </w:tcPr>
          <w:p w14:paraId="15BF72E1" w14:textId="3A26A1CF"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0.42</w:t>
            </w:r>
          </w:p>
        </w:tc>
      </w:tr>
      <w:tr w:rsidR="001A4F1F" w:rsidRPr="00AC2C7C" w14:paraId="21BF6F41" w14:textId="77777777" w:rsidTr="001A4F1F">
        <w:trPr>
          <w:trHeight w:val="20"/>
        </w:trPr>
        <w:tc>
          <w:tcPr>
            <w:tcW w:w="1555" w:type="dxa"/>
            <w:shd w:val="clear" w:color="auto" w:fill="auto"/>
            <w:noWrap/>
            <w:vAlign w:val="center"/>
            <w:hideMark/>
          </w:tcPr>
          <w:p w14:paraId="5AEEE6E1" w14:textId="77777777" w:rsidR="001A4F1F" w:rsidRPr="00AC2C7C" w:rsidRDefault="001A4F1F" w:rsidP="001A4F1F">
            <w:pPr>
              <w:spacing w:line="240" w:lineRule="auto"/>
              <w:jc w:val="right"/>
              <w:rPr>
                <w:rFonts w:ascii="Arial" w:eastAsia="Times New Roman" w:hAnsi="Arial"/>
                <w:color w:val="auto"/>
                <w:sz w:val="14"/>
                <w:szCs w:val="14"/>
                <w:lang w:eastAsia="en-GB"/>
              </w:rPr>
            </w:pPr>
            <w:proofErr w:type="spellStart"/>
            <w:r w:rsidRPr="00AC2C7C">
              <w:rPr>
                <w:rFonts w:ascii="Arial" w:eastAsia="Times New Roman" w:hAnsi="Arial"/>
                <w:color w:val="auto"/>
                <w:sz w:val="14"/>
                <w:szCs w:val="14"/>
                <w:lang w:eastAsia="en-GB"/>
              </w:rPr>
              <w:t>Sanghar</w:t>
            </w:r>
            <w:proofErr w:type="spellEnd"/>
          </w:p>
        </w:tc>
        <w:tc>
          <w:tcPr>
            <w:tcW w:w="932" w:type="dxa"/>
            <w:shd w:val="clear" w:color="000000" w:fill="FFFFFF"/>
            <w:noWrap/>
            <w:vAlign w:val="center"/>
            <w:hideMark/>
          </w:tcPr>
          <w:p w14:paraId="1A1C2AD2" w14:textId="48EDC171"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610,191</w:t>
            </w:r>
          </w:p>
        </w:tc>
        <w:tc>
          <w:tcPr>
            <w:tcW w:w="1002" w:type="dxa"/>
            <w:shd w:val="clear" w:color="000000" w:fill="FFFFFF"/>
            <w:noWrap/>
            <w:vAlign w:val="center"/>
            <w:hideMark/>
          </w:tcPr>
          <w:p w14:paraId="45A36F0A" w14:textId="2C52910D"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850,030</w:t>
            </w:r>
          </w:p>
        </w:tc>
        <w:tc>
          <w:tcPr>
            <w:tcW w:w="759" w:type="dxa"/>
            <w:shd w:val="clear" w:color="000000" w:fill="F2F2F2"/>
            <w:noWrap/>
            <w:vAlign w:val="center"/>
            <w:hideMark/>
          </w:tcPr>
          <w:p w14:paraId="29E7A7AE" w14:textId="0EF6C5AA"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0.72</w:t>
            </w:r>
          </w:p>
        </w:tc>
        <w:tc>
          <w:tcPr>
            <w:tcW w:w="992" w:type="dxa"/>
            <w:shd w:val="clear" w:color="000000" w:fill="FFFFFF"/>
            <w:noWrap/>
            <w:vAlign w:val="center"/>
            <w:hideMark/>
          </w:tcPr>
          <w:p w14:paraId="371877E8" w14:textId="0F57B881"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34,716</w:t>
            </w:r>
          </w:p>
        </w:tc>
        <w:tc>
          <w:tcPr>
            <w:tcW w:w="1002" w:type="dxa"/>
            <w:shd w:val="clear" w:color="000000" w:fill="FFFFFF"/>
            <w:noWrap/>
            <w:vAlign w:val="center"/>
            <w:hideMark/>
          </w:tcPr>
          <w:p w14:paraId="40BCD3E0" w14:textId="4D370031"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713,382</w:t>
            </w:r>
          </w:p>
        </w:tc>
        <w:tc>
          <w:tcPr>
            <w:tcW w:w="722" w:type="dxa"/>
            <w:shd w:val="clear" w:color="000000" w:fill="F2F2F2"/>
            <w:noWrap/>
            <w:vAlign w:val="center"/>
            <w:hideMark/>
          </w:tcPr>
          <w:p w14:paraId="271914FD" w14:textId="2C57AD99"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0.05</w:t>
            </w:r>
          </w:p>
        </w:tc>
        <w:tc>
          <w:tcPr>
            <w:tcW w:w="973" w:type="dxa"/>
            <w:shd w:val="clear" w:color="000000" w:fill="FFFFFF"/>
            <w:noWrap/>
            <w:vAlign w:val="center"/>
            <w:hideMark/>
          </w:tcPr>
          <w:p w14:paraId="0846F4DF" w14:textId="60289B1A"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318,360</w:t>
            </w:r>
          </w:p>
        </w:tc>
        <w:tc>
          <w:tcPr>
            <w:tcW w:w="1002" w:type="dxa"/>
            <w:shd w:val="clear" w:color="000000" w:fill="FFFFFF"/>
            <w:noWrap/>
            <w:vAlign w:val="center"/>
            <w:hideMark/>
          </w:tcPr>
          <w:p w14:paraId="252CC304" w14:textId="0DBAC278"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w:t>
            </w:r>
          </w:p>
        </w:tc>
        <w:tc>
          <w:tcPr>
            <w:tcW w:w="843" w:type="dxa"/>
            <w:shd w:val="clear" w:color="000000" w:fill="F2F2F2"/>
            <w:noWrap/>
            <w:vAlign w:val="center"/>
            <w:hideMark/>
          </w:tcPr>
          <w:p w14:paraId="4142262D" w14:textId="69B52D17"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0.42</w:t>
            </w:r>
          </w:p>
        </w:tc>
      </w:tr>
      <w:tr w:rsidR="001A4F1F" w:rsidRPr="00AC2C7C" w14:paraId="705F8EE5" w14:textId="77777777" w:rsidTr="001A4F1F">
        <w:trPr>
          <w:trHeight w:val="20"/>
        </w:trPr>
        <w:tc>
          <w:tcPr>
            <w:tcW w:w="1555" w:type="dxa"/>
            <w:shd w:val="clear" w:color="auto" w:fill="auto"/>
            <w:noWrap/>
            <w:vAlign w:val="center"/>
            <w:hideMark/>
          </w:tcPr>
          <w:p w14:paraId="481BE176" w14:textId="77777777" w:rsidR="001A4F1F" w:rsidRPr="00AC2C7C" w:rsidRDefault="001A4F1F" w:rsidP="001A4F1F">
            <w:pPr>
              <w:spacing w:line="240" w:lineRule="auto"/>
              <w:jc w:val="right"/>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Jacobabad</w:t>
            </w:r>
          </w:p>
        </w:tc>
        <w:tc>
          <w:tcPr>
            <w:tcW w:w="932" w:type="dxa"/>
            <w:shd w:val="clear" w:color="000000" w:fill="FFFFFF"/>
            <w:noWrap/>
            <w:vAlign w:val="center"/>
            <w:hideMark/>
          </w:tcPr>
          <w:p w14:paraId="70A54554" w14:textId="30F7B2DF"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529,493</w:t>
            </w:r>
          </w:p>
        </w:tc>
        <w:tc>
          <w:tcPr>
            <w:tcW w:w="1002" w:type="dxa"/>
            <w:shd w:val="clear" w:color="000000" w:fill="FFFFFF"/>
            <w:noWrap/>
            <w:vAlign w:val="center"/>
            <w:hideMark/>
          </w:tcPr>
          <w:p w14:paraId="0F61A313" w14:textId="74725B79"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575,573</w:t>
            </w:r>
          </w:p>
        </w:tc>
        <w:tc>
          <w:tcPr>
            <w:tcW w:w="759" w:type="dxa"/>
            <w:shd w:val="clear" w:color="000000" w:fill="F2F2F2"/>
            <w:noWrap/>
            <w:vAlign w:val="center"/>
            <w:hideMark/>
          </w:tcPr>
          <w:p w14:paraId="2FB9D79C" w14:textId="52C8D643"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0.92</w:t>
            </w:r>
          </w:p>
        </w:tc>
        <w:tc>
          <w:tcPr>
            <w:tcW w:w="992" w:type="dxa"/>
            <w:shd w:val="clear" w:color="000000" w:fill="FFFFFF"/>
            <w:noWrap/>
            <w:vAlign w:val="center"/>
            <w:hideMark/>
          </w:tcPr>
          <w:p w14:paraId="07914EFF" w14:textId="4B968618"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30,657</w:t>
            </w:r>
          </w:p>
        </w:tc>
        <w:tc>
          <w:tcPr>
            <w:tcW w:w="1002" w:type="dxa"/>
            <w:shd w:val="clear" w:color="000000" w:fill="FFFFFF"/>
            <w:noWrap/>
            <w:vAlign w:val="center"/>
            <w:hideMark/>
          </w:tcPr>
          <w:p w14:paraId="6C903F83" w14:textId="545BA8AC"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55,220</w:t>
            </w:r>
          </w:p>
        </w:tc>
        <w:tc>
          <w:tcPr>
            <w:tcW w:w="722" w:type="dxa"/>
            <w:shd w:val="clear" w:color="000000" w:fill="F2F2F2"/>
            <w:noWrap/>
            <w:vAlign w:val="center"/>
            <w:hideMark/>
          </w:tcPr>
          <w:p w14:paraId="74E16B3D" w14:textId="75CBA832"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0.56</w:t>
            </w:r>
          </w:p>
        </w:tc>
        <w:tc>
          <w:tcPr>
            <w:tcW w:w="973" w:type="dxa"/>
            <w:shd w:val="clear" w:color="000000" w:fill="FFFFFF"/>
            <w:noWrap/>
            <w:vAlign w:val="center"/>
            <w:hideMark/>
          </w:tcPr>
          <w:p w14:paraId="06DBFDAC" w14:textId="2C85D204"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155,739</w:t>
            </w:r>
          </w:p>
        </w:tc>
        <w:tc>
          <w:tcPr>
            <w:tcW w:w="1002" w:type="dxa"/>
            <w:shd w:val="clear" w:color="000000" w:fill="FFFFFF"/>
            <w:noWrap/>
            <w:vAlign w:val="center"/>
            <w:hideMark/>
          </w:tcPr>
          <w:p w14:paraId="409F625C" w14:textId="5CDB1B69"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w:t>
            </w:r>
          </w:p>
        </w:tc>
        <w:tc>
          <w:tcPr>
            <w:tcW w:w="843" w:type="dxa"/>
            <w:shd w:val="clear" w:color="000000" w:fill="F2F2F2"/>
            <w:noWrap/>
            <w:vAlign w:val="center"/>
            <w:hideMark/>
          </w:tcPr>
          <w:p w14:paraId="3D8D4A13" w14:textId="02061098"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0.42</w:t>
            </w:r>
          </w:p>
        </w:tc>
      </w:tr>
      <w:tr w:rsidR="001A4F1F" w:rsidRPr="00AC2C7C" w14:paraId="2582505D" w14:textId="77777777" w:rsidTr="001A4F1F">
        <w:trPr>
          <w:trHeight w:val="20"/>
        </w:trPr>
        <w:tc>
          <w:tcPr>
            <w:tcW w:w="1555" w:type="dxa"/>
            <w:shd w:val="clear" w:color="auto" w:fill="auto"/>
            <w:noWrap/>
            <w:vAlign w:val="center"/>
            <w:hideMark/>
          </w:tcPr>
          <w:p w14:paraId="1CF9D8C9" w14:textId="77777777" w:rsidR="001A4F1F" w:rsidRPr="00AC2C7C" w:rsidRDefault="001A4F1F" w:rsidP="001A4F1F">
            <w:pPr>
              <w:spacing w:line="240" w:lineRule="auto"/>
              <w:jc w:val="right"/>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Larkana</w:t>
            </w:r>
          </w:p>
        </w:tc>
        <w:tc>
          <w:tcPr>
            <w:tcW w:w="932" w:type="dxa"/>
            <w:shd w:val="clear" w:color="000000" w:fill="FFFFFF"/>
            <w:noWrap/>
            <w:vAlign w:val="center"/>
            <w:hideMark/>
          </w:tcPr>
          <w:p w14:paraId="37FE5895" w14:textId="3C5D38F8"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338,637</w:t>
            </w:r>
          </w:p>
        </w:tc>
        <w:tc>
          <w:tcPr>
            <w:tcW w:w="1002" w:type="dxa"/>
            <w:shd w:val="clear" w:color="000000" w:fill="FFFFFF"/>
            <w:noWrap/>
            <w:vAlign w:val="center"/>
            <w:hideMark/>
          </w:tcPr>
          <w:p w14:paraId="3399237F" w14:textId="654314EE"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349,950</w:t>
            </w:r>
          </w:p>
        </w:tc>
        <w:tc>
          <w:tcPr>
            <w:tcW w:w="759" w:type="dxa"/>
            <w:shd w:val="clear" w:color="000000" w:fill="F2F2F2"/>
            <w:noWrap/>
            <w:vAlign w:val="center"/>
            <w:hideMark/>
          </w:tcPr>
          <w:p w14:paraId="14F39109" w14:textId="252BE7B6"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0.97</w:t>
            </w:r>
          </w:p>
        </w:tc>
        <w:tc>
          <w:tcPr>
            <w:tcW w:w="992" w:type="dxa"/>
            <w:shd w:val="clear" w:color="000000" w:fill="FFFFFF"/>
            <w:noWrap/>
            <w:vAlign w:val="center"/>
            <w:hideMark/>
          </w:tcPr>
          <w:p w14:paraId="5F0FCE33" w14:textId="5E25F8E6"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32,447</w:t>
            </w:r>
          </w:p>
        </w:tc>
        <w:tc>
          <w:tcPr>
            <w:tcW w:w="1002" w:type="dxa"/>
            <w:shd w:val="clear" w:color="000000" w:fill="FFFFFF"/>
            <w:noWrap/>
            <w:vAlign w:val="center"/>
            <w:hideMark/>
          </w:tcPr>
          <w:p w14:paraId="7C6662C0" w14:textId="01DA6416"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167,457</w:t>
            </w:r>
          </w:p>
        </w:tc>
        <w:tc>
          <w:tcPr>
            <w:tcW w:w="722" w:type="dxa"/>
            <w:shd w:val="clear" w:color="000000" w:fill="F2F2F2"/>
            <w:noWrap/>
            <w:vAlign w:val="center"/>
            <w:hideMark/>
          </w:tcPr>
          <w:p w14:paraId="7EE752FC" w14:textId="1A8E05DC"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0.19</w:t>
            </w:r>
          </w:p>
        </w:tc>
        <w:tc>
          <w:tcPr>
            <w:tcW w:w="973" w:type="dxa"/>
            <w:shd w:val="clear" w:color="000000" w:fill="FFFFFF"/>
            <w:noWrap/>
            <w:vAlign w:val="center"/>
            <w:hideMark/>
          </w:tcPr>
          <w:p w14:paraId="0B679BD7" w14:textId="316A79AA"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235,922</w:t>
            </w:r>
          </w:p>
        </w:tc>
        <w:tc>
          <w:tcPr>
            <w:tcW w:w="1002" w:type="dxa"/>
            <w:shd w:val="clear" w:color="000000" w:fill="FFFFFF"/>
            <w:noWrap/>
            <w:vAlign w:val="center"/>
            <w:hideMark/>
          </w:tcPr>
          <w:p w14:paraId="20D23830" w14:textId="581BFE12"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w:t>
            </w:r>
          </w:p>
        </w:tc>
        <w:tc>
          <w:tcPr>
            <w:tcW w:w="843" w:type="dxa"/>
            <w:shd w:val="clear" w:color="000000" w:fill="F2F2F2"/>
            <w:noWrap/>
            <w:vAlign w:val="center"/>
            <w:hideMark/>
          </w:tcPr>
          <w:p w14:paraId="3BC23BF1" w14:textId="1B1D6CFD"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0.42</w:t>
            </w:r>
          </w:p>
        </w:tc>
      </w:tr>
      <w:tr w:rsidR="001A4F1F" w:rsidRPr="00AC2C7C" w14:paraId="5599E887" w14:textId="77777777" w:rsidTr="001A4F1F">
        <w:trPr>
          <w:trHeight w:val="20"/>
        </w:trPr>
        <w:tc>
          <w:tcPr>
            <w:tcW w:w="1555" w:type="dxa"/>
            <w:shd w:val="clear" w:color="auto" w:fill="auto"/>
            <w:noWrap/>
            <w:vAlign w:val="center"/>
            <w:hideMark/>
          </w:tcPr>
          <w:p w14:paraId="1351C206" w14:textId="77777777" w:rsidR="001A4F1F" w:rsidRPr="00AC2C7C" w:rsidRDefault="001A4F1F" w:rsidP="001A4F1F">
            <w:pPr>
              <w:spacing w:line="240" w:lineRule="auto"/>
              <w:jc w:val="right"/>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TMK</w:t>
            </w:r>
          </w:p>
        </w:tc>
        <w:tc>
          <w:tcPr>
            <w:tcW w:w="932" w:type="dxa"/>
            <w:shd w:val="clear" w:color="000000" w:fill="FFFFFF"/>
            <w:noWrap/>
            <w:vAlign w:val="center"/>
            <w:hideMark/>
          </w:tcPr>
          <w:p w14:paraId="428D2989" w14:textId="174C1502"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201,855</w:t>
            </w:r>
          </w:p>
        </w:tc>
        <w:tc>
          <w:tcPr>
            <w:tcW w:w="1002" w:type="dxa"/>
            <w:shd w:val="clear" w:color="000000" w:fill="FFFFFF"/>
            <w:noWrap/>
            <w:vAlign w:val="center"/>
            <w:hideMark/>
          </w:tcPr>
          <w:p w14:paraId="3C7F3FF1" w14:textId="01C84E80"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114,142</w:t>
            </w:r>
          </w:p>
        </w:tc>
        <w:tc>
          <w:tcPr>
            <w:tcW w:w="759" w:type="dxa"/>
            <w:shd w:val="clear" w:color="000000" w:fill="F2F2F2"/>
            <w:noWrap/>
            <w:vAlign w:val="center"/>
            <w:hideMark/>
          </w:tcPr>
          <w:p w14:paraId="78C4CBDA" w14:textId="2C475524"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1.77</w:t>
            </w:r>
          </w:p>
        </w:tc>
        <w:tc>
          <w:tcPr>
            <w:tcW w:w="992" w:type="dxa"/>
            <w:shd w:val="clear" w:color="000000" w:fill="FFFFFF"/>
            <w:noWrap/>
            <w:vAlign w:val="center"/>
            <w:hideMark/>
          </w:tcPr>
          <w:p w14:paraId="30CD5917" w14:textId="7CD8E249"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28,302</w:t>
            </w:r>
          </w:p>
        </w:tc>
        <w:tc>
          <w:tcPr>
            <w:tcW w:w="1002" w:type="dxa"/>
            <w:shd w:val="clear" w:color="000000" w:fill="FFFFFF"/>
            <w:noWrap/>
            <w:vAlign w:val="center"/>
            <w:hideMark/>
          </w:tcPr>
          <w:p w14:paraId="50DF9A9A" w14:textId="408A9064"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76,103</w:t>
            </w:r>
          </w:p>
        </w:tc>
        <w:tc>
          <w:tcPr>
            <w:tcW w:w="722" w:type="dxa"/>
            <w:shd w:val="clear" w:color="000000" w:fill="F2F2F2"/>
            <w:noWrap/>
            <w:vAlign w:val="center"/>
            <w:hideMark/>
          </w:tcPr>
          <w:p w14:paraId="2D3AD838" w14:textId="7CC78B8B"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0.37</w:t>
            </w:r>
          </w:p>
        </w:tc>
        <w:tc>
          <w:tcPr>
            <w:tcW w:w="973" w:type="dxa"/>
            <w:shd w:val="clear" w:color="000000" w:fill="FFFFFF"/>
            <w:noWrap/>
            <w:vAlign w:val="center"/>
            <w:hideMark/>
          </w:tcPr>
          <w:p w14:paraId="4585A0C1" w14:textId="7A06F96D"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104,811</w:t>
            </w:r>
          </w:p>
        </w:tc>
        <w:tc>
          <w:tcPr>
            <w:tcW w:w="1002" w:type="dxa"/>
            <w:shd w:val="clear" w:color="000000" w:fill="FFFFFF"/>
            <w:noWrap/>
            <w:vAlign w:val="center"/>
            <w:hideMark/>
          </w:tcPr>
          <w:p w14:paraId="3274DFBC" w14:textId="09A0A4BE"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w:t>
            </w:r>
          </w:p>
        </w:tc>
        <w:tc>
          <w:tcPr>
            <w:tcW w:w="843" w:type="dxa"/>
            <w:shd w:val="clear" w:color="000000" w:fill="F2F2F2"/>
            <w:noWrap/>
            <w:vAlign w:val="center"/>
            <w:hideMark/>
          </w:tcPr>
          <w:p w14:paraId="48B7FE0C" w14:textId="17D7D6F0"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0.42</w:t>
            </w:r>
          </w:p>
        </w:tc>
      </w:tr>
      <w:tr w:rsidR="001A4F1F" w:rsidRPr="00AC2C7C" w14:paraId="738BBF2C" w14:textId="77777777" w:rsidTr="001A4F1F">
        <w:trPr>
          <w:trHeight w:val="20"/>
        </w:trPr>
        <w:tc>
          <w:tcPr>
            <w:tcW w:w="1555" w:type="dxa"/>
            <w:shd w:val="clear" w:color="auto" w:fill="auto"/>
            <w:noWrap/>
            <w:vAlign w:val="center"/>
            <w:hideMark/>
          </w:tcPr>
          <w:p w14:paraId="0C7A588A" w14:textId="77777777" w:rsidR="001A4F1F" w:rsidRPr="00AC2C7C" w:rsidRDefault="001A4F1F" w:rsidP="001A4F1F">
            <w:pPr>
              <w:spacing w:line="240" w:lineRule="auto"/>
              <w:jc w:val="right"/>
              <w:rPr>
                <w:rFonts w:ascii="Arial" w:eastAsia="Times New Roman" w:hAnsi="Arial"/>
                <w:color w:val="auto"/>
                <w:sz w:val="14"/>
                <w:szCs w:val="14"/>
                <w:lang w:eastAsia="en-GB"/>
              </w:rPr>
            </w:pPr>
            <w:r w:rsidRPr="00AC2C7C">
              <w:rPr>
                <w:rFonts w:ascii="Arial" w:eastAsia="Times New Roman" w:hAnsi="Arial"/>
                <w:color w:val="auto"/>
                <w:sz w:val="14"/>
                <w:szCs w:val="14"/>
                <w:lang w:eastAsia="en-GB"/>
              </w:rPr>
              <w:t>Badin</w:t>
            </w:r>
          </w:p>
        </w:tc>
        <w:tc>
          <w:tcPr>
            <w:tcW w:w="932" w:type="dxa"/>
            <w:shd w:val="clear" w:color="000000" w:fill="FFFFFF"/>
            <w:noWrap/>
            <w:vAlign w:val="center"/>
            <w:hideMark/>
          </w:tcPr>
          <w:p w14:paraId="4CA36346" w14:textId="6FEF9A27"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177,077</w:t>
            </w:r>
          </w:p>
        </w:tc>
        <w:tc>
          <w:tcPr>
            <w:tcW w:w="1002" w:type="dxa"/>
            <w:shd w:val="clear" w:color="000000" w:fill="FFFFFF"/>
            <w:noWrap/>
            <w:vAlign w:val="center"/>
            <w:hideMark/>
          </w:tcPr>
          <w:p w14:paraId="332456A9" w14:textId="6862CC73"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434,694</w:t>
            </w:r>
          </w:p>
        </w:tc>
        <w:tc>
          <w:tcPr>
            <w:tcW w:w="759" w:type="dxa"/>
            <w:shd w:val="clear" w:color="000000" w:fill="F2F2F2"/>
            <w:noWrap/>
            <w:vAlign w:val="center"/>
            <w:hideMark/>
          </w:tcPr>
          <w:p w14:paraId="141D7042" w14:textId="09BF8526"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0.41</w:t>
            </w:r>
          </w:p>
        </w:tc>
        <w:tc>
          <w:tcPr>
            <w:tcW w:w="992" w:type="dxa"/>
            <w:shd w:val="clear" w:color="000000" w:fill="FFFFFF"/>
            <w:noWrap/>
            <w:vAlign w:val="center"/>
            <w:hideMark/>
          </w:tcPr>
          <w:p w14:paraId="486845CE" w14:textId="7157F0B7"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34,757</w:t>
            </w:r>
          </w:p>
        </w:tc>
        <w:tc>
          <w:tcPr>
            <w:tcW w:w="1002" w:type="dxa"/>
            <w:shd w:val="clear" w:color="000000" w:fill="FFFFFF"/>
            <w:noWrap/>
            <w:vAlign w:val="center"/>
            <w:hideMark/>
          </w:tcPr>
          <w:p w14:paraId="634AC1A8" w14:textId="731C971D"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382,553</w:t>
            </w:r>
          </w:p>
        </w:tc>
        <w:tc>
          <w:tcPr>
            <w:tcW w:w="722" w:type="dxa"/>
            <w:shd w:val="clear" w:color="000000" w:fill="F2F2F2"/>
            <w:noWrap/>
            <w:vAlign w:val="center"/>
            <w:hideMark/>
          </w:tcPr>
          <w:p w14:paraId="45F4315B" w14:textId="28C4535F"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0.09</w:t>
            </w:r>
          </w:p>
        </w:tc>
        <w:tc>
          <w:tcPr>
            <w:tcW w:w="973" w:type="dxa"/>
            <w:shd w:val="clear" w:color="000000" w:fill="FFFFFF"/>
            <w:noWrap/>
            <w:vAlign w:val="center"/>
            <w:hideMark/>
          </w:tcPr>
          <w:p w14:paraId="44165C68" w14:textId="59149DB4"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279,276</w:t>
            </w:r>
          </w:p>
        </w:tc>
        <w:tc>
          <w:tcPr>
            <w:tcW w:w="1002" w:type="dxa"/>
            <w:shd w:val="clear" w:color="000000" w:fill="FFFFFF"/>
            <w:noWrap/>
            <w:vAlign w:val="center"/>
            <w:hideMark/>
          </w:tcPr>
          <w:p w14:paraId="28E3CE49" w14:textId="2F6A646C"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w:t>
            </w:r>
          </w:p>
        </w:tc>
        <w:tc>
          <w:tcPr>
            <w:tcW w:w="843" w:type="dxa"/>
            <w:shd w:val="clear" w:color="000000" w:fill="F2F2F2"/>
            <w:noWrap/>
            <w:vAlign w:val="center"/>
            <w:hideMark/>
          </w:tcPr>
          <w:p w14:paraId="466D8B74" w14:textId="270F0AE9"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0.42</w:t>
            </w:r>
          </w:p>
        </w:tc>
      </w:tr>
      <w:tr w:rsidR="001A4F1F" w:rsidRPr="00AC2C7C" w14:paraId="72932D58" w14:textId="77777777" w:rsidTr="001A4F1F">
        <w:trPr>
          <w:trHeight w:val="20"/>
        </w:trPr>
        <w:tc>
          <w:tcPr>
            <w:tcW w:w="1555" w:type="dxa"/>
            <w:shd w:val="clear" w:color="auto" w:fill="auto"/>
            <w:noWrap/>
            <w:vAlign w:val="center"/>
            <w:hideMark/>
          </w:tcPr>
          <w:p w14:paraId="5331F99D" w14:textId="77777777" w:rsidR="001A4F1F" w:rsidRPr="00AC2C7C" w:rsidRDefault="001A4F1F" w:rsidP="001A4F1F">
            <w:pPr>
              <w:spacing w:line="240" w:lineRule="auto"/>
              <w:jc w:val="right"/>
              <w:rPr>
                <w:rFonts w:ascii="Arial" w:eastAsia="Times New Roman" w:hAnsi="Arial"/>
                <w:color w:val="auto"/>
                <w:sz w:val="14"/>
                <w:szCs w:val="14"/>
                <w:lang w:eastAsia="en-GB"/>
              </w:rPr>
            </w:pPr>
            <w:proofErr w:type="spellStart"/>
            <w:r w:rsidRPr="00AC2C7C">
              <w:rPr>
                <w:rFonts w:ascii="Arial" w:eastAsia="Times New Roman" w:hAnsi="Arial"/>
                <w:color w:val="auto"/>
                <w:sz w:val="14"/>
                <w:szCs w:val="14"/>
                <w:lang w:eastAsia="en-GB"/>
              </w:rPr>
              <w:t>Kambar</w:t>
            </w:r>
            <w:proofErr w:type="spellEnd"/>
            <w:r w:rsidRPr="00AC2C7C">
              <w:rPr>
                <w:rFonts w:ascii="Arial" w:eastAsia="Times New Roman" w:hAnsi="Arial"/>
                <w:color w:val="auto"/>
                <w:sz w:val="14"/>
                <w:szCs w:val="14"/>
                <w:lang w:eastAsia="en-GB"/>
              </w:rPr>
              <w:t xml:space="preserve"> </w:t>
            </w:r>
            <w:proofErr w:type="spellStart"/>
            <w:r w:rsidRPr="00AC2C7C">
              <w:rPr>
                <w:rFonts w:ascii="Arial" w:eastAsia="Times New Roman" w:hAnsi="Arial"/>
                <w:color w:val="auto"/>
                <w:sz w:val="14"/>
                <w:szCs w:val="14"/>
                <w:lang w:eastAsia="en-GB"/>
              </w:rPr>
              <w:t>Shahdadkot</w:t>
            </w:r>
            <w:proofErr w:type="spellEnd"/>
          </w:p>
        </w:tc>
        <w:tc>
          <w:tcPr>
            <w:tcW w:w="932" w:type="dxa"/>
            <w:shd w:val="clear" w:color="000000" w:fill="FFFFFF"/>
            <w:noWrap/>
            <w:vAlign w:val="center"/>
            <w:hideMark/>
          </w:tcPr>
          <w:p w14:paraId="3F41D4FA" w14:textId="4C8EE28E"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159,094</w:t>
            </w:r>
          </w:p>
        </w:tc>
        <w:tc>
          <w:tcPr>
            <w:tcW w:w="1002" w:type="dxa"/>
            <w:shd w:val="clear" w:color="000000" w:fill="FFFFFF"/>
            <w:noWrap/>
            <w:vAlign w:val="center"/>
            <w:hideMark/>
          </w:tcPr>
          <w:p w14:paraId="5B944599" w14:textId="41389654"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143,280</w:t>
            </w:r>
          </w:p>
        </w:tc>
        <w:tc>
          <w:tcPr>
            <w:tcW w:w="759" w:type="dxa"/>
            <w:shd w:val="clear" w:color="000000" w:fill="F2F2F2"/>
            <w:noWrap/>
            <w:vAlign w:val="center"/>
            <w:hideMark/>
          </w:tcPr>
          <w:p w14:paraId="623EE30F" w14:textId="1D01EED1"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1.11</w:t>
            </w:r>
          </w:p>
        </w:tc>
        <w:tc>
          <w:tcPr>
            <w:tcW w:w="992" w:type="dxa"/>
            <w:shd w:val="clear" w:color="000000" w:fill="FFFFFF"/>
            <w:noWrap/>
            <w:vAlign w:val="center"/>
            <w:hideMark/>
          </w:tcPr>
          <w:p w14:paraId="2199A68B" w14:textId="47D592CE"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31,136</w:t>
            </w:r>
          </w:p>
        </w:tc>
        <w:tc>
          <w:tcPr>
            <w:tcW w:w="1002" w:type="dxa"/>
            <w:shd w:val="clear" w:color="000000" w:fill="FFFFFF"/>
            <w:noWrap/>
            <w:vAlign w:val="center"/>
            <w:hideMark/>
          </w:tcPr>
          <w:p w14:paraId="1E96F226" w14:textId="7A3C6839"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50,285</w:t>
            </w:r>
          </w:p>
        </w:tc>
        <w:tc>
          <w:tcPr>
            <w:tcW w:w="722" w:type="dxa"/>
            <w:shd w:val="clear" w:color="000000" w:fill="F2F2F2"/>
            <w:noWrap/>
            <w:vAlign w:val="center"/>
            <w:hideMark/>
          </w:tcPr>
          <w:p w14:paraId="1FD45281" w14:textId="4B8FAA9A"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0.62</w:t>
            </w:r>
          </w:p>
        </w:tc>
        <w:tc>
          <w:tcPr>
            <w:tcW w:w="973" w:type="dxa"/>
            <w:shd w:val="clear" w:color="000000" w:fill="FFFFFF"/>
            <w:noWrap/>
            <w:vAlign w:val="center"/>
            <w:hideMark/>
          </w:tcPr>
          <w:p w14:paraId="2F6DE945" w14:textId="08247324"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207,546</w:t>
            </w:r>
          </w:p>
        </w:tc>
        <w:tc>
          <w:tcPr>
            <w:tcW w:w="1002" w:type="dxa"/>
            <w:shd w:val="clear" w:color="000000" w:fill="FFFFFF"/>
            <w:noWrap/>
            <w:vAlign w:val="center"/>
            <w:hideMark/>
          </w:tcPr>
          <w:p w14:paraId="269ABDB5" w14:textId="3C28CC7B"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w:t>
            </w:r>
          </w:p>
        </w:tc>
        <w:tc>
          <w:tcPr>
            <w:tcW w:w="843" w:type="dxa"/>
            <w:shd w:val="clear" w:color="000000" w:fill="F2F2F2"/>
            <w:noWrap/>
            <w:vAlign w:val="center"/>
            <w:hideMark/>
          </w:tcPr>
          <w:p w14:paraId="196C80BA" w14:textId="2825C21D"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0.42</w:t>
            </w:r>
          </w:p>
        </w:tc>
      </w:tr>
      <w:tr w:rsidR="001A4F1F" w:rsidRPr="00AC2C7C" w14:paraId="45F3C2EC" w14:textId="77777777" w:rsidTr="001A4F1F">
        <w:trPr>
          <w:trHeight w:val="20"/>
        </w:trPr>
        <w:tc>
          <w:tcPr>
            <w:tcW w:w="1555" w:type="dxa"/>
            <w:shd w:val="clear" w:color="auto" w:fill="auto"/>
            <w:noWrap/>
            <w:vAlign w:val="center"/>
            <w:hideMark/>
          </w:tcPr>
          <w:p w14:paraId="133F77A4" w14:textId="77777777" w:rsidR="001A4F1F" w:rsidRPr="00AC2C7C" w:rsidRDefault="001A4F1F" w:rsidP="001A4F1F">
            <w:pPr>
              <w:spacing w:line="240" w:lineRule="auto"/>
              <w:jc w:val="right"/>
              <w:rPr>
                <w:rFonts w:ascii="Arial" w:eastAsia="Times New Roman" w:hAnsi="Arial"/>
                <w:color w:val="auto"/>
                <w:sz w:val="14"/>
                <w:szCs w:val="14"/>
                <w:lang w:eastAsia="en-GB"/>
              </w:rPr>
            </w:pPr>
            <w:proofErr w:type="spellStart"/>
            <w:r w:rsidRPr="00AC2C7C">
              <w:rPr>
                <w:rFonts w:ascii="Arial" w:eastAsia="Times New Roman" w:hAnsi="Arial"/>
                <w:color w:val="auto"/>
                <w:sz w:val="14"/>
                <w:szCs w:val="14"/>
                <w:lang w:eastAsia="en-GB"/>
              </w:rPr>
              <w:t>Kashmore</w:t>
            </w:r>
            <w:proofErr w:type="spellEnd"/>
          </w:p>
        </w:tc>
        <w:tc>
          <w:tcPr>
            <w:tcW w:w="932" w:type="dxa"/>
            <w:shd w:val="clear" w:color="000000" w:fill="FFFFFF"/>
            <w:noWrap/>
            <w:vAlign w:val="center"/>
            <w:hideMark/>
          </w:tcPr>
          <w:p w14:paraId="04DD8CFF" w14:textId="1E64160E"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483,121</w:t>
            </w:r>
          </w:p>
        </w:tc>
        <w:tc>
          <w:tcPr>
            <w:tcW w:w="1002" w:type="dxa"/>
            <w:shd w:val="clear" w:color="000000" w:fill="FFFFFF"/>
            <w:noWrap/>
            <w:vAlign w:val="center"/>
            <w:hideMark/>
          </w:tcPr>
          <w:p w14:paraId="4276D1E0" w14:textId="4D6CBEAC"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304,524</w:t>
            </w:r>
          </w:p>
        </w:tc>
        <w:tc>
          <w:tcPr>
            <w:tcW w:w="759" w:type="dxa"/>
            <w:shd w:val="clear" w:color="000000" w:fill="F2F2F2"/>
            <w:noWrap/>
            <w:vAlign w:val="center"/>
            <w:hideMark/>
          </w:tcPr>
          <w:p w14:paraId="635E63E7" w14:textId="09FE4A7B"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1.59</w:t>
            </w:r>
          </w:p>
        </w:tc>
        <w:tc>
          <w:tcPr>
            <w:tcW w:w="992" w:type="dxa"/>
            <w:shd w:val="clear" w:color="000000" w:fill="FFFFFF"/>
            <w:noWrap/>
            <w:vAlign w:val="center"/>
            <w:hideMark/>
          </w:tcPr>
          <w:p w14:paraId="372B737A" w14:textId="5EA756DA"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30,589</w:t>
            </w:r>
          </w:p>
        </w:tc>
        <w:tc>
          <w:tcPr>
            <w:tcW w:w="1002" w:type="dxa"/>
            <w:shd w:val="clear" w:color="000000" w:fill="FFFFFF"/>
            <w:noWrap/>
            <w:vAlign w:val="center"/>
            <w:hideMark/>
          </w:tcPr>
          <w:p w14:paraId="18F9F201" w14:textId="43557502"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14,545</w:t>
            </w:r>
          </w:p>
        </w:tc>
        <w:tc>
          <w:tcPr>
            <w:tcW w:w="722" w:type="dxa"/>
            <w:shd w:val="clear" w:color="000000" w:fill="F2F2F2"/>
            <w:noWrap/>
            <w:vAlign w:val="center"/>
            <w:hideMark/>
          </w:tcPr>
          <w:p w14:paraId="47C5CC4E" w14:textId="2471670E"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2.10</w:t>
            </w:r>
          </w:p>
        </w:tc>
        <w:tc>
          <w:tcPr>
            <w:tcW w:w="973" w:type="dxa"/>
            <w:shd w:val="clear" w:color="000000" w:fill="FFFFFF"/>
            <w:noWrap/>
            <w:vAlign w:val="center"/>
            <w:hideMark/>
          </w:tcPr>
          <w:p w14:paraId="0A3BB22B" w14:textId="537A42FB"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168,565</w:t>
            </w:r>
          </w:p>
        </w:tc>
        <w:tc>
          <w:tcPr>
            <w:tcW w:w="1002" w:type="dxa"/>
            <w:shd w:val="clear" w:color="000000" w:fill="FFFFFF"/>
            <w:noWrap/>
            <w:vAlign w:val="center"/>
            <w:hideMark/>
          </w:tcPr>
          <w:p w14:paraId="2F2EC954" w14:textId="06268075"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w:t>
            </w:r>
          </w:p>
        </w:tc>
        <w:tc>
          <w:tcPr>
            <w:tcW w:w="843" w:type="dxa"/>
            <w:shd w:val="clear" w:color="000000" w:fill="F2F2F2"/>
            <w:noWrap/>
            <w:vAlign w:val="center"/>
            <w:hideMark/>
          </w:tcPr>
          <w:p w14:paraId="30EE6DB7" w14:textId="3498C79D" w:rsidR="001A4F1F" w:rsidRPr="00AC2C7C" w:rsidRDefault="001A4F1F" w:rsidP="001A4F1F">
            <w:pPr>
              <w:spacing w:line="240" w:lineRule="auto"/>
              <w:jc w:val="center"/>
              <w:rPr>
                <w:rFonts w:ascii="Arial" w:eastAsia="Times New Roman" w:hAnsi="Arial"/>
                <w:color w:val="auto"/>
                <w:sz w:val="14"/>
                <w:szCs w:val="14"/>
                <w:lang w:eastAsia="en-GB"/>
              </w:rPr>
            </w:pPr>
            <w:r>
              <w:rPr>
                <w:rFonts w:ascii="Arial" w:hAnsi="Arial"/>
                <w:sz w:val="14"/>
                <w:szCs w:val="14"/>
              </w:rPr>
              <w:t>0.42</w:t>
            </w:r>
          </w:p>
        </w:tc>
      </w:tr>
    </w:tbl>
    <w:p w14:paraId="25E1EAA2" w14:textId="10179E5C" w:rsidR="0047093D" w:rsidRDefault="0047093D" w:rsidP="00DA34A3">
      <w:pPr>
        <w:pStyle w:val="Normalnumbered"/>
        <w:numPr>
          <w:ilvl w:val="0"/>
          <w:numId w:val="0"/>
        </w:numPr>
        <w:ind w:left="76"/>
        <w:rPr>
          <w:b/>
        </w:rPr>
      </w:pPr>
    </w:p>
    <w:p w14:paraId="7522DE2D" w14:textId="77777777" w:rsidR="00542A1E" w:rsidRDefault="00542A1E" w:rsidP="00DA34A3">
      <w:pPr>
        <w:pStyle w:val="Normalnumbered"/>
        <w:numPr>
          <w:ilvl w:val="0"/>
          <w:numId w:val="0"/>
        </w:numPr>
        <w:ind w:left="76"/>
        <w:rPr>
          <w:b/>
        </w:rPr>
      </w:pPr>
    </w:p>
    <w:p w14:paraId="3F05AE3F" w14:textId="0F0122B4" w:rsidR="00CB1FB8" w:rsidRPr="003114B6" w:rsidRDefault="008B2F2C" w:rsidP="00CB1FB8">
      <w:pPr>
        <w:pStyle w:val="Normalnumbered"/>
      </w:pPr>
      <w:r>
        <w:t xml:space="preserve">The </w:t>
      </w:r>
      <w:r w:rsidR="00D97953">
        <w:t xml:space="preserve">baseline </w:t>
      </w:r>
      <w:r>
        <w:t xml:space="preserve">coverage for </w:t>
      </w:r>
      <w:r w:rsidR="00A75C93">
        <w:t>this interven</w:t>
      </w:r>
      <w:r w:rsidR="007304FE">
        <w:t>t</w:t>
      </w:r>
      <w:r w:rsidR="00A75C93">
        <w:t>ion</w:t>
      </w:r>
      <w:r>
        <w:t xml:space="preserve"> was </w:t>
      </w:r>
      <w:r w:rsidR="00A11DFA">
        <w:t>estimated</w:t>
      </w:r>
      <w:r>
        <w:t xml:space="preserve"> </w:t>
      </w:r>
      <w:r w:rsidR="0047093D" w:rsidRPr="003114B6">
        <w:t xml:space="preserve">as percentage of </w:t>
      </w:r>
      <w:r w:rsidR="00A75C93">
        <w:t>PLWs</w:t>
      </w:r>
      <w:r w:rsidR="0047093D" w:rsidRPr="003114B6">
        <w:t xml:space="preserve"> who received counselling on </w:t>
      </w:r>
      <w:r w:rsidR="00A75C93">
        <w:t>IYCF</w:t>
      </w:r>
      <w:r w:rsidR="003E16BC">
        <w:t xml:space="preserve"> in 2019</w:t>
      </w:r>
      <w:r w:rsidR="0047093D" w:rsidRPr="003114B6">
        <w:t xml:space="preserve">. </w:t>
      </w:r>
      <w:r w:rsidR="003E16BC">
        <w:t>The average for Sindh was estimated at around 23%</w:t>
      </w:r>
      <w:r w:rsidR="00CB1FB8">
        <w:t xml:space="preserve">, with the highest coverage rates reported in the districts covered by the NSP.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329"/>
        <w:gridCol w:w="1446"/>
      </w:tblGrid>
      <w:tr w:rsidR="00C06248" w:rsidRPr="001950BF" w14:paraId="7C0D13EB" w14:textId="77777777" w:rsidTr="003114B6">
        <w:trPr>
          <w:trHeight w:val="631"/>
        </w:trPr>
        <w:tc>
          <w:tcPr>
            <w:tcW w:w="4188" w:type="dxa"/>
            <w:gridSpan w:val="3"/>
            <w:shd w:val="clear" w:color="auto" w:fill="D9D9D9" w:themeFill="background1" w:themeFillShade="D9"/>
            <w:vAlign w:val="center"/>
          </w:tcPr>
          <w:p w14:paraId="6FA730EE" w14:textId="49D7D67F" w:rsidR="00C06248" w:rsidRPr="001950BF" w:rsidRDefault="00C06248" w:rsidP="003114B6">
            <w:pPr>
              <w:spacing w:line="240" w:lineRule="auto"/>
              <w:jc w:val="center"/>
              <w:rPr>
                <w:rFonts w:ascii="Arial" w:eastAsia="Times New Roman" w:hAnsi="Arial"/>
                <w:b/>
                <w:bCs/>
                <w:color w:val="auto"/>
                <w:sz w:val="14"/>
                <w:szCs w:val="14"/>
                <w:lang w:eastAsia="en-GB"/>
              </w:rPr>
            </w:pPr>
            <w:r w:rsidRPr="001950BF">
              <w:rPr>
                <w:rFonts w:ascii="Arial" w:eastAsia="Times New Roman" w:hAnsi="Arial"/>
                <w:b/>
                <w:bCs/>
                <w:color w:val="auto"/>
                <w:sz w:val="14"/>
                <w:szCs w:val="14"/>
                <w:lang w:eastAsia="en-GB"/>
              </w:rPr>
              <w:t>Baseline coverage</w:t>
            </w:r>
            <w:r w:rsidRPr="001950BF">
              <w:rPr>
                <w:rFonts w:ascii="Arial" w:eastAsia="Times New Roman" w:hAnsi="Arial"/>
                <w:b/>
                <w:bCs/>
                <w:color w:val="auto"/>
                <w:sz w:val="14"/>
                <w:szCs w:val="14"/>
                <w:lang w:eastAsia="en-GB"/>
              </w:rPr>
              <w:br/>
              <w:t>(2019)</w:t>
            </w:r>
          </w:p>
        </w:tc>
      </w:tr>
      <w:tr w:rsidR="001950BF" w:rsidRPr="001950BF" w14:paraId="4AD24F39" w14:textId="77777777" w:rsidTr="00C06248">
        <w:trPr>
          <w:trHeight w:val="413"/>
        </w:trPr>
        <w:tc>
          <w:tcPr>
            <w:tcW w:w="1413" w:type="dxa"/>
            <w:vAlign w:val="center"/>
          </w:tcPr>
          <w:p w14:paraId="65D9CAD0" w14:textId="5DA1B075" w:rsidR="001950BF" w:rsidRPr="00B86429" w:rsidRDefault="00C253A5" w:rsidP="00C06248">
            <w:pPr>
              <w:spacing w:line="240" w:lineRule="auto"/>
              <w:jc w:val="center"/>
              <w:rPr>
                <w:rFonts w:ascii="Arial" w:eastAsia="Times New Roman" w:hAnsi="Arial"/>
                <w:b/>
                <w:bCs/>
                <w:color w:val="auto"/>
                <w:sz w:val="14"/>
                <w:szCs w:val="14"/>
                <w:lang w:eastAsia="en-GB"/>
              </w:rPr>
            </w:pPr>
            <w:r w:rsidRPr="00B86429">
              <w:rPr>
                <w:rFonts w:ascii="Arial" w:eastAsia="Times New Roman" w:hAnsi="Arial"/>
                <w:b/>
                <w:bCs/>
                <w:color w:val="auto"/>
                <w:sz w:val="14"/>
                <w:szCs w:val="14"/>
                <w:lang w:eastAsia="en-GB"/>
              </w:rPr>
              <w:t>Programme</w:t>
            </w:r>
          </w:p>
        </w:tc>
        <w:tc>
          <w:tcPr>
            <w:tcW w:w="1329" w:type="dxa"/>
            <w:shd w:val="clear" w:color="auto" w:fill="auto"/>
            <w:noWrap/>
            <w:vAlign w:val="center"/>
            <w:hideMark/>
          </w:tcPr>
          <w:p w14:paraId="64087C5E" w14:textId="6B092CB1" w:rsidR="001950BF" w:rsidRPr="001950BF" w:rsidRDefault="001950BF" w:rsidP="00C06248">
            <w:pPr>
              <w:spacing w:line="240" w:lineRule="auto"/>
              <w:jc w:val="center"/>
              <w:rPr>
                <w:rFonts w:ascii="Arial" w:eastAsia="Times New Roman" w:hAnsi="Arial"/>
                <w:b/>
                <w:bCs/>
                <w:color w:val="auto"/>
                <w:sz w:val="14"/>
                <w:szCs w:val="14"/>
                <w:lang w:eastAsia="en-GB"/>
              </w:rPr>
            </w:pPr>
            <w:r w:rsidRPr="001950BF">
              <w:rPr>
                <w:rFonts w:ascii="Arial" w:eastAsia="Times New Roman" w:hAnsi="Arial"/>
                <w:b/>
                <w:bCs/>
                <w:color w:val="auto"/>
                <w:sz w:val="14"/>
                <w:szCs w:val="14"/>
                <w:lang w:eastAsia="en-GB"/>
              </w:rPr>
              <w:t>Province/District</w:t>
            </w:r>
          </w:p>
        </w:tc>
        <w:tc>
          <w:tcPr>
            <w:tcW w:w="0" w:type="auto"/>
            <w:shd w:val="clear" w:color="000000" w:fill="FFFFFF"/>
            <w:vAlign w:val="center"/>
            <w:hideMark/>
          </w:tcPr>
          <w:p w14:paraId="34981E61" w14:textId="34D69223" w:rsidR="001950BF" w:rsidRPr="001950BF" w:rsidRDefault="00B86429" w:rsidP="00C06248">
            <w:pPr>
              <w:spacing w:line="240" w:lineRule="auto"/>
              <w:jc w:val="center"/>
              <w:rPr>
                <w:rFonts w:ascii="Arial" w:eastAsia="Times New Roman" w:hAnsi="Arial"/>
                <w:b/>
                <w:bCs/>
                <w:color w:val="auto"/>
                <w:sz w:val="14"/>
                <w:szCs w:val="14"/>
                <w:lang w:eastAsia="en-GB"/>
              </w:rPr>
            </w:pPr>
            <w:r w:rsidRPr="00B86429">
              <w:rPr>
                <w:rFonts w:ascii="Arial" w:eastAsia="Times New Roman" w:hAnsi="Arial"/>
                <w:b/>
                <w:bCs/>
                <w:color w:val="auto"/>
                <w:sz w:val="14"/>
                <w:szCs w:val="14"/>
                <w:lang w:eastAsia="en-GB"/>
              </w:rPr>
              <w:t>IYCF</w:t>
            </w:r>
          </w:p>
        </w:tc>
      </w:tr>
      <w:tr w:rsidR="001950BF" w:rsidRPr="001950BF" w14:paraId="4F4DF99E" w14:textId="77777777" w:rsidTr="003114B6">
        <w:trPr>
          <w:trHeight w:val="418"/>
        </w:trPr>
        <w:tc>
          <w:tcPr>
            <w:tcW w:w="1413" w:type="dxa"/>
            <w:shd w:val="clear" w:color="000000" w:fill="FFFFFF"/>
          </w:tcPr>
          <w:p w14:paraId="7478C525" w14:textId="77777777" w:rsidR="001950BF" w:rsidRPr="001950BF" w:rsidRDefault="001950BF" w:rsidP="001950BF">
            <w:pPr>
              <w:spacing w:line="240" w:lineRule="auto"/>
              <w:jc w:val="right"/>
              <w:rPr>
                <w:rFonts w:ascii="Arial" w:eastAsia="Times New Roman" w:hAnsi="Arial"/>
                <w:b/>
                <w:bCs/>
                <w:color w:val="auto"/>
                <w:sz w:val="14"/>
                <w:szCs w:val="14"/>
                <w:lang w:eastAsia="en-GB"/>
              </w:rPr>
            </w:pPr>
          </w:p>
        </w:tc>
        <w:tc>
          <w:tcPr>
            <w:tcW w:w="1329" w:type="dxa"/>
            <w:shd w:val="clear" w:color="000000" w:fill="FFFFFF"/>
            <w:noWrap/>
            <w:vAlign w:val="center"/>
            <w:hideMark/>
          </w:tcPr>
          <w:p w14:paraId="01360B56" w14:textId="32FECFDB" w:rsidR="001950BF" w:rsidRPr="001950BF" w:rsidRDefault="001950BF" w:rsidP="001950BF">
            <w:pPr>
              <w:spacing w:line="240" w:lineRule="auto"/>
              <w:jc w:val="right"/>
              <w:rPr>
                <w:rFonts w:ascii="Arial" w:eastAsia="Times New Roman" w:hAnsi="Arial"/>
                <w:b/>
                <w:bCs/>
                <w:color w:val="auto"/>
                <w:sz w:val="14"/>
                <w:szCs w:val="14"/>
                <w:lang w:eastAsia="en-GB"/>
              </w:rPr>
            </w:pPr>
            <w:r w:rsidRPr="001950BF">
              <w:rPr>
                <w:rFonts w:ascii="Arial" w:eastAsia="Times New Roman" w:hAnsi="Arial"/>
                <w:b/>
                <w:bCs/>
                <w:color w:val="auto"/>
                <w:sz w:val="14"/>
                <w:szCs w:val="14"/>
                <w:lang w:eastAsia="en-GB"/>
              </w:rPr>
              <w:t>Sindh</w:t>
            </w:r>
          </w:p>
        </w:tc>
        <w:tc>
          <w:tcPr>
            <w:tcW w:w="0" w:type="auto"/>
            <w:shd w:val="clear" w:color="auto" w:fill="F2F2F2" w:themeFill="background1" w:themeFillShade="F2"/>
            <w:noWrap/>
            <w:vAlign w:val="center"/>
            <w:hideMark/>
          </w:tcPr>
          <w:p w14:paraId="115D9C9D" w14:textId="77777777" w:rsidR="001950BF" w:rsidRPr="001950BF" w:rsidRDefault="001950BF" w:rsidP="001950BF">
            <w:pPr>
              <w:spacing w:line="240" w:lineRule="auto"/>
              <w:jc w:val="right"/>
              <w:rPr>
                <w:rFonts w:ascii="Arial" w:eastAsia="Times New Roman" w:hAnsi="Arial"/>
                <w:b/>
                <w:bCs/>
                <w:color w:val="auto"/>
                <w:sz w:val="14"/>
                <w:szCs w:val="14"/>
                <w:lang w:eastAsia="en-GB"/>
              </w:rPr>
            </w:pPr>
            <w:r w:rsidRPr="001950BF">
              <w:rPr>
                <w:rFonts w:ascii="Arial" w:eastAsia="Times New Roman" w:hAnsi="Arial"/>
                <w:b/>
                <w:bCs/>
                <w:color w:val="auto"/>
                <w:sz w:val="14"/>
                <w:szCs w:val="14"/>
                <w:lang w:eastAsia="en-GB"/>
              </w:rPr>
              <w:t>23%</w:t>
            </w:r>
          </w:p>
        </w:tc>
      </w:tr>
      <w:tr w:rsidR="00C253A5" w:rsidRPr="001950BF" w14:paraId="48FFE604" w14:textId="77777777" w:rsidTr="00C06248">
        <w:trPr>
          <w:trHeight w:val="180"/>
        </w:trPr>
        <w:tc>
          <w:tcPr>
            <w:tcW w:w="1413" w:type="dxa"/>
            <w:vMerge w:val="restart"/>
            <w:vAlign w:val="center"/>
          </w:tcPr>
          <w:p w14:paraId="0F489475" w14:textId="77777777" w:rsidR="00C253A5" w:rsidRPr="00C96F4F" w:rsidRDefault="00C253A5" w:rsidP="00CB1FB8">
            <w:pPr>
              <w:spacing w:line="240" w:lineRule="auto"/>
              <w:jc w:val="center"/>
              <w:rPr>
                <w:rFonts w:ascii="Arial" w:eastAsia="Times New Roman" w:hAnsi="Arial"/>
                <w:b/>
                <w:bCs/>
                <w:color w:val="000000"/>
                <w:sz w:val="14"/>
                <w:szCs w:val="14"/>
                <w:lang w:eastAsia="en-GB"/>
              </w:rPr>
            </w:pPr>
            <w:r w:rsidRPr="00C96F4F">
              <w:rPr>
                <w:rFonts w:ascii="Arial" w:eastAsia="Times New Roman" w:hAnsi="Arial"/>
                <w:b/>
                <w:bCs/>
                <w:color w:val="000000"/>
                <w:sz w:val="14"/>
                <w:szCs w:val="14"/>
                <w:lang w:eastAsia="en-GB"/>
              </w:rPr>
              <w:t>NSP</w:t>
            </w:r>
          </w:p>
          <w:p w14:paraId="1603F772"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7D6E0BC8" w14:textId="7DB7FA22"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Tahrparkar</w:t>
            </w:r>
            <w:proofErr w:type="spellEnd"/>
          </w:p>
        </w:tc>
        <w:tc>
          <w:tcPr>
            <w:tcW w:w="0" w:type="auto"/>
            <w:shd w:val="clear" w:color="auto" w:fill="auto"/>
            <w:noWrap/>
            <w:vAlign w:val="bottom"/>
            <w:hideMark/>
          </w:tcPr>
          <w:p w14:paraId="01C6F70A"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59%</w:t>
            </w:r>
          </w:p>
        </w:tc>
      </w:tr>
      <w:tr w:rsidR="00C253A5" w:rsidRPr="001950BF" w14:paraId="6587648B" w14:textId="77777777" w:rsidTr="00C06248">
        <w:trPr>
          <w:trHeight w:val="180"/>
        </w:trPr>
        <w:tc>
          <w:tcPr>
            <w:tcW w:w="1413" w:type="dxa"/>
            <w:vMerge/>
            <w:vAlign w:val="center"/>
          </w:tcPr>
          <w:p w14:paraId="0D02F24D"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1C2807D1" w14:textId="74160D23"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Umerkot</w:t>
            </w:r>
            <w:proofErr w:type="spellEnd"/>
          </w:p>
        </w:tc>
        <w:tc>
          <w:tcPr>
            <w:tcW w:w="0" w:type="auto"/>
            <w:shd w:val="clear" w:color="auto" w:fill="auto"/>
            <w:noWrap/>
            <w:vAlign w:val="bottom"/>
            <w:hideMark/>
          </w:tcPr>
          <w:p w14:paraId="46C097AB"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62%</w:t>
            </w:r>
          </w:p>
        </w:tc>
      </w:tr>
      <w:tr w:rsidR="00C253A5" w:rsidRPr="001950BF" w14:paraId="48F53E94" w14:textId="77777777" w:rsidTr="00C06248">
        <w:trPr>
          <w:trHeight w:val="180"/>
        </w:trPr>
        <w:tc>
          <w:tcPr>
            <w:tcW w:w="1413" w:type="dxa"/>
            <w:vMerge/>
            <w:vAlign w:val="center"/>
          </w:tcPr>
          <w:p w14:paraId="7B4129F3"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16291824" w14:textId="4C412BFB"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Sanghar</w:t>
            </w:r>
            <w:proofErr w:type="spellEnd"/>
          </w:p>
        </w:tc>
        <w:tc>
          <w:tcPr>
            <w:tcW w:w="0" w:type="auto"/>
            <w:shd w:val="clear" w:color="auto" w:fill="auto"/>
            <w:noWrap/>
            <w:vAlign w:val="bottom"/>
            <w:hideMark/>
          </w:tcPr>
          <w:p w14:paraId="418FE948"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65%</w:t>
            </w:r>
          </w:p>
        </w:tc>
      </w:tr>
      <w:tr w:rsidR="00C253A5" w:rsidRPr="001950BF" w14:paraId="37BC5466" w14:textId="77777777" w:rsidTr="00C06248">
        <w:trPr>
          <w:trHeight w:val="180"/>
        </w:trPr>
        <w:tc>
          <w:tcPr>
            <w:tcW w:w="1413" w:type="dxa"/>
            <w:vMerge/>
            <w:vAlign w:val="center"/>
          </w:tcPr>
          <w:p w14:paraId="27337BC0"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036EA24A" w14:textId="73E4AFA6"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Jacobabad</w:t>
            </w:r>
          </w:p>
        </w:tc>
        <w:tc>
          <w:tcPr>
            <w:tcW w:w="0" w:type="auto"/>
            <w:shd w:val="clear" w:color="auto" w:fill="auto"/>
            <w:noWrap/>
            <w:vAlign w:val="bottom"/>
            <w:hideMark/>
          </w:tcPr>
          <w:p w14:paraId="4654A149"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25%</w:t>
            </w:r>
          </w:p>
        </w:tc>
      </w:tr>
      <w:tr w:rsidR="00C253A5" w:rsidRPr="001950BF" w14:paraId="634D03AD" w14:textId="77777777" w:rsidTr="00C06248">
        <w:trPr>
          <w:trHeight w:val="180"/>
        </w:trPr>
        <w:tc>
          <w:tcPr>
            <w:tcW w:w="1413" w:type="dxa"/>
            <w:vMerge/>
            <w:vAlign w:val="center"/>
          </w:tcPr>
          <w:p w14:paraId="1277C4A0"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4EFE8F97" w14:textId="71A2ED55"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Larkana</w:t>
            </w:r>
          </w:p>
        </w:tc>
        <w:tc>
          <w:tcPr>
            <w:tcW w:w="0" w:type="auto"/>
            <w:shd w:val="clear" w:color="auto" w:fill="auto"/>
            <w:noWrap/>
            <w:vAlign w:val="bottom"/>
            <w:hideMark/>
          </w:tcPr>
          <w:p w14:paraId="16D77916"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47%</w:t>
            </w:r>
          </w:p>
        </w:tc>
      </w:tr>
      <w:tr w:rsidR="00C253A5" w:rsidRPr="001950BF" w14:paraId="22175B1C" w14:textId="77777777" w:rsidTr="00C06248">
        <w:trPr>
          <w:trHeight w:val="180"/>
        </w:trPr>
        <w:tc>
          <w:tcPr>
            <w:tcW w:w="1413" w:type="dxa"/>
            <w:vMerge/>
            <w:vAlign w:val="center"/>
          </w:tcPr>
          <w:p w14:paraId="2EA12446"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1C92F704" w14:textId="1D2BA68D"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TMK</w:t>
            </w:r>
          </w:p>
        </w:tc>
        <w:tc>
          <w:tcPr>
            <w:tcW w:w="0" w:type="auto"/>
            <w:shd w:val="clear" w:color="auto" w:fill="auto"/>
            <w:noWrap/>
            <w:vAlign w:val="bottom"/>
            <w:hideMark/>
          </w:tcPr>
          <w:p w14:paraId="4D1B0EE6"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44%</w:t>
            </w:r>
          </w:p>
        </w:tc>
      </w:tr>
      <w:tr w:rsidR="00C253A5" w:rsidRPr="001950BF" w14:paraId="20C4C765" w14:textId="77777777" w:rsidTr="00C06248">
        <w:trPr>
          <w:trHeight w:val="180"/>
        </w:trPr>
        <w:tc>
          <w:tcPr>
            <w:tcW w:w="1413" w:type="dxa"/>
            <w:vMerge/>
            <w:vAlign w:val="center"/>
          </w:tcPr>
          <w:p w14:paraId="09EF1254"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750EF492" w14:textId="653A5581"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Badin</w:t>
            </w:r>
          </w:p>
        </w:tc>
        <w:tc>
          <w:tcPr>
            <w:tcW w:w="0" w:type="auto"/>
            <w:shd w:val="clear" w:color="auto" w:fill="auto"/>
            <w:noWrap/>
            <w:vAlign w:val="bottom"/>
            <w:hideMark/>
          </w:tcPr>
          <w:p w14:paraId="59C9761B"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82%</w:t>
            </w:r>
          </w:p>
        </w:tc>
      </w:tr>
      <w:tr w:rsidR="00C253A5" w:rsidRPr="001950BF" w14:paraId="619867FB" w14:textId="77777777" w:rsidTr="00C06248">
        <w:trPr>
          <w:trHeight w:val="180"/>
        </w:trPr>
        <w:tc>
          <w:tcPr>
            <w:tcW w:w="1413" w:type="dxa"/>
            <w:vMerge/>
            <w:vAlign w:val="center"/>
          </w:tcPr>
          <w:p w14:paraId="044EFEA5"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38224283" w14:textId="20E82137"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Kambar</w:t>
            </w:r>
            <w:proofErr w:type="spellEnd"/>
            <w:r w:rsidRPr="001950BF">
              <w:rPr>
                <w:rFonts w:ascii="Arial" w:eastAsia="Times New Roman" w:hAnsi="Arial"/>
                <w:color w:val="auto"/>
                <w:sz w:val="14"/>
                <w:szCs w:val="14"/>
                <w:lang w:eastAsia="en-GB"/>
              </w:rPr>
              <w:t xml:space="preserve"> </w:t>
            </w:r>
            <w:proofErr w:type="spellStart"/>
            <w:r w:rsidRPr="001950BF">
              <w:rPr>
                <w:rFonts w:ascii="Arial" w:eastAsia="Times New Roman" w:hAnsi="Arial"/>
                <w:color w:val="auto"/>
                <w:sz w:val="14"/>
                <w:szCs w:val="14"/>
                <w:lang w:eastAsia="en-GB"/>
              </w:rPr>
              <w:t>Shahdadkot</w:t>
            </w:r>
            <w:proofErr w:type="spellEnd"/>
          </w:p>
        </w:tc>
        <w:tc>
          <w:tcPr>
            <w:tcW w:w="0" w:type="auto"/>
            <w:shd w:val="clear" w:color="auto" w:fill="auto"/>
            <w:noWrap/>
            <w:vAlign w:val="bottom"/>
            <w:hideMark/>
          </w:tcPr>
          <w:p w14:paraId="155E66BF"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68%</w:t>
            </w:r>
          </w:p>
        </w:tc>
      </w:tr>
      <w:tr w:rsidR="00C253A5" w:rsidRPr="001950BF" w14:paraId="354C8B2E" w14:textId="77777777" w:rsidTr="00C06248">
        <w:trPr>
          <w:trHeight w:val="180"/>
        </w:trPr>
        <w:tc>
          <w:tcPr>
            <w:tcW w:w="1413" w:type="dxa"/>
            <w:vMerge/>
            <w:vAlign w:val="center"/>
          </w:tcPr>
          <w:p w14:paraId="7F8BC6EB"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2ED9E3AC" w14:textId="64D5F7AE"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Kashmore</w:t>
            </w:r>
            <w:proofErr w:type="spellEnd"/>
          </w:p>
        </w:tc>
        <w:tc>
          <w:tcPr>
            <w:tcW w:w="0" w:type="auto"/>
            <w:shd w:val="clear" w:color="auto" w:fill="auto"/>
            <w:noWrap/>
            <w:vAlign w:val="bottom"/>
            <w:hideMark/>
          </w:tcPr>
          <w:p w14:paraId="78000F01"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82%</w:t>
            </w:r>
          </w:p>
        </w:tc>
      </w:tr>
      <w:tr w:rsidR="00C253A5" w:rsidRPr="001950BF" w14:paraId="0C32C665" w14:textId="77777777" w:rsidTr="00C06248">
        <w:trPr>
          <w:trHeight w:val="180"/>
        </w:trPr>
        <w:tc>
          <w:tcPr>
            <w:tcW w:w="1413" w:type="dxa"/>
            <w:vMerge w:val="restart"/>
            <w:vAlign w:val="center"/>
          </w:tcPr>
          <w:p w14:paraId="397D2C1F" w14:textId="6E74170E" w:rsidR="00C253A5" w:rsidRPr="001950BF" w:rsidRDefault="00C253A5" w:rsidP="00CB1FB8">
            <w:pPr>
              <w:spacing w:line="240" w:lineRule="auto"/>
              <w:jc w:val="center"/>
              <w:rPr>
                <w:rFonts w:ascii="Arial" w:eastAsia="Times New Roman" w:hAnsi="Arial"/>
                <w:color w:val="auto"/>
                <w:sz w:val="14"/>
                <w:szCs w:val="14"/>
                <w:lang w:eastAsia="en-GB"/>
              </w:rPr>
            </w:pPr>
            <w:r w:rsidRPr="00C96F4F">
              <w:rPr>
                <w:rFonts w:ascii="Arial" w:eastAsia="Times New Roman" w:hAnsi="Arial"/>
                <w:b/>
                <w:bCs/>
                <w:color w:val="000000"/>
                <w:sz w:val="14"/>
                <w:szCs w:val="14"/>
                <w:lang w:eastAsia="en-GB"/>
              </w:rPr>
              <w:t>UNICEF</w:t>
            </w:r>
          </w:p>
        </w:tc>
        <w:tc>
          <w:tcPr>
            <w:tcW w:w="1329" w:type="dxa"/>
            <w:shd w:val="clear" w:color="auto" w:fill="auto"/>
            <w:noWrap/>
            <w:vAlign w:val="bottom"/>
            <w:hideMark/>
          </w:tcPr>
          <w:p w14:paraId="54843A41" w14:textId="5CBF7F22"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Ghotki</w:t>
            </w:r>
          </w:p>
        </w:tc>
        <w:tc>
          <w:tcPr>
            <w:tcW w:w="0" w:type="auto"/>
            <w:shd w:val="clear" w:color="auto" w:fill="auto"/>
            <w:noWrap/>
            <w:vAlign w:val="bottom"/>
            <w:hideMark/>
          </w:tcPr>
          <w:p w14:paraId="6FBBA195"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6%</w:t>
            </w:r>
          </w:p>
        </w:tc>
      </w:tr>
      <w:tr w:rsidR="00C253A5" w:rsidRPr="001950BF" w14:paraId="5885668C" w14:textId="77777777" w:rsidTr="00C06248">
        <w:trPr>
          <w:trHeight w:val="180"/>
        </w:trPr>
        <w:tc>
          <w:tcPr>
            <w:tcW w:w="1413" w:type="dxa"/>
            <w:vMerge/>
            <w:vAlign w:val="center"/>
          </w:tcPr>
          <w:p w14:paraId="25DAC19E"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12F1CE83" w14:textId="62C7CB9A"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Khairpur</w:t>
            </w:r>
          </w:p>
        </w:tc>
        <w:tc>
          <w:tcPr>
            <w:tcW w:w="0" w:type="auto"/>
            <w:shd w:val="clear" w:color="auto" w:fill="auto"/>
            <w:noWrap/>
            <w:vAlign w:val="bottom"/>
            <w:hideMark/>
          </w:tcPr>
          <w:p w14:paraId="618C2572"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58%</w:t>
            </w:r>
          </w:p>
        </w:tc>
      </w:tr>
      <w:tr w:rsidR="00C253A5" w:rsidRPr="001950BF" w14:paraId="3A9835E7" w14:textId="77777777" w:rsidTr="00C06248">
        <w:trPr>
          <w:trHeight w:val="180"/>
        </w:trPr>
        <w:tc>
          <w:tcPr>
            <w:tcW w:w="1413" w:type="dxa"/>
            <w:vMerge/>
            <w:vAlign w:val="center"/>
          </w:tcPr>
          <w:p w14:paraId="0BAA1E61"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10BBE46D" w14:textId="54F9BBE5"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Naushero</w:t>
            </w:r>
            <w:proofErr w:type="spellEnd"/>
            <w:r w:rsidRPr="001950BF">
              <w:rPr>
                <w:rFonts w:ascii="Arial" w:eastAsia="Times New Roman" w:hAnsi="Arial"/>
                <w:color w:val="auto"/>
                <w:sz w:val="14"/>
                <w:szCs w:val="14"/>
                <w:lang w:eastAsia="en-GB"/>
              </w:rPr>
              <w:t xml:space="preserve"> </w:t>
            </w:r>
            <w:proofErr w:type="spellStart"/>
            <w:r w:rsidRPr="001950BF">
              <w:rPr>
                <w:rFonts w:ascii="Arial" w:eastAsia="Times New Roman" w:hAnsi="Arial"/>
                <w:color w:val="auto"/>
                <w:sz w:val="14"/>
                <w:szCs w:val="14"/>
                <w:lang w:eastAsia="en-GB"/>
              </w:rPr>
              <w:t>Feroze</w:t>
            </w:r>
            <w:proofErr w:type="spellEnd"/>
          </w:p>
        </w:tc>
        <w:tc>
          <w:tcPr>
            <w:tcW w:w="0" w:type="auto"/>
            <w:shd w:val="clear" w:color="auto" w:fill="auto"/>
            <w:noWrap/>
            <w:vAlign w:val="bottom"/>
            <w:hideMark/>
          </w:tcPr>
          <w:p w14:paraId="1336DBBA"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41%</w:t>
            </w:r>
          </w:p>
        </w:tc>
      </w:tr>
      <w:tr w:rsidR="00C253A5" w:rsidRPr="001950BF" w14:paraId="5FA24BB7" w14:textId="77777777" w:rsidTr="00C06248">
        <w:trPr>
          <w:trHeight w:val="180"/>
        </w:trPr>
        <w:tc>
          <w:tcPr>
            <w:tcW w:w="1413" w:type="dxa"/>
            <w:vMerge w:val="restart"/>
            <w:vAlign w:val="center"/>
          </w:tcPr>
          <w:p w14:paraId="76A56A05" w14:textId="77777777" w:rsidR="00C253A5" w:rsidRPr="00C96F4F" w:rsidRDefault="00C253A5" w:rsidP="00CB1FB8">
            <w:pPr>
              <w:spacing w:line="240" w:lineRule="auto"/>
              <w:jc w:val="center"/>
              <w:rPr>
                <w:rFonts w:ascii="Arial" w:eastAsia="Times New Roman" w:hAnsi="Arial"/>
                <w:b/>
                <w:bCs/>
                <w:color w:val="auto"/>
                <w:sz w:val="14"/>
                <w:szCs w:val="14"/>
                <w:lang w:eastAsia="en-GB"/>
              </w:rPr>
            </w:pPr>
            <w:r w:rsidRPr="00C96F4F">
              <w:rPr>
                <w:rFonts w:ascii="Arial" w:eastAsia="Times New Roman" w:hAnsi="Arial"/>
                <w:b/>
                <w:bCs/>
                <w:color w:val="000000"/>
                <w:sz w:val="14"/>
                <w:szCs w:val="14"/>
                <w:lang w:eastAsia="en-GB"/>
              </w:rPr>
              <w:t>EU WINS</w:t>
            </w:r>
          </w:p>
          <w:p w14:paraId="1C1D92A2"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7C58B5C2" w14:textId="08B82985"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Dadu</w:t>
            </w:r>
            <w:proofErr w:type="spellEnd"/>
          </w:p>
        </w:tc>
        <w:tc>
          <w:tcPr>
            <w:tcW w:w="0" w:type="auto"/>
            <w:shd w:val="clear" w:color="auto" w:fill="auto"/>
            <w:noWrap/>
            <w:vAlign w:val="bottom"/>
            <w:hideMark/>
          </w:tcPr>
          <w:p w14:paraId="7241C152"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66%</w:t>
            </w:r>
          </w:p>
        </w:tc>
      </w:tr>
      <w:tr w:rsidR="00C253A5" w:rsidRPr="001950BF" w14:paraId="1DEE0ECC" w14:textId="77777777" w:rsidTr="00C06248">
        <w:trPr>
          <w:trHeight w:val="180"/>
        </w:trPr>
        <w:tc>
          <w:tcPr>
            <w:tcW w:w="1413" w:type="dxa"/>
            <w:vMerge/>
            <w:vAlign w:val="center"/>
          </w:tcPr>
          <w:p w14:paraId="53CFF3BB"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703F9F18" w14:textId="1A79F59B"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Shikarpur</w:t>
            </w:r>
          </w:p>
        </w:tc>
        <w:tc>
          <w:tcPr>
            <w:tcW w:w="0" w:type="auto"/>
            <w:shd w:val="clear" w:color="000000" w:fill="FFFFFF"/>
            <w:noWrap/>
            <w:vAlign w:val="bottom"/>
            <w:hideMark/>
          </w:tcPr>
          <w:p w14:paraId="53C73FF9"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0%</w:t>
            </w:r>
          </w:p>
        </w:tc>
      </w:tr>
      <w:tr w:rsidR="00C253A5" w:rsidRPr="001950BF" w14:paraId="2DD12224" w14:textId="77777777" w:rsidTr="00C06248">
        <w:trPr>
          <w:trHeight w:val="180"/>
        </w:trPr>
        <w:tc>
          <w:tcPr>
            <w:tcW w:w="1413" w:type="dxa"/>
            <w:vMerge/>
          </w:tcPr>
          <w:p w14:paraId="01438606"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50BA6BB2" w14:textId="01219AFD"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Sujawal</w:t>
            </w:r>
            <w:proofErr w:type="spellEnd"/>
            <w:r w:rsidRPr="001950BF">
              <w:rPr>
                <w:rFonts w:ascii="Arial" w:eastAsia="Times New Roman" w:hAnsi="Arial"/>
                <w:color w:val="auto"/>
                <w:sz w:val="14"/>
                <w:szCs w:val="14"/>
                <w:lang w:eastAsia="en-GB"/>
              </w:rPr>
              <w:t xml:space="preserve"> District</w:t>
            </w:r>
          </w:p>
        </w:tc>
        <w:tc>
          <w:tcPr>
            <w:tcW w:w="0" w:type="auto"/>
            <w:shd w:val="clear" w:color="000000" w:fill="FFFFFF"/>
            <w:noWrap/>
            <w:vAlign w:val="bottom"/>
            <w:hideMark/>
          </w:tcPr>
          <w:p w14:paraId="1AC25F5D"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0%</w:t>
            </w:r>
          </w:p>
        </w:tc>
      </w:tr>
      <w:tr w:rsidR="00C253A5" w:rsidRPr="001950BF" w14:paraId="18FB17C2" w14:textId="77777777" w:rsidTr="00C06248">
        <w:trPr>
          <w:trHeight w:val="180"/>
        </w:trPr>
        <w:tc>
          <w:tcPr>
            <w:tcW w:w="1413" w:type="dxa"/>
            <w:vMerge/>
            <w:vAlign w:val="center"/>
          </w:tcPr>
          <w:p w14:paraId="1C4A1048" w14:textId="77777777" w:rsidR="00C253A5" w:rsidRPr="001950BF" w:rsidRDefault="00C253A5" w:rsidP="00CB1FB8">
            <w:pPr>
              <w:spacing w:line="240" w:lineRule="auto"/>
              <w:jc w:val="center"/>
              <w:rPr>
                <w:rFonts w:ascii="Arial" w:eastAsia="Times New Roman" w:hAnsi="Arial"/>
                <w:color w:val="auto"/>
                <w:sz w:val="14"/>
                <w:szCs w:val="14"/>
                <w:lang w:eastAsia="en-GB"/>
              </w:rPr>
            </w:pPr>
          </w:p>
        </w:tc>
        <w:tc>
          <w:tcPr>
            <w:tcW w:w="1329" w:type="dxa"/>
            <w:shd w:val="clear" w:color="auto" w:fill="auto"/>
            <w:noWrap/>
            <w:vAlign w:val="bottom"/>
            <w:hideMark/>
          </w:tcPr>
          <w:p w14:paraId="4B179120" w14:textId="5C935C55"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Thatta</w:t>
            </w:r>
            <w:proofErr w:type="spellEnd"/>
            <w:r w:rsidRPr="001950BF">
              <w:rPr>
                <w:rFonts w:ascii="Arial" w:eastAsia="Times New Roman" w:hAnsi="Arial"/>
                <w:color w:val="auto"/>
                <w:sz w:val="14"/>
                <w:szCs w:val="14"/>
                <w:lang w:eastAsia="en-GB"/>
              </w:rPr>
              <w:t xml:space="preserve"> District</w:t>
            </w:r>
          </w:p>
        </w:tc>
        <w:tc>
          <w:tcPr>
            <w:tcW w:w="0" w:type="auto"/>
            <w:shd w:val="clear" w:color="000000" w:fill="FFFFFF"/>
            <w:noWrap/>
            <w:vAlign w:val="bottom"/>
            <w:hideMark/>
          </w:tcPr>
          <w:p w14:paraId="62274E7E"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0%</w:t>
            </w:r>
          </w:p>
        </w:tc>
      </w:tr>
      <w:tr w:rsidR="00C253A5" w:rsidRPr="001950BF" w14:paraId="67AFEC5E" w14:textId="77777777" w:rsidTr="00C06248">
        <w:trPr>
          <w:trHeight w:val="180"/>
        </w:trPr>
        <w:tc>
          <w:tcPr>
            <w:tcW w:w="1413" w:type="dxa"/>
            <w:vMerge w:val="restart"/>
            <w:vAlign w:val="center"/>
          </w:tcPr>
          <w:p w14:paraId="2290D4B5" w14:textId="42E13E6C" w:rsidR="00C253A5" w:rsidRPr="001950BF" w:rsidRDefault="00C253A5" w:rsidP="00CB1FB8">
            <w:pPr>
              <w:spacing w:line="240" w:lineRule="auto"/>
              <w:jc w:val="center"/>
              <w:rPr>
                <w:rFonts w:ascii="Arial" w:eastAsia="Times New Roman" w:hAnsi="Arial"/>
                <w:color w:val="auto"/>
                <w:sz w:val="14"/>
                <w:szCs w:val="14"/>
                <w:lang w:eastAsia="en-GB"/>
              </w:rPr>
            </w:pPr>
            <w:r w:rsidRPr="00C96F4F">
              <w:rPr>
                <w:rFonts w:ascii="Arial" w:eastAsia="Times New Roman" w:hAnsi="Arial"/>
                <w:b/>
                <w:bCs/>
                <w:color w:val="auto"/>
                <w:sz w:val="14"/>
                <w:szCs w:val="14"/>
                <w:lang w:eastAsia="en-GB"/>
              </w:rPr>
              <w:t>AAP</w:t>
            </w:r>
          </w:p>
        </w:tc>
        <w:tc>
          <w:tcPr>
            <w:tcW w:w="1329" w:type="dxa"/>
            <w:shd w:val="clear" w:color="auto" w:fill="auto"/>
            <w:noWrap/>
            <w:vAlign w:val="bottom"/>
            <w:hideMark/>
          </w:tcPr>
          <w:p w14:paraId="73CB3B19" w14:textId="685BBDE4" w:rsidR="00C253A5" w:rsidRPr="001950BF" w:rsidRDefault="00C253A5" w:rsidP="00C479F5">
            <w:pPr>
              <w:spacing w:line="240" w:lineRule="auto"/>
              <w:jc w:val="right"/>
              <w:rPr>
                <w:rFonts w:ascii="Arial" w:eastAsia="Times New Roman" w:hAnsi="Arial"/>
                <w:color w:val="auto"/>
                <w:sz w:val="14"/>
                <w:szCs w:val="14"/>
                <w:lang w:eastAsia="en-GB"/>
              </w:rPr>
            </w:pPr>
            <w:proofErr w:type="spellStart"/>
            <w:r w:rsidRPr="001950BF">
              <w:rPr>
                <w:rFonts w:ascii="Arial" w:eastAsia="Times New Roman" w:hAnsi="Arial"/>
                <w:color w:val="auto"/>
                <w:sz w:val="14"/>
                <w:szCs w:val="14"/>
                <w:lang w:eastAsia="en-GB"/>
              </w:rPr>
              <w:t>Mirpurkhas</w:t>
            </w:r>
            <w:proofErr w:type="spellEnd"/>
          </w:p>
        </w:tc>
        <w:tc>
          <w:tcPr>
            <w:tcW w:w="0" w:type="auto"/>
            <w:shd w:val="clear" w:color="000000" w:fill="FFFFFF"/>
            <w:noWrap/>
            <w:vAlign w:val="bottom"/>
            <w:hideMark/>
          </w:tcPr>
          <w:p w14:paraId="56A7352D"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6%</w:t>
            </w:r>
          </w:p>
        </w:tc>
      </w:tr>
      <w:tr w:rsidR="00C253A5" w:rsidRPr="001950BF" w14:paraId="4D2A2D72" w14:textId="77777777" w:rsidTr="00C06248">
        <w:trPr>
          <w:trHeight w:val="180"/>
        </w:trPr>
        <w:tc>
          <w:tcPr>
            <w:tcW w:w="1413" w:type="dxa"/>
            <w:vMerge/>
            <w:vAlign w:val="center"/>
          </w:tcPr>
          <w:p w14:paraId="1E88338D" w14:textId="77777777" w:rsidR="00C253A5" w:rsidRPr="001950BF" w:rsidRDefault="00C253A5" w:rsidP="00C479F5">
            <w:pPr>
              <w:spacing w:line="240" w:lineRule="auto"/>
              <w:jc w:val="right"/>
              <w:rPr>
                <w:rFonts w:ascii="Arial" w:eastAsia="Times New Roman" w:hAnsi="Arial"/>
                <w:color w:val="auto"/>
                <w:sz w:val="14"/>
                <w:szCs w:val="14"/>
                <w:lang w:eastAsia="en-GB"/>
              </w:rPr>
            </w:pPr>
          </w:p>
        </w:tc>
        <w:tc>
          <w:tcPr>
            <w:tcW w:w="1329" w:type="dxa"/>
            <w:shd w:val="clear" w:color="auto" w:fill="auto"/>
            <w:noWrap/>
            <w:vAlign w:val="bottom"/>
            <w:hideMark/>
          </w:tcPr>
          <w:p w14:paraId="630BB700" w14:textId="68EE7194"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Sukkur</w:t>
            </w:r>
          </w:p>
        </w:tc>
        <w:tc>
          <w:tcPr>
            <w:tcW w:w="0" w:type="auto"/>
            <w:shd w:val="clear" w:color="000000" w:fill="FFFFFF"/>
            <w:noWrap/>
            <w:vAlign w:val="bottom"/>
            <w:hideMark/>
          </w:tcPr>
          <w:p w14:paraId="53786792" w14:textId="77777777" w:rsidR="00C253A5" w:rsidRPr="001950BF" w:rsidRDefault="00C253A5" w:rsidP="00C479F5">
            <w:pPr>
              <w:spacing w:line="240" w:lineRule="auto"/>
              <w:jc w:val="right"/>
              <w:rPr>
                <w:rFonts w:ascii="Arial" w:eastAsia="Times New Roman" w:hAnsi="Arial"/>
                <w:color w:val="auto"/>
                <w:sz w:val="14"/>
                <w:szCs w:val="14"/>
                <w:lang w:eastAsia="en-GB"/>
              </w:rPr>
            </w:pPr>
            <w:r w:rsidRPr="001950BF">
              <w:rPr>
                <w:rFonts w:ascii="Arial" w:eastAsia="Times New Roman" w:hAnsi="Arial"/>
                <w:color w:val="auto"/>
                <w:sz w:val="14"/>
                <w:szCs w:val="14"/>
                <w:lang w:eastAsia="en-GB"/>
              </w:rPr>
              <w:t>9%</w:t>
            </w:r>
          </w:p>
        </w:tc>
      </w:tr>
    </w:tbl>
    <w:p w14:paraId="2FC1D650" w14:textId="77777777" w:rsidR="00EC3F1B" w:rsidRPr="007629A3" w:rsidRDefault="00EC3F1B" w:rsidP="00A20C8C">
      <w:pPr>
        <w:pStyle w:val="Normalnumbered"/>
        <w:numPr>
          <w:ilvl w:val="0"/>
          <w:numId w:val="0"/>
        </w:numPr>
        <w:rPr>
          <w:b/>
        </w:rPr>
      </w:pPr>
    </w:p>
    <w:p w14:paraId="2BDBC3D9" w14:textId="15FDCD0D" w:rsidR="008903FD" w:rsidRPr="00D90E76" w:rsidRDefault="00ED4EDA" w:rsidP="00697784">
      <w:pPr>
        <w:pStyle w:val="Heading2"/>
        <w:rPr>
          <w:rStyle w:val="SubtleEmphasis"/>
          <w:b w:val="0"/>
          <w:bCs/>
        </w:rPr>
      </w:pPr>
      <w:bookmarkStart w:id="107" w:name="_Toc19545351"/>
      <w:r w:rsidRPr="00D90E76">
        <w:rPr>
          <w:rStyle w:val="SubtleEmphasis"/>
          <w:b w:val="0"/>
          <w:bCs/>
        </w:rPr>
        <w:t xml:space="preserve">Iron </w:t>
      </w:r>
      <w:r w:rsidR="008903FD" w:rsidRPr="00D90E76">
        <w:rPr>
          <w:rStyle w:val="SubtleEmphasis"/>
          <w:b w:val="0"/>
          <w:bCs/>
        </w:rPr>
        <w:t>and folic acid</w:t>
      </w:r>
      <w:r w:rsidRPr="00D90E76">
        <w:rPr>
          <w:rStyle w:val="SubtleEmphasis"/>
          <w:b w:val="0"/>
          <w:bCs/>
        </w:rPr>
        <w:t xml:space="preserve"> supplementation</w:t>
      </w:r>
      <w:bookmarkEnd w:id="107"/>
    </w:p>
    <w:p w14:paraId="28F536F2" w14:textId="77777777" w:rsidR="008903FD" w:rsidRPr="005A2461" w:rsidRDefault="008903FD" w:rsidP="008903FD"/>
    <w:p w14:paraId="554BA164" w14:textId="57908670" w:rsidR="008903FD" w:rsidRPr="005A2461" w:rsidRDefault="008903FD" w:rsidP="0051197F">
      <w:pPr>
        <w:pStyle w:val="Normalnumbered"/>
      </w:pPr>
      <w:r w:rsidRPr="005A2461">
        <w:t xml:space="preserve">Pregnant women, especially with limited pre-pregnancy stores, have an increased micronutrient needs among them iron folic acid. Iron deficiency put a mother at risk of death from severe bleeding. It also predisposes the neonate to poor iron stores. </w:t>
      </w:r>
      <w:r w:rsidR="00741E3F">
        <w:t xml:space="preserve">The NSP in Sindh </w:t>
      </w:r>
      <w:r w:rsidRPr="005A2461">
        <w:lastRenderedPageBreak/>
        <w:t>supplement</w:t>
      </w:r>
      <w:r w:rsidR="003E3F08">
        <w:t>s</w:t>
      </w:r>
      <w:r w:rsidRPr="005A2461">
        <w:t xml:space="preserve"> with </w:t>
      </w:r>
      <w:r w:rsidR="003E3F08">
        <w:t>i</w:t>
      </w:r>
      <w:r w:rsidRPr="005A2461">
        <w:t xml:space="preserve">ron and </w:t>
      </w:r>
      <w:r w:rsidR="003E3F08">
        <w:t>f</w:t>
      </w:r>
      <w:r w:rsidRPr="005A2461">
        <w:t xml:space="preserve">olic </w:t>
      </w:r>
      <w:r w:rsidR="0051197F">
        <w:t>a</w:t>
      </w:r>
      <w:r w:rsidRPr="005A2461">
        <w:t>cid</w:t>
      </w:r>
      <w:r w:rsidR="0051197F">
        <w:t xml:space="preserve"> at health facility level trough the PPHI </w:t>
      </w:r>
      <w:r w:rsidRPr="005A2461">
        <w:t xml:space="preserve">during the </w:t>
      </w:r>
      <w:r w:rsidR="00C66837" w:rsidRPr="00C66837">
        <w:t xml:space="preserve">antenatal care visits </w:t>
      </w:r>
      <w:r w:rsidR="00C66837">
        <w:t>or</w:t>
      </w:r>
      <w:r w:rsidR="0051197F">
        <w:t xml:space="preserve"> during </w:t>
      </w:r>
      <w:r w:rsidR="00034992">
        <w:t xml:space="preserve">campaigns </w:t>
      </w:r>
      <w:r w:rsidR="0051197F">
        <w:t>run by imp</w:t>
      </w:r>
      <w:r w:rsidR="00034992">
        <w:t>lementing partners</w:t>
      </w:r>
      <w:r w:rsidRPr="005A2461">
        <w:t>.</w:t>
      </w:r>
    </w:p>
    <w:p w14:paraId="517B66A6" w14:textId="62BC42BC" w:rsidR="008903FD" w:rsidRPr="009E70C7" w:rsidRDefault="008F27BF" w:rsidP="009A37D1">
      <w:pPr>
        <w:pStyle w:val="Normalnumbered"/>
        <w:rPr>
          <w:b/>
        </w:rPr>
      </w:pPr>
      <w:r w:rsidRPr="009765EB">
        <w:rPr>
          <w:bCs/>
        </w:rPr>
        <w:t xml:space="preserve">The unit </w:t>
      </w:r>
      <w:r w:rsidR="00B5307F" w:rsidRPr="009765EB">
        <w:rPr>
          <w:bCs/>
        </w:rPr>
        <w:t>cost</w:t>
      </w:r>
      <w:r w:rsidRPr="009765EB">
        <w:rPr>
          <w:bCs/>
        </w:rPr>
        <w:t xml:space="preserve"> per average </w:t>
      </w:r>
      <w:r w:rsidR="00F1106C" w:rsidRPr="009765EB">
        <w:rPr>
          <w:bCs/>
        </w:rPr>
        <w:t xml:space="preserve">for the </w:t>
      </w:r>
      <w:r w:rsidR="00387033" w:rsidRPr="009765EB">
        <w:rPr>
          <w:bCs/>
        </w:rPr>
        <w:t>supplies</w:t>
      </w:r>
      <w:r w:rsidR="00387033">
        <w:rPr>
          <w:b/>
        </w:rPr>
        <w:t xml:space="preserve"> </w:t>
      </w:r>
      <w:r w:rsidR="00387033">
        <w:rPr>
          <w:bCs/>
        </w:rPr>
        <w:t>is</w:t>
      </w:r>
      <w:r w:rsidR="00B5307F">
        <w:rPr>
          <w:bCs/>
        </w:rPr>
        <w:t xml:space="preserve"> based on the suppleme</w:t>
      </w:r>
      <w:r w:rsidR="00387033">
        <w:rPr>
          <w:bCs/>
        </w:rPr>
        <w:t xml:space="preserve">ntation of </w:t>
      </w:r>
      <w:r w:rsidR="00387033">
        <w:t>90</w:t>
      </w:r>
      <w:r w:rsidR="009A37D1" w:rsidRPr="009A37D1">
        <w:t xml:space="preserve"> combined Ferrous Salt and Folic Acid tablets per pregnant woman</w:t>
      </w:r>
      <w:r w:rsidR="00AC7DC9">
        <w:t xml:space="preserve"> over a period of three months</w:t>
      </w:r>
      <w:r w:rsidR="009A37D1" w:rsidRPr="009A37D1">
        <w:t>.</w:t>
      </w:r>
      <w:r w:rsidR="00755779">
        <w:t xml:space="preserve"> </w:t>
      </w:r>
      <w:r w:rsidR="00755779" w:rsidRPr="009765EB">
        <w:rPr>
          <w:b/>
          <w:bCs/>
        </w:rPr>
        <w:t>The estimated unit cost for the full course of supplementation is</w:t>
      </w:r>
      <w:r w:rsidR="00755779">
        <w:t xml:space="preserve"> </w:t>
      </w:r>
      <w:r w:rsidR="00F6224D" w:rsidRPr="00045F8E">
        <w:rPr>
          <w:b/>
          <w:bCs/>
        </w:rPr>
        <w:t xml:space="preserve">US$ </w:t>
      </w:r>
      <w:r w:rsidR="00F6224D">
        <w:rPr>
          <w:b/>
          <w:bCs/>
        </w:rPr>
        <w:t>0.</w:t>
      </w:r>
      <w:ins w:id="108" w:author="davide de beni" w:date="2019-10-28T16:47:00Z">
        <w:r w:rsidR="00E84416">
          <w:rPr>
            <w:b/>
            <w:bCs/>
          </w:rPr>
          <w:t>28</w:t>
        </w:r>
      </w:ins>
      <w:del w:id="109" w:author="davide de beni" w:date="2019-10-28T16:47:00Z">
        <w:r w:rsidR="00F6224D" w:rsidDel="00E84416">
          <w:rPr>
            <w:b/>
            <w:bCs/>
          </w:rPr>
          <w:delText>39</w:delText>
        </w:r>
      </w:del>
      <w:r w:rsidR="00F6224D" w:rsidRPr="00045F8E">
        <w:rPr>
          <w:b/>
          <w:bCs/>
        </w:rPr>
        <w:t xml:space="preserve"> per </w:t>
      </w:r>
      <w:r w:rsidR="00F6224D">
        <w:rPr>
          <w:b/>
          <w:bCs/>
        </w:rPr>
        <w:t>beneficiary</w:t>
      </w:r>
      <w:r w:rsidR="00F6224D" w:rsidRPr="00045F8E">
        <w:rPr>
          <w:b/>
          <w:bCs/>
        </w:rPr>
        <w:t xml:space="preserve"> (PKR </w:t>
      </w:r>
      <w:r w:rsidR="00C419BC">
        <w:rPr>
          <w:b/>
          <w:bCs/>
        </w:rPr>
        <w:t>42.69)</w:t>
      </w:r>
      <w:r w:rsidR="00F6224D" w:rsidRPr="00045F8E">
        <w:rPr>
          <w:b/>
          <w:bCs/>
        </w:rPr>
        <w:t>.</w:t>
      </w:r>
      <w:r w:rsidR="009E70C7">
        <w:rPr>
          <w:b/>
          <w:bCs/>
        </w:rPr>
        <w:t xml:space="preserve"> </w:t>
      </w:r>
      <w:r w:rsidR="009E70C7" w:rsidRPr="00CA3D40">
        <w:t>This amount includes a 20% mark-up for transportation and distribution costs.</w:t>
      </w:r>
    </w:p>
    <w:tbl>
      <w:tblPr>
        <w:tblW w:w="0" w:type="auto"/>
        <w:tblLook w:val="04A0" w:firstRow="1" w:lastRow="0" w:firstColumn="1" w:lastColumn="0" w:noHBand="0" w:noVBand="1"/>
      </w:tblPr>
      <w:tblGrid>
        <w:gridCol w:w="1270"/>
        <w:gridCol w:w="833"/>
        <w:gridCol w:w="699"/>
        <w:gridCol w:w="739"/>
        <w:gridCol w:w="620"/>
        <w:gridCol w:w="560"/>
        <w:gridCol w:w="560"/>
        <w:gridCol w:w="813"/>
        <w:gridCol w:w="925"/>
        <w:gridCol w:w="689"/>
        <w:gridCol w:w="821"/>
        <w:gridCol w:w="821"/>
      </w:tblGrid>
      <w:tr w:rsidR="00B160AC" w:rsidRPr="00EB04BC" w14:paraId="4B3F6FC5" w14:textId="77777777" w:rsidTr="00B160AC">
        <w:trPr>
          <w:trHeight w:val="465"/>
        </w:trPr>
        <w:tc>
          <w:tcPr>
            <w:tcW w:w="0" w:type="auto"/>
            <w:gridSpan w:val="10"/>
            <w:tcBorders>
              <w:top w:val="single" w:sz="4" w:space="0" w:color="auto"/>
              <w:left w:val="single" w:sz="4" w:space="0" w:color="auto"/>
              <w:bottom w:val="single" w:sz="4" w:space="0" w:color="auto"/>
              <w:right w:val="single" w:sz="4" w:space="0" w:color="auto"/>
            </w:tcBorders>
            <w:shd w:val="clear" w:color="000000" w:fill="FFFFFF"/>
            <w:vAlign w:val="center"/>
            <w:hideMark/>
          </w:tcPr>
          <w:p w14:paraId="17EC5246" w14:textId="0CA518DA" w:rsidR="00B160AC" w:rsidRPr="00842907" w:rsidRDefault="00B160AC" w:rsidP="00B160AC">
            <w:pPr>
              <w:spacing w:line="240" w:lineRule="auto"/>
              <w:jc w:val="left"/>
              <w:rPr>
                <w:rFonts w:ascii="Arial" w:eastAsia="Times New Roman" w:hAnsi="Arial"/>
                <w:color w:val="auto"/>
                <w:sz w:val="14"/>
                <w:szCs w:val="14"/>
                <w:lang w:eastAsia="en-GB"/>
              </w:rPr>
            </w:pPr>
            <w:r w:rsidRPr="00842907">
              <w:rPr>
                <w:rFonts w:ascii="Arial" w:eastAsia="Times New Roman" w:hAnsi="Arial"/>
                <w:b/>
                <w:bCs/>
                <w:color w:val="auto"/>
                <w:sz w:val="14"/>
                <w:szCs w:val="14"/>
                <w:lang w:eastAsia="en-GB"/>
              </w:rPr>
              <w:t>Iron and folic acid supplementation</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601D029F" w14:textId="77C29375" w:rsidR="00B160AC" w:rsidRPr="00722F8E" w:rsidRDefault="00B160AC" w:rsidP="00EB04BC">
            <w:pPr>
              <w:spacing w:line="240" w:lineRule="auto"/>
              <w:jc w:val="right"/>
              <w:rPr>
                <w:rFonts w:ascii="Arial" w:eastAsia="Times New Roman" w:hAnsi="Arial"/>
                <w:i/>
                <w:iCs/>
                <w:color w:val="auto"/>
                <w:sz w:val="14"/>
                <w:szCs w:val="14"/>
                <w:lang w:eastAsia="en-GB"/>
              </w:rPr>
            </w:pPr>
            <w:r w:rsidRPr="00722F8E">
              <w:rPr>
                <w:rFonts w:ascii="Arial" w:eastAsia="Times New Roman" w:hAnsi="Arial"/>
                <w:i/>
                <w:iCs/>
                <w:color w:val="auto"/>
                <w:sz w:val="14"/>
                <w:szCs w:val="14"/>
                <w:lang w:eastAsia="en-GB"/>
              </w:rPr>
              <w:t>Input Currency</w:t>
            </w:r>
          </w:p>
        </w:tc>
        <w:tc>
          <w:tcPr>
            <w:tcW w:w="0" w:type="auto"/>
            <w:tcBorders>
              <w:top w:val="single" w:sz="4" w:space="0" w:color="auto"/>
              <w:left w:val="nil"/>
              <w:bottom w:val="single" w:sz="4" w:space="0" w:color="auto"/>
              <w:right w:val="single" w:sz="4" w:space="0" w:color="auto"/>
            </w:tcBorders>
            <w:shd w:val="clear" w:color="auto" w:fill="auto"/>
            <w:vAlign w:val="center"/>
            <w:hideMark/>
          </w:tcPr>
          <w:p w14:paraId="53FA7AA2" w14:textId="5709B7F4" w:rsidR="00B160AC" w:rsidRPr="00722F8E" w:rsidRDefault="00B160AC" w:rsidP="00EB04BC">
            <w:pPr>
              <w:spacing w:line="240" w:lineRule="auto"/>
              <w:jc w:val="right"/>
              <w:rPr>
                <w:rFonts w:ascii="Arial" w:eastAsia="Times New Roman" w:hAnsi="Arial"/>
                <w:i/>
                <w:iCs/>
                <w:color w:val="auto"/>
                <w:sz w:val="14"/>
                <w:szCs w:val="14"/>
                <w:lang w:eastAsia="en-GB"/>
              </w:rPr>
            </w:pPr>
            <w:r w:rsidRPr="00722F8E">
              <w:rPr>
                <w:rFonts w:ascii="Arial" w:eastAsia="Times New Roman" w:hAnsi="Arial"/>
                <w:i/>
                <w:iCs/>
                <w:color w:val="auto"/>
                <w:sz w:val="14"/>
                <w:szCs w:val="14"/>
                <w:lang w:eastAsia="en-GB"/>
              </w:rPr>
              <w:t>Display Currency</w:t>
            </w:r>
          </w:p>
        </w:tc>
      </w:tr>
      <w:tr w:rsidR="00722F8E" w:rsidRPr="00EB04BC" w14:paraId="0CD649B2" w14:textId="77777777" w:rsidTr="00557D4A">
        <w:trPr>
          <w:trHeight w:val="269"/>
        </w:trPr>
        <w:tc>
          <w:tcPr>
            <w:tcW w:w="1271" w:type="dxa"/>
            <w:vMerge w:val="restart"/>
            <w:tcBorders>
              <w:top w:val="nil"/>
              <w:left w:val="single" w:sz="4" w:space="0" w:color="auto"/>
              <w:bottom w:val="single" w:sz="4" w:space="0" w:color="auto"/>
              <w:right w:val="single" w:sz="4" w:space="0" w:color="auto"/>
            </w:tcBorders>
            <w:shd w:val="clear" w:color="auto" w:fill="auto"/>
            <w:vAlign w:val="center"/>
            <w:hideMark/>
          </w:tcPr>
          <w:p w14:paraId="5BAFA704" w14:textId="77777777"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Drug/Supply</w:t>
            </w:r>
          </w:p>
        </w:tc>
        <w:tc>
          <w:tcPr>
            <w:tcW w:w="834" w:type="dxa"/>
            <w:vMerge w:val="restart"/>
            <w:tcBorders>
              <w:top w:val="nil"/>
              <w:left w:val="single" w:sz="4" w:space="0" w:color="auto"/>
              <w:bottom w:val="single" w:sz="4" w:space="0" w:color="auto"/>
              <w:right w:val="single" w:sz="4" w:space="0" w:color="auto"/>
            </w:tcBorders>
            <w:shd w:val="clear" w:color="auto" w:fill="auto"/>
            <w:vAlign w:val="center"/>
            <w:hideMark/>
          </w:tcPr>
          <w:p w14:paraId="7CA7251B" w14:textId="77777777"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Percent receiving this aspect of the treatment</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3478926" w14:textId="77777777"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Note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A6558E2" w14:textId="77777777"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Number   of units</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D0FCD62" w14:textId="77777777"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Times per day</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2472F65" w14:textId="77777777"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Days per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5FF22D33" w14:textId="77777777"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Units per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68BCF2DD" w14:textId="2AE2ED93"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Unit cost FOB</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33BDF35C" w14:textId="77777777"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Cost per average case FOB</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192DD98E" w14:textId="77777777" w:rsidR="00722F8E" w:rsidRPr="00722F8E" w:rsidRDefault="00722F8E" w:rsidP="00557D4A">
            <w:pPr>
              <w:spacing w:line="240" w:lineRule="auto"/>
              <w:jc w:val="center"/>
              <w:rPr>
                <w:rFonts w:ascii="Arial" w:eastAsia="Times New Roman" w:hAnsi="Arial"/>
                <w:color w:val="auto"/>
                <w:sz w:val="14"/>
                <w:szCs w:val="14"/>
                <w:lang w:eastAsia="en-GB"/>
              </w:rPr>
            </w:pPr>
            <w:proofErr w:type="spellStart"/>
            <w:r w:rsidRPr="00722F8E">
              <w:rPr>
                <w:rFonts w:ascii="Arial" w:eastAsia="Times New Roman" w:hAnsi="Arial"/>
                <w:color w:val="auto"/>
                <w:sz w:val="14"/>
                <w:szCs w:val="14"/>
                <w:lang w:eastAsia="en-GB"/>
              </w:rPr>
              <w:t>Transp</w:t>
            </w:r>
            <w:proofErr w:type="spellEnd"/>
            <w:r w:rsidRPr="00722F8E">
              <w:rPr>
                <w:rFonts w:ascii="Arial" w:eastAsia="Times New Roman" w:hAnsi="Arial"/>
                <w:color w:val="auto"/>
                <w:sz w:val="14"/>
                <w:szCs w:val="14"/>
                <w:lang w:eastAsia="en-GB"/>
              </w:rPr>
              <w:t xml:space="preserve"> + </w:t>
            </w:r>
            <w:proofErr w:type="spellStart"/>
            <w:r w:rsidRPr="00722F8E">
              <w:rPr>
                <w:rFonts w:ascii="Arial" w:eastAsia="Times New Roman" w:hAnsi="Arial"/>
                <w:color w:val="auto"/>
                <w:sz w:val="14"/>
                <w:szCs w:val="14"/>
                <w:lang w:eastAsia="en-GB"/>
              </w:rPr>
              <w:t>Distrib</w:t>
            </w:r>
            <w:proofErr w:type="spellEnd"/>
            <w:r w:rsidRPr="00722F8E">
              <w:rPr>
                <w:rFonts w:ascii="Arial" w:eastAsia="Times New Roman" w:hAnsi="Arial"/>
                <w:color w:val="auto"/>
                <w:sz w:val="14"/>
                <w:szCs w:val="14"/>
                <w:lang w:eastAsia="en-GB"/>
              </w:rPr>
              <w:t>. (%)</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EFFDADB" w14:textId="28E035A4"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Cost per average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087BB4DD" w14:textId="2EA100F8" w:rsidR="00722F8E" w:rsidRPr="00722F8E" w:rsidRDefault="00722F8E" w:rsidP="00557D4A">
            <w:pPr>
              <w:spacing w:line="240" w:lineRule="auto"/>
              <w:jc w:val="center"/>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Cost per average case</w:t>
            </w:r>
          </w:p>
        </w:tc>
      </w:tr>
      <w:tr w:rsidR="00722F8E" w:rsidRPr="00EB04BC" w14:paraId="0ECC3E7A" w14:textId="77777777" w:rsidTr="00557D4A">
        <w:trPr>
          <w:trHeight w:val="269"/>
        </w:trPr>
        <w:tc>
          <w:tcPr>
            <w:tcW w:w="1271" w:type="dxa"/>
            <w:vMerge/>
            <w:tcBorders>
              <w:top w:val="nil"/>
              <w:left w:val="single" w:sz="4" w:space="0" w:color="auto"/>
              <w:bottom w:val="single" w:sz="4" w:space="0" w:color="auto"/>
              <w:right w:val="single" w:sz="4" w:space="0" w:color="auto"/>
            </w:tcBorders>
            <w:vAlign w:val="center"/>
            <w:hideMark/>
          </w:tcPr>
          <w:p w14:paraId="13D5E91D"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834" w:type="dxa"/>
            <w:vMerge/>
            <w:tcBorders>
              <w:top w:val="nil"/>
              <w:left w:val="single" w:sz="4" w:space="0" w:color="auto"/>
              <w:bottom w:val="single" w:sz="4" w:space="0" w:color="auto"/>
              <w:right w:val="single" w:sz="4" w:space="0" w:color="auto"/>
            </w:tcBorders>
            <w:vAlign w:val="center"/>
            <w:hideMark/>
          </w:tcPr>
          <w:p w14:paraId="105CC0E6"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5160F658"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0FD7700E"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56F273A5"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2E4B6160"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1CE370F3"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5C70E248"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71A5D359"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01A9EC74"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6EE0E000"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43FE533E" w14:textId="77777777" w:rsidR="00722F8E" w:rsidRPr="00722F8E" w:rsidRDefault="00722F8E" w:rsidP="00EB04BC">
            <w:pPr>
              <w:spacing w:line="240" w:lineRule="auto"/>
              <w:jc w:val="right"/>
              <w:rPr>
                <w:rFonts w:ascii="Arial" w:eastAsia="Times New Roman" w:hAnsi="Arial"/>
                <w:color w:val="auto"/>
                <w:sz w:val="14"/>
                <w:szCs w:val="14"/>
                <w:lang w:eastAsia="en-GB"/>
              </w:rPr>
            </w:pPr>
          </w:p>
        </w:tc>
      </w:tr>
      <w:tr w:rsidR="00722F8E" w:rsidRPr="00EB04BC" w14:paraId="33D69EBF" w14:textId="77777777" w:rsidTr="00557D4A">
        <w:trPr>
          <w:trHeight w:val="233"/>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4C8596B3" w14:textId="71AEF5C5" w:rsidR="00722F8E" w:rsidRPr="00722F8E" w:rsidRDefault="00722F8E" w:rsidP="00EB04BC">
            <w:pPr>
              <w:spacing w:line="240" w:lineRule="auto"/>
              <w:jc w:val="right"/>
              <w:rPr>
                <w:rFonts w:ascii="Arial" w:eastAsia="Times New Roman" w:hAnsi="Arial"/>
                <w:color w:val="auto"/>
                <w:sz w:val="14"/>
                <w:szCs w:val="14"/>
                <w:lang w:eastAsia="en-GB"/>
              </w:rPr>
            </w:pPr>
          </w:p>
        </w:tc>
        <w:tc>
          <w:tcPr>
            <w:tcW w:w="834" w:type="dxa"/>
            <w:tcBorders>
              <w:top w:val="nil"/>
              <w:left w:val="nil"/>
              <w:bottom w:val="single" w:sz="4" w:space="0" w:color="auto"/>
              <w:right w:val="single" w:sz="4" w:space="0" w:color="auto"/>
            </w:tcBorders>
            <w:shd w:val="clear" w:color="auto" w:fill="auto"/>
            <w:vAlign w:val="center"/>
            <w:hideMark/>
          </w:tcPr>
          <w:p w14:paraId="3BF33CB3" w14:textId="601771F0"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7D6C798A" w14:textId="7E7AE943"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457F8D28" w14:textId="4C53B0D1"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49571245" w14:textId="41B316F8"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2C64B9A2" w14:textId="0E850828"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2F324A27" w14:textId="209694C4"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37538CE4"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PKR</w:t>
            </w:r>
          </w:p>
        </w:tc>
        <w:tc>
          <w:tcPr>
            <w:tcW w:w="0" w:type="auto"/>
            <w:tcBorders>
              <w:top w:val="nil"/>
              <w:left w:val="nil"/>
              <w:bottom w:val="single" w:sz="4" w:space="0" w:color="auto"/>
              <w:right w:val="single" w:sz="4" w:space="0" w:color="auto"/>
            </w:tcBorders>
            <w:shd w:val="clear" w:color="auto" w:fill="auto"/>
            <w:vAlign w:val="center"/>
            <w:hideMark/>
          </w:tcPr>
          <w:p w14:paraId="1B50CEB0"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PKR</w:t>
            </w:r>
          </w:p>
        </w:tc>
        <w:tc>
          <w:tcPr>
            <w:tcW w:w="0" w:type="auto"/>
            <w:tcBorders>
              <w:top w:val="nil"/>
              <w:left w:val="nil"/>
              <w:bottom w:val="single" w:sz="4" w:space="0" w:color="auto"/>
              <w:right w:val="single" w:sz="4" w:space="0" w:color="auto"/>
            </w:tcBorders>
            <w:shd w:val="clear" w:color="auto" w:fill="auto"/>
            <w:vAlign w:val="center"/>
            <w:hideMark/>
          </w:tcPr>
          <w:p w14:paraId="0615F0D6" w14:textId="4BD5D973"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12C4EC61" w14:textId="4237DF72"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PKR</w:t>
            </w:r>
          </w:p>
        </w:tc>
        <w:tc>
          <w:tcPr>
            <w:tcW w:w="0" w:type="auto"/>
            <w:tcBorders>
              <w:top w:val="nil"/>
              <w:left w:val="nil"/>
              <w:bottom w:val="single" w:sz="4" w:space="0" w:color="auto"/>
              <w:right w:val="single" w:sz="4" w:space="0" w:color="auto"/>
            </w:tcBorders>
            <w:shd w:val="clear" w:color="auto" w:fill="auto"/>
            <w:vAlign w:val="center"/>
            <w:hideMark/>
          </w:tcPr>
          <w:p w14:paraId="27AD0647" w14:textId="0547B569"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USD</w:t>
            </w:r>
          </w:p>
        </w:tc>
      </w:tr>
      <w:tr w:rsidR="00722F8E" w:rsidRPr="00EB04BC" w14:paraId="0D4BC987" w14:textId="77777777" w:rsidTr="00557D4A">
        <w:trPr>
          <w:trHeight w:val="465"/>
        </w:trPr>
        <w:tc>
          <w:tcPr>
            <w:tcW w:w="1271" w:type="dxa"/>
            <w:tcBorders>
              <w:top w:val="nil"/>
              <w:left w:val="single" w:sz="4" w:space="0" w:color="auto"/>
              <w:bottom w:val="single" w:sz="4" w:space="0" w:color="auto"/>
              <w:right w:val="single" w:sz="4" w:space="0" w:color="auto"/>
            </w:tcBorders>
            <w:shd w:val="clear" w:color="000000" w:fill="E2EFDA"/>
            <w:vAlign w:val="center"/>
            <w:hideMark/>
          </w:tcPr>
          <w:p w14:paraId="4B94CDC4"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Iron60mg + Folic ac. 400mcg tab / PAC (10x10)</w:t>
            </w:r>
          </w:p>
        </w:tc>
        <w:tc>
          <w:tcPr>
            <w:tcW w:w="834" w:type="dxa"/>
            <w:tcBorders>
              <w:top w:val="nil"/>
              <w:left w:val="nil"/>
              <w:bottom w:val="single" w:sz="4" w:space="0" w:color="auto"/>
              <w:right w:val="single" w:sz="4" w:space="0" w:color="auto"/>
            </w:tcBorders>
            <w:shd w:val="clear" w:color="000000" w:fill="E2EFDA"/>
            <w:vAlign w:val="center"/>
            <w:hideMark/>
          </w:tcPr>
          <w:p w14:paraId="26A6C3E0"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80</w:t>
            </w:r>
          </w:p>
        </w:tc>
        <w:tc>
          <w:tcPr>
            <w:tcW w:w="0" w:type="auto"/>
            <w:tcBorders>
              <w:top w:val="nil"/>
              <w:left w:val="nil"/>
              <w:bottom w:val="single" w:sz="4" w:space="0" w:color="auto"/>
              <w:right w:val="single" w:sz="4" w:space="0" w:color="auto"/>
            </w:tcBorders>
            <w:shd w:val="clear" w:color="000000" w:fill="E2EFDA"/>
            <w:vAlign w:val="center"/>
            <w:hideMark/>
          </w:tcPr>
          <w:p w14:paraId="66B542E3"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3 months suppl.</w:t>
            </w:r>
          </w:p>
        </w:tc>
        <w:tc>
          <w:tcPr>
            <w:tcW w:w="0" w:type="auto"/>
            <w:tcBorders>
              <w:top w:val="nil"/>
              <w:left w:val="nil"/>
              <w:bottom w:val="single" w:sz="4" w:space="0" w:color="auto"/>
              <w:right w:val="single" w:sz="4" w:space="0" w:color="auto"/>
            </w:tcBorders>
            <w:shd w:val="clear" w:color="000000" w:fill="E2EFDA"/>
            <w:vAlign w:val="center"/>
            <w:hideMark/>
          </w:tcPr>
          <w:p w14:paraId="52D3E87D"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268ADE13"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center"/>
            <w:hideMark/>
          </w:tcPr>
          <w:p w14:paraId="38765080"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90</w:t>
            </w:r>
          </w:p>
        </w:tc>
        <w:tc>
          <w:tcPr>
            <w:tcW w:w="0" w:type="auto"/>
            <w:tcBorders>
              <w:top w:val="nil"/>
              <w:left w:val="nil"/>
              <w:bottom w:val="single" w:sz="4" w:space="0" w:color="auto"/>
              <w:right w:val="single" w:sz="4" w:space="0" w:color="auto"/>
            </w:tcBorders>
            <w:shd w:val="clear" w:color="000000" w:fill="F2F2F2"/>
            <w:vAlign w:val="center"/>
            <w:hideMark/>
          </w:tcPr>
          <w:p w14:paraId="2DFB10EC"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90</w:t>
            </w:r>
          </w:p>
        </w:tc>
        <w:tc>
          <w:tcPr>
            <w:tcW w:w="0" w:type="auto"/>
            <w:tcBorders>
              <w:top w:val="nil"/>
              <w:left w:val="nil"/>
              <w:bottom w:val="single" w:sz="4" w:space="0" w:color="auto"/>
              <w:right w:val="single" w:sz="4" w:space="0" w:color="auto"/>
            </w:tcBorders>
            <w:shd w:val="clear" w:color="000000" w:fill="E2EFDA"/>
            <w:vAlign w:val="center"/>
            <w:hideMark/>
          </w:tcPr>
          <w:p w14:paraId="13C50015"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0.494059</w:t>
            </w:r>
          </w:p>
        </w:tc>
        <w:tc>
          <w:tcPr>
            <w:tcW w:w="0" w:type="auto"/>
            <w:tcBorders>
              <w:top w:val="nil"/>
              <w:left w:val="nil"/>
              <w:bottom w:val="single" w:sz="4" w:space="0" w:color="auto"/>
              <w:right w:val="single" w:sz="4" w:space="0" w:color="auto"/>
            </w:tcBorders>
            <w:shd w:val="clear" w:color="000000" w:fill="F2F2F2"/>
            <w:vAlign w:val="center"/>
            <w:hideMark/>
          </w:tcPr>
          <w:p w14:paraId="07A0F103"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35.572248</w:t>
            </w:r>
          </w:p>
        </w:tc>
        <w:tc>
          <w:tcPr>
            <w:tcW w:w="0" w:type="auto"/>
            <w:tcBorders>
              <w:top w:val="nil"/>
              <w:left w:val="nil"/>
              <w:bottom w:val="single" w:sz="4" w:space="0" w:color="auto"/>
              <w:right w:val="single" w:sz="4" w:space="0" w:color="auto"/>
            </w:tcBorders>
            <w:shd w:val="clear" w:color="000000" w:fill="E2EFDA"/>
            <w:vAlign w:val="center"/>
            <w:hideMark/>
          </w:tcPr>
          <w:p w14:paraId="444AA93A" w14:textId="77777777"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20%</w:t>
            </w:r>
          </w:p>
        </w:tc>
        <w:tc>
          <w:tcPr>
            <w:tcW w:w="0" w:type="auto"/>
            <w:tcBorders>
              <w:top w:val="nil"/>
              <w:left w:val="nil"/>
              <w:bottom w:val="single" w:sz="4" w:space="0" w:color="auto"/>
              <w:right w:val="single" w:sz="4" w:space="0" w:color="auto"/>
            </w:tcBorders>
            <w:shd w:val="clear" w:color="000000" w:fill="F2F2F2"/>
            <w:vAlign w:val="center"/>
            <w:hideMark/>
          </w:tcPr>
          <w:p w14:paraId="7F4AE531" w14:textId="4C8824F4"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42.69</w:t>
            </w:r>
          </w:p>
        </w:tc>
        <w:tc>
          <w:tcPr>
            <w:tcW w:w="0" w:type="auto"/>
            <w:tcBorders>
              <w:top w:val="nil"/>
              <w:left w:val="nil"/>
              <w:bottom w:val="single" w:sz="4" w:space="0" w:color="auto"/>
              <w:right w:val="single" w:sz="4" w:space="0" w:color="auto"/>
            </w:tcBorders>
            <w:shd w:val="clear" w:color="000000" w:fill="F2F2F2"/>
            <w:vAlign w:val="center"/>
            <w:hideMark/>
          </w:tcPr>
          <w:p w14:paraId="774781CF" w14:textId="25687530" w:rsidR="00722F8E" w:rsidRPr="00722F8E" w:rsidRDefault="00722F8E" w:rsidP="00EB04BC">
            <w:pPr>
              <w:spacing w:line="240" w:lineRule="auto"/>
              <w:jc w:val="right"/>
              <w:rPr>
                <w:rFonts w:ascii="Arial" w:eastAsia="Times New Roman" w:hAnsi="Arial"/>
                <w:color w:val="auto"/>
                <w:sz w:val="14"/>
                <w:szCs w:val="14"/>
                <w:lang w:eastAsia="en-GB"/>
              </w:rPr>
            </w:pPr>
            <w:r w:rsidRPr="00722F8E">
              <w:rPr>
                <w:rFonts w:ascii="Arial" w:eastAsia="Times New Roman" w:hAnsi="Arial"/>
                <w:color w:val="auto"/>
                <w:sz w:val="14"/>
                <w:szCs w:val="14"/>
                <w:lang w:eastAsia="en-GB"/>
              </w:rPr>
              <w:t>0.</w:t>
            </w:r>
            <w:ins w:id="110" w:author="davide de beni" w:date="2019-10-28T16:46:00Z">
              <w:r w:rsidR="00E84416">
                <w:rPr>
                  <w:rFonts w:ascii="Arial" w:eastAsia="Times New Roman" w:hAnsi="Arial"/>
                  <w:color w:val="auto"/>
                  <w:sz w:val="14"/>
                  <w:szCs w:val="14"/>
                  <w:lang w:eastAsia="en-GB"/>
                </w:rPr>
                <w:t>28</w:t>
              </w:r>
            </w:ins>
            <w:del w:id="111" w:author="davide de beni" w:date="2019-10-28T16:46:00Z">
              <w:r w:rsidRPr="00722F8E" w:rsidDel="00E84416">
                <w:rPr>
                  <w:rFonts w:ascii="Arial" w:eastAsia="Times New Roman" w:hAnsi="Arial"/>
                  <w:color w:val="auto"/>
                  <w:sz w:val="14"/>
                  <w:szCs w:val="14"/>
                  <w:lang w:eastAsia="en-GB"/>
                </w:rPr>
                <w:delText>39</w:delText>
              </w:r>
            </w:del>
          </w:p>
        </w:tc>
      </w:tr>
      <w:tr w:rsidR="00722F8E" w:rsidRPr="00EB04BC" w14:paraId="59317A9B" w14:textId="77777777" w:rsidTr="00557D4A">
        <w:trPr>
          <w:trHeight w:val="233"/>
        </w:trPr>
        <w:tc>
          <w:tcPr>
            <w:tcW w:w="1271" w:type="dxa"/>
            <w:tcBorders>
              <w:top w:val="nil"/>
              <w:left w:val="single" w:sz="4" w:space="0" w:color="auto"/>
              <w:bottom w:val="single" w:sz="4" w:space="0" w:color="auto"/>
              <w:right w:val="single" w:sz="4" w:space="0" w:color="auto"/>
            </w:tcBorders>
            <w:shd w:val="clear" w:color="auto" w:fill="auto"/>
            <w:vAlign w:val="center"/>
            <w:hideMark/>
          </w:tcPr>
          <w:p w14:paraId="0D2B8037" w14:textId="31B9363A" w:rsidR="00722F8E" w:rsidRPr="00722F8E" w:rsidRDefault="00722F8E" w:rsidP="00EB04BC">
            <w:pPr>
              <w:spacing w:line="240" w:lineRule="auto"/>
              <w:jc w:val="right"/>
              <w:rPr>
                <w:rFonts w:ascii="Arial" w:eastAsia="Times New Roman" w:hAnsi="Arial"/>
                <w:color w:val="auto"/>
                <w:sz w:val="14"/>
                <w:szCs w:val="14"/>
                <w:lang w:eastAsia="en-GB"/>
              </w:rPr>
            </w:pPr>
          </w:p>
        </w:tc>
        <w:tc>
          <w:tcPr>
            <w:tcW w:w="834" w:type="dxa"/>
            <w:tcBorders>
              <w:top w:val="nil"/>
              <w:left w:val="nil"/>
              <w:bottom w:val="single" w:sz="4" w:space="0" w:color="auto"/>
              <w:right w:val="single" w:sz="4" w:space="0" w:color="auto"/>
            </w:tcBorders>
            <w:shd w:val="clear" w:color="auto" w:fill="auto"/>
            <w:vAlign w:val="center"/>
            <w:hideMark/>
          </w:tcPr>
          <w:p w14:paraId="58E28456" w14:textId="29622D2F"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04FBC697" w14:textId="366C1CF2"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49FE3F2F" w14:textId="6C9F4495"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39CACDFC" w14:textId="3516EBB6"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344D0335" w14:textId="4B5D6807"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tcBorders>
              <w:top w:val="nil"/>
              <w:left w:val="nil"/>
              <w:bottom w:val="single" w:sz="4" w:space="0" w:color="auto"/>
              <w:right w:val="single" w:sz="4" w:space="0" w:color="auto"/>
            </w:tcBorders>
            <w:shd w:val="clear" w:color="auto" w:fill="auto"/>
            <w:vAlign w:val="center"/>
            <w:hideMark/>
          </w:tcPr>
          <w:p w14:paraId="0980C6BF" w14:textId="596CB640" w:rsidR="00722F8E" w:rsidRPr="00722F8E" w:rsidRDefault="00722F8E" w:rsidP="00EB04BC">
            <w:pPr>
              <w:spacing w:line="240" w:lineRule="auto"/>
              <w:jc w:val="right"/>
              <w:rPr>
                <w:rFonts w:ascii="Arial" w:eastAsia="Times New Roman" w:hAnsi="Arial"/>
                <w:color w:val="auto"/>
                <w:sz w:val="14"/>
                <w:szCs w:val="14"/>
                <w:lang w:eastAsia="en-GB"/>
              </w:rPr>
            </w:pP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14:paraId="2C555399" w14:textId="08E74058" w:rsidR="00722F8E" w:rsidRPr="00722F8E" w:rsidRDefault="00722F8E" w:rsidP="00EB04BC">
            <w:pPr>
              <w:spacing w:line="240" w:lineRule="auto"/>
              <w:jc w:val="right"/>
              <w:rPr>
                <w:rFonts w:ascii="Arial" w:eastAsia="Times New Roman" w:hAnsi="Arial"/>
                <w:b/>
                <w:bCs/>
                <w:color w:val="auto"/>
                <w:sz w:val="14"/>
                <w:szCs w:val="14"/>
                <w:lang w:eastAsia="en-GB"/>
              </w:rPr>
            </w:pPr>
            <w:r w:rsidRPr="00722F8E">
              <w:rPr>
                <w:rFonts w:ascii="Arial" w:eastAsia="Times New Roman" w:hAnsi="Arial"/>
                <w:b/>
                <w:bCs/>
                <w:color w:val="auto"/>
                <w:sz w:val="14"/>
                <w:szCs w:val="14"/>
                <w:lang w:eastAsia="en-GB"/>
              </w:rPr>
              <w:t>Total cost per average case</w:t>
            </w:r>
          </w:p>
        </w:tc>
        <w:tc>
          <w:tcPr>
            <w:tcW w:w="0" w:type="auto"/>
            <w:tcBorders>
              <w:top w:val="nil"/>
              <w:left w:val="nil"/>
              <w:bottom w:val="single" w:sz="4" w:space="0" w:color="auto"/>
              <w:right w:val="single" w:sz="4" w:space="0" w:color="auto"/>
            </w:tcBorders>
            <w:shd w:val="clear" w:color="auto" w:fill="auto"/>
            <w:vAlign w:val="center"/>
            <w:hideMark/>
          </w:tcPr>
          <w:p w14:paraId="6074CFA0" w14:textId="41707073" w:rsidR="00722F8E" w:rsidRPr="00722F8E" w:rsidRDefault="00722F8E" w:rsidP="00EB04BC">
            <w:pPr>
              <w:spacing w:line="240" w:lineRule="auto"/>
              <w:jc w:val="right"/>
              <w:rPr>
                <w:rFonts w:ascii="Arial" w:eastAsia="Times New Roman" w:hAnsi="Arial"/>
                <w:b/>
                <w:bCs/>
                <w:color w:val="auto"/>
                <w:sz w:val="14"/>
                <w:szCs w:val="14"/>
                <w:lang w:eastAsia="en-GB"/>
              </w:rPr>
            </w:pPr>
            <w:r w:rsidRPr="00722F8E">
              <w:rPr>
                <w:rFonts w:ascii="Arial" w:eastAsia="Times New Roman" w:hAnsi="Arial"/>
                <w:b/>
                <w:bCs/>
                <w:color w:val="auto"/>
                <w:sz w:val="14"/>
                <w:szCs w:val="14"/>
                <w:lang w:eastAsia="en-GB"/>
              </w:rPr>
              <w:t>42.69</w:t>
            </w:r>
          </w:p>
        </w:tc>
        <w:tc>
          <w:tcPr>
            <w:tcW w:w="0" w:type="auto"/>
            <w:tcBorders>
              <w:top w:val="nil"/>
              <w:left w:val="nil"/>
              <w:bottom w:val="single" w:sz="4" w:space="0" w:color="auto"/>
              <w:right w:val="single" w:sz="4" w:space="0" w:color="auto"/>
            </w:tcBorders>
            <w:shd w:val="clear" w:color="auto" w:fill="auto"/>
            <w:vAlign w:val="center"/>
            <w:hideMark/>
          </w:tcPr>
          <w:p w14:paraId="7C4E0C0E" w14:textId="2FF3D92B" w:rsidR="00722F8E" w:rsidRPr="00722F8E" w:rsidRDefault="00722F8E" w:rsidP="00EB04BC">
            <w:pPr>
              <w:spacing w:line="240" w:lineRule="auto"/>
              <w:jc w:val="right"/>
              <w:rPr>
                <w:rFonts w:ascii="Arial" w:eastAsia="Times New Roman" w:hAnsi="Arial"/>
                <w:b/>
                <w:bCs/>
                <w:color w:val="auto"/>
                <w:sz w:val="14"/>
                <w:szCs w:val="14"/>
                <w:lang w:eastAsia="en-GB"/>
              </w:rPr>
            </w:pPr>
            <w:r w:rsidRPr="00722F8E">
              <w:rPr>
                <w:rFonts w:ascii="Arial" w:eastAsia="Times New Roman" w:hAnsi="Arial"/>
                <w:b/>
                <w:bCs/>
                <w:color w:val="auto"/>
                <w:sz w:val="14"/>
                <w:szCs w:val="14"/>
                <w:lang w:eastAsia="en-GB"/>
              </w:rPr>
              <w:t>0.</w:t>
            </w:r>
            <w:ins w:id="112" w:author="davide de beni" w:date="2019-10-28T16:46:00Z">
              <w:r w:rsidR="00E84416">
                <w:rPr>
                  <w:rFonts w:ascii="Arial" w:eastAsia="Times New Roman" w:hAnsi="Arial"/>
                  <w:b/>
                  <w:bCs/>
                  <w:color w:val="auto"/>
                  <w:sz w:val="14"/>
                  <w:szCs w:val="14"/>
                  <w:lang w:eastAsia="en-GB"/>
                </w:rPr>
                <w:t>28</w:t>
              </w:r>
            </w:ins>
            <w:del w:id="113" w:author="davide de beni" w:date="2019-10-28T16:46:00Z">
              <w:r w:rsidRPr="00722F8E" w:rsidDel="00E84416">
                <w:rPr>
                  <w:rFonts w:ascii="Arial" w:eastAsia="Times New Roman" w:hAnsi="Arial"/>
                  <w:b/>
                  <w:bCs/>
                  <w:color w:val="auto"/>
                  <w:sz w:val="14"/>
                  <w:szCs w:val="14"/>
                  <w:lang w:eastAsia="en-GB"/>
                </w:rPr>
                <w:delText>39</w:delText>
              </w:r>
            </w:del>
          </w:p>
        </w:tc>
      </w:tr>
    </w:tbl>
    <w:p w14:paraId="1AD20CA0" w14:textId="2422FD56" w:rsidR="009E70C7" w:rsidRDefault="009E70C7" w:rsidP="009E70C7">
      <w:pPr>
        <w:pStyle w:val="Normalnumbered"/>
        <w:numPr>
          <w:ilvl w:val="0"/>
          <w:numId w:val="0"/>
        </w:numPr>
        <w:ind w:left="152"/>
        <w:rPr>
          <w:b/>
        </w:rPr>
      </w:pPr>
    </w:p>
    <w:p w14:paraId="559A6777" w14:textId="71538BCB" w:rsidR="00D152EC" w:rsidRDefault="00665874" w:rsidP="005561D0">
      <w:pPr>
        <w:pStyle w:val="Normalnumbered"/>
      </w:pPr>
      <w:r w:rsidRPr="00665874">
        <w:t xml:space="preserve">Programme costs </w:t>
      </w:r>
      <w:r w:rsidR="00DF75E9">
        <w:t xml:space="preserve">for IFAS </w:t>
      </w:r>
      <w:r w:rsidRPr="00665874">
        <w:t xml:space="preserve">were computed from </w:t>
      </w:r>
      <w:r w:rsidR="00DF75E9">
        <w:t>the NSP</w:t>
      </w:r>
      <w:r w:rsidRPr="00665874">
        <w:t xml:space="preserve"> financial reports </w:t>
      </w:r>
      <w:r w:rsidR="00DF75E9">
        <w:t>(</w:t>
      </w:r>
      <w:r w:rsidRPr="00665874">
        <w:t>2015 to 2019</w:t>
      </w:r>
      <w:r w:rsidR="00DF75E9">
        <w:t>)</w:t>
      </w:r>
      <w:r w:rsidR="00FE4484">
        <w:t xml:space="preserve"> as </w:t>
      </w:r>
      <w:r w:rsidRPr="00665874">
        <w:t xml:space="preserve">the percentage of programme costs over the costs for </w:t>
      </w:r>
      <w:r w:rsidR="00FE4484">
        <w:t>m</w:t>
      </w:r>
      <w:r w:rsidRPr="00665874">
        <w:t>edical supplies for each of the nine districts.</w:t>
      </w:r>
      <w:r w:rsidR="009C6BE2">
        <w:t xml:space="preserve"> </w:t>
      </w:r>
      <w:r w:rsidR="009A7B55" w:rsidRPr="00CB57BB">
        <w:rPr>
          <w:b/>
          <w:bCs/>
        </w:rPr>
        <w:t>As</w:t>
      </w:r>
      <w:r w:rsidR="002C1251" w:rsidRPr="00CB57BB">
        <w:rPr>
          <w:b/>
          <w:bCs/>
        </w:rPr>
        <w:t xml:space="preserve"> a</w:t>
      </w:r>
      <w:r w:rsidR="00CB57BB" w:rsidRPr="00CB57BB">
        <w:rPr>
          <w:b/>
          <w:bCs/>
        </w:rPr>
        <w:t>n</w:t>
      </w:r>
      <w:r w:rsidR="002C1251" w:rsidRPr="00CB57BB">
        <w:rPr>
          <w:b/>
          <w:bCs/>
        </w:rPr>
        <w:t xml:space="preserve"> average of the nine NSP’s districts, t</w:t>
      </w:r>
      <w:r w:rsidR="009C6BE2" w:rsidRPr="00CB57BB">
        <w:rPr>
          <w:b/>
          <w:bCs/>
        </w:rPr>
        <w:t xml:space="preserve">he total unit cost per average case of IFAS </w:t>
      </w:r>
      <w:r w:rsidR="002132D5" w:rsidRPr="00CB57BB">
        <w:rPr>
          <w:b/>
          <w:bCs/>
        </w:rPr>
        <w:t xml:space="preserve">supplementation </w:t>
      </w:r>
      <w:r w:rsidR="009C6BE2" w:rsidRPr="00CB57BB">
        <w:rPr>
          <w:b/>
          <w:bCs/>
        </w:rPr>
        <w:t xml:space="preserve">is estimated approximately US$ </w:t>
      </w:r>
      <w:ins w:id="114" w:author="davide de beni" w:date="2019-10-28T16:49:00Z">
        <w:r w:rsidR="00E84416">
          <w:rPr>
            <w:b/>
            <w:bCs/>
          </w:rPr>
          <w:t>1.21</w:t>
        </w:r>
      </w:ins>
      <w:del w:id="115" w:author="davide de beni" w:date="2019-10-28T16:49:00Z">
        <w:r w:rsidR="004C18C0" w:rsidRPr="00CB57BB" w:rsidDel="00E84416">
          <w:rPr>
            <w:b/>
            <w:bCs/>
          </w:rPr>
          <w:delText>1.65</w:delText>
        </w:r>
      </w:del>
      <w:r w:rsidR="004C18C0" w:rsidRPr="00CB57BB">
        <w:rPr>
          <w:b/>
          <w:bCs/>
        </w:rPr>
        <w:t xml:space="preserve"> (</w:t>
      </w:r>
      <w:r w:rsidR="004831D7" w:rsidRPr="00CB57BB">
        <w:rPr>
          <w:b/>
          <w:bCs/>
        </w:rPr>
        <w:t>PKR 181)</w:t>
      </w:r>
      <w:r w:rsidR="009A7B55" w:rsidRPr="00CB57BB">
        <w:rPr>
          <w:b/>
          <w:bCs/>
        </w:rPr>
        <w:t xml:space="preserve"> delivered at community level, and</w:t>
      </w:r>
      <w:r w:rsidR="004831D7" w:rsidRPr="00CB57BB">
        <w:rPr>
          <w:b/>
          <w:bCs/>
        </w:rPr>
        <w:t xml:space="preserve"> US$ </w:t>
      </w:r>
      <w:ins w:id="116" w:author="davide de beni" w:date="2019-10-28T16:49:00Z">
        <w:r w:rsidR="00E84416">
          <w:rPr>
            <w:b/>
            <w:bCs/>
          </w:rPr>
          <w:t>0.71</w:t>
        </w:r>
      </w:ins>
      <w:del w:id="117" w:author="davide de beni" w:date="2019-10-28T16:49:00Z">
        <w:r w:rsidR="004831D7" w:rsidRPr="00CB57BB" w:rsidDel="00E84416">
          <w:rPr>
            <w:b/>
            <w:bCs/>
          </w:rPr>
          <w:delText>0.97</w:delText>
        </w:r>
      </w:del>
      <w:r w:rsidR="004831D7" w:rsidRPr="00CB57BB">
        <w:rPr>
          <w:b/>
          <w:bCs/>
        </w:rPr>
        <w:t xml:space="preserve"> (PKR 125)</w:t>
      </w:r>
      <w:r w:rsidR="00CB57BB" w:rsidRPr="00CB57BB">
        <w:rPr>
          <w:b/>
          <w:bCs/>
        </w:rPr>
        <w:t xml:space="preserve"> if delivered at </w:t>
      </w:r>
      <w:r w:rsidR="00C775BE">
        <w:rPr>
          <w:b/>
          <w:bCs/>
        </w:rPr>
        <w:t xml:space="preserve">the </w:t>
      </w:r>
      <w:r w:rsidR="001B190A">
        <w:rPr>
          <w:b/>
          <w:bCs/>
        </w:rPr>
        <w:t>health facility</w:t>
      </w:r>
      <w:r w:rsidR="00CB57BB" w:rsidRPr="00CB57BB">
        <w:rPr>
          <w:b/>
          <w:bCs/>
        </w:rPr>
        <w:t xml:space="preserve"> level</w:t>
      </w:r>
      <w:r w:rsidR="009C6BE2" w:rsidRPr="00CB57BB">
        <w:rPr>
          <w:b/>
          <w:bCs/>
        </w:rPr>
        <w:t>.</w:t>
      </w:r>
      <w:r w:rsidR="00CB57BB">
        <w:rPr>
          <w:b/>
          <w:bCs/>
        </w:rPr>
        <w:t xml:space="preserve"> </w:t>
      </w:r>
      <w:r w:rsidR="00CB57BB">
        <w:t>The table</w:t>
      </w:r>
      <w:r w:rsidR="009B50FA">
        <w:t xml:space="preserve"> </w:t>
      </w:r>
      <w:r w:rsidR="00CB57BB">
        <w:t>below shows</w:t>
      </w:r>
      <w:r w:rsidR="009B50FA">
        <w:t xml:space="preserve"> the breakdown of the calculation by district. </w:t>
      </w:r>
    </w:p>
    <w:p w14:paraId="481E675C" w14:textId="77777777" w:rsidR="005561D0" w:rsidRPr="009C6BE2" w:rsidRDefault="005561D0" w:rsidP="005561D0">
      <w:pPr>
        <w:pStyle w:val="Normalnumbered"/>
        <w:numPr>
          <w:ilvl w:val="0"/>
          <w:numId w:val="0"/>
        </w:numPr>
        <w:ind w:left="152"/>
      </w:pPr>
    </w:p>
    <w:tbl>
      <w:tblPr>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7"/>
        <w:gridCol w:w="638"/>
        <w:gridCol w:w="805"/>
        <w:gridCol w:w="632"/>
        <w:gridCol w:w="639"/>
        <w:gridCol w:w="805"/>
        <w:gridCol w:w="632"/>
        <w:gridCol w:w="639"/>
        <w:gridCol w:w="805"/>
        <w:gridCol w:w="632"/>
        <w:gridCol w:w="639"/>
        <w:gridCol w:w="805"/>
        <w:gridCol w:w="632"/>
      </w:tblGrid>
      <w:tr w:rsidR="00201763" w:rsidRPr="00201763" w14:paraId="33B0C010" w14:textId="77777777" w:rsidTr="00E84416">
        <w:trPr>
          <w:trHeight w:val="397"/>
        </w:trPr>
        <w:tc>
          <w:tcPr>
            <w:tcW w:w="1222" w:type="dxa"/>
            <w:shd w:val="clear" w:color="auto" w:fill="auto"/>
            <w:noWrap/>
            <w:vAlign w:val="center"/>
            <w:hideMark/>
          </w:tcPr>
          <w:p w14:paraId="26F50276" w14:textId="0DF01CFA" w:rsidR="00201763" w:rsidRPr="00201763" w:rsidRDefault="00201763" w:rsidP="00BC7B6B">
            <w:pPr>
              <w:spacing w:line="240" w:lineRule="auto"/>
              <w:jc w:val="right"/>
              <w:rPr>
                <w:rFonts w:ascii="Arial" w:eastAsia="Times New Roman" w:hAnsi="Arial"/>
                <w:b/>
                <w:bCs/>
                <w:color w:val="auto"/>
                <w:sz w:val="14"/>
                <w:szCs w:val="14"/>
                <w:lang w:eastAsia="en-GB"/>
              </w:rPr>
            </w:pPr>
          </w:p>
        </w:tc>
        <w:tc>
          <w:tcPr>
            <w:tcW w:w="4064" w:type="dxa"/>
            <w:gridSpan w:val="6"/>
            <w:shd w:val="clear" w:color="000000" w:fill="F2F2F2"/>
            <w:vAlign w:val="center"/>
            <w:hideMark/>
          </w:tcPr>
          <w:p w14:paraId="206C37B2" w14:textId="77777777" w:rsidR="00201763" w:rsidRPr="00201763" w:rsidRDefault="00201763" w:rsidP="001B1BE3">
            <w:pPr>
              <w:spacing w:line="240" w:lineRule="auto"/>
              <w:jc w:val="center"/>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 xml:space="preserve">Unit cost </w:t>
            </w:r>
            <w:r w:rsidRPr="00201763">
              <w:rPr>
                <w:rFonts w:ascii="Arial" w:eastAsia="Times New Roman" w:hAnsi="Arial"/>
                <w:b/>
                <w:bCs/>
                <w:color w:val="auto"/>
                <w:sz w:val="14"/>
                <w:szCs w:val="14"/>
                <w:lang w:eastAsia="en-GB"/>
              </w:rPr>
              <w:br/>
              <w:t>(PKR per beneficiary per year)</w:t>
            </w:r>
          </w:p>
        </w:tc>
        <w:tc>
          <w:tcPr>
            <w:tcW w:w="4064" w:type="dxa"/>
            <w:gridSpan w:val="6"/>
            <w:shd w:val="clear" w:color="000000" w:fill="F2F2F2"/>
            <w:vAlign w:val="center"/>
            <w:hideMark/>
          </w:tcPr>
          <w:p w14:paraId="72A15E6F" w14:textId="77777777" w:rsidR="00201763" w:rsidRPr="00201763" w:rsidRDefault="00201763" w:rsidP="001B1BE3">
            <w:pPr>
              <w:spacing w:line="240" w:lineRule="auto"/>
              <w:jc w:val="center"/>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 xml:space="preserve">Unit cost </w:t>
            </w:r>
            <w:r w:rsidRPr="00201763">
              <w:rPr>
                <w:rFonts w:ascii="Arial" w:eastAsia="Times New Roman" w:hAnsi="Arial"/>
                <w:b/>
                <w:bCs/>
                <w:color w:val="auto"/>
                <w:sz w:val="14"/>
                <w:szCs w:val="14"/>
                <w:lang w:eastAsia="en-GB"/>
              </w:rPr>
              <w:br/>
              <w:t>(US$ per beneficiary per year)</w:t>
            </w:r>
          </w:p>
        </w:tc>
      </w:tr>
      <w:tr w:rsidR="001B1BE3" w:rsidRPr="00201763" w14:paraId="5D4059F4" w14:textId="77777777" w:rsidTr="00E84416">
        <w:trPr>
          <w:trHeight w:val="397"/>
        </w:trPr>
        <w:tc>
          <w:tcPr>
            <w:tcW w:w="1222" w:type="dxa"/>
            <w:shd w:val="clear" w:color="auto" w:fill="auto"/>
            <w:noWrap/>
            <w:vAlign w:val="center"/>
            <w:hideMark/>
          </w:tcPr>
          <w:p w14:paraId="1EC4E37B" w14:textId="4F9454A6" w:rsidR="00201763" w:rsidRPr="00201763" w:rsidRDefault="00201763" w:rsidP="00BC7B6B">
            <w:pPr>
              <w:spacing w:line="240" w:lineRule="auto"/>
              <w:jc w:val="right"/>
              <w:rPr>
                <w:rFonts w:ascii="Arial" w:eastAsia="Times New Roman" w:hAnsi="Arial"/>
                <w:b/>
                <w:bCs/>
                <w:color w:val="auto"/>
                <w:sz w:val="14"/>
                <w:szCs w:val="14"/>
                <w:lang w:eastAsia="en-GB"/>
              </w:rPr>
            </w:pPr>
          </w:p>
        </w:tc>
        <w:tc>
          <w:tcPr>
            <w:tcW w:w="2032" w:type="dxa"/>
            <w:gridSpan w:val="3"/>
            <w:shd w:val="clear" w:color="000000" w:fill="BFBFBF"/>
            <w:vAlign w:val="center"/>
            <w:hideMark/>
          </w:tcPr>
          <w:p w14:paraId="0257ABF8" w14:textId="77777777" w:rsidR="00201763" w:rsidRPr="00201763" w:rsidRDefault="00201763" w:rsidP="001B1BE3">
            <w:pPr>
              <w:spacing w:line="240" w:lineRule="auto"/>
              <w:jc w:val="center"/>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IFAS (Community)</w:t>
            </w:r>
          </w:p>
        </w:tc>
        <w:tc>
          <w:tcPr>
            <w:tcW w:w="2032" w:type="dxa"/>
            <w:gridSpan w:val="3"/>
            <w:shd w:val="clear" w:color="000000" w:fill="BFBFBF"/>
            <w:vAlign w:val="center"/>
            <w:hideMark/>
          </w:tcPr>
          <w:p w14:paraId="786D0B1A" w14:textId="77777777" w:rsidR="00201763" w:rsidRPr="00201763" w:rsidRDefault="00201763" w:rsidP="001B1BE3">
            <w:pPr>
              <w:spacing w:line="240" w:lineRule="auto"/>
              <w:jc w:val="center"/>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IFAS (Health Facility)</w:t>
            </w:r>
          </w:p>
        </w:tc>
        <w:tc>
          <w:tcPr>
            <w:tcW w:w="2032" w:type="dxa"/>
            <w:gridSpan w:val="3"/>
            <w:shd w:val="clear" w:color="000000" w:fill="BFBFBF"/>
            <w:vAlign w:val="center"/>
            <w:hideMark/>
          </w:tcPr>
          <w:p w14:paraId="0A4FE5A1" w14:textId="77777777" w:rsidR="00201763" w:rsidRPr="00201763" w:rsidRDefault="00201763" w:rsidP="001B1BE3">
            <w:pPr>
              <w:spacing w:line="240" w:lineRule="auto"/>
              <w:jc w:val="center"/>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IFAS (Community)</w:t>
            </w:r>
          </w:p>
        </w:tc>
        <w:tc>
          <w:tcPr>
            <w:tcW w:w="2032" w:type="dxa"/>
            <w:gridSpan w:val="3"/>
            <w:shd w:val="clear" w:color="000000" w:fill="BFBFBF"/>
            <w:vAlign w:val="center"/>
            <w:hideMark/>
          </w:tcPr>
          <w:p w14:paraId="3628FB60" w14:textId="77777777" w:rsidR="00201763" w:rsidRPr="00201763" w:rsidRDefault="00201763" w:rsidP="001B1BE3">
            <w:pPr>
              <w:spacing w:line="240" w:lineRule="auto"/>
              <w:jc w:val="center"/>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IFAS (Health Facility)</w:t>
            </w:r>
          </w:p>
        </w:tc>
      </w:tr>
      <w:tr w:rsidR="00201763" w:rsidRPr="00201763" w14:paraId="277AD4E9" w14:textId="77777777" w:rsidTr="00E84416">
        <w:trPr>
          <w:trHeight w:val="1020"/>
        </w:trPr>
        <w:tc>
          <w:tcPr>
            <w:tcW w:w="1222" w:type="dxa"/>
            <w:shd w:val="clear" w:color="auto" w:fill="auto"/>
            <w:noWrap/>
            <w:vAlign w:val="center"/>
            <w:hideMark/>
          </w:tcPr>
          <w:p w14:paraId="08C7DBCE" w14:textId="08803621"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Province/District</w:t>
            </w:r>
          </w:p>
        </w:tc>
        <w:tc>
          <w:tcPr>
            <w:tcW w:w="626" w:type="dxa"/>
            <w:shd w:val="clear" w:color="000000" w:fill="FFFFFF"/>
            <w:vAlign w:val="center"/>
            <w:hideMark/>
          </w:tcPr>
          <w:p w14:paraId="76483278" w14:textId="7A8C0092"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Unit cost for supplies</w:t>
            </w:r>
          </w:p>
        </w:tc>
        <w:tc>
          <w:tcPr>
            <w:tcW w:w="787" w:type="dxa"/>
            <w:shd w:val="clear" w:color="000000" w:fill="FFFFFF"/>
            <w:vAlign w:val="center"/>
            <w:hideMark/>
          </w:tcPr>
          <w:p w14:paraId="4AC50E1E"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 of programme costs</w:t>
            </w:r>
          </w:p>
        </w:tc>
        <w:tc>
          <w:tcPr>
            <w:tcW w:w="619" w:type="dxa"/>
            <w:shd w:val="clear" w:color="000000" w:fill="D9D9D9"/>
            <w:vAlign w:val="center"/>
            <w:hideMark/>
          </w:tcPr>
          <w:p w14:paraId="04BB7DBA"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Total unit cost per average case</w:t>
            </w:r>
          </w:p>
        </w:tc>
        <w:tc>
          <w:tcPr>
            <w:tcW w:w="626" w:type="dxa"/>
            <w:shd w:val="clear" w:color="000000" w:fill="FFFFFF"/>
            <w:vAlign w:val="center"/>
            <w:hideMark/>
          </w:tcPr>
          <w:p w14:paraId="27D30078" w14:textId="67FECB23"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Unit cost for supplies</w:t>
            </w:r>
          </w:p>
        </w:tc>
        <w:tc>
          <w:tcPr>
            <w:tcW w:w="787" w:type="dxa"/>
            <w:shd w:val="clear" w:color="000000" w:fill="FFFFFF"/>
            <w:vAlign w:val="center"/>
            <w:hideMark/>
          </w:tcPr>
          <w:p w14:paraId="64C5C266"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 of programme costs</w:t>
            </w:r>
          </w:p>
        </w:tc>
        <w:tc>
          <w:tcPr>
            <w:tcW w:w="619" w:type="dxa"/>
            <w:shd w:val="clear" w:color="000000" w:fill="D9D9D9"/>
            <w:vAlign w:val="center"/>
            <w:hideMark/>
          </w:tcPr>
          <w:p w14:paraId="11BFB5D9"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Total unit cost per average case</w:t>
            </w:r>
          </w:p>
        </w:tc>
        <w:tc>
          <w:tcPr>
            <w:tcW w:w="626" w:type="dxa"/>
            <w:shd w:val="clear" w:color="000000" w:fill="FFFFFF"/>
            <w:vAlign w:val="center"/>
            <w:hideMark/>
          </w:tcPr>
          <w:p w14:paraId="02B003CD" w14:textId="34C3DF59"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Unit cost for supplies</w:t>
            </w:r>
          </w:p>
        </w:tc>
        <w:tc>
          <w:tcPr>
            <w:tcW w:w="787" w:type="dxa"/>
            <w:shd w:val="clear" w:color="000000" w:fill="FFFFFF"/>
            <w:vAlign w:val="center"/>
            <w:hideMark/>
          </w:tcPr>
          <w:p w14:paraId="358E8B44"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 of programme costs</w:t>
            </w:r>
          </w:p>
        </w:tc>
        <w:tc>
          <w:tcPr>
            <w:tcW w:w="619" w:type="dxa"/>
            <w:shd w:val="clear" w:color="000000" w:fill="D9D9D9"/>
            <w:vAlign w:val="center"/>
            <w:hideMark/>
          </w:tcPr>
          <w:p w14:paraId="38818799"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Total unit cost per average case</w:t>
            </w:r>
          </w:p>
        </w:tc>
        <w:tc>
          <w:tcPr>
            <w:tcW w:w="626" w:type="dxa"/>
            <w:shd w:val="clear" w:color="000000" w:fill="FFFFFF"/>
            <w:vAlign w:val="center"/>
            <w:hideMark/>
          </w:tcPr>
          <w:p w14:paraId="5C3BC588" w14:textId="595C26CF"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Unit cost for supplies</w:t>
            </w:r>
          </w:p>
        </w:tc>
        <w:tc>
          <w:tcPr>
            <w:tcW w:w="787" w:type="dxa"/>
            <w:shd w:val="clear" w:color="000000" w:fill="FFFFFF"/>
            <w:vAlign w:val="center"/>
            <w:hideMark/>
          </w:tcPr>
          <w:p w14:paraId="7C15E126"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 of programme costs</w:t>
            </w:r>
          </w:p>
        </w:tc>
        <w:tc>
          <w:tcPr>
            <w:tcW w:w="619" w:type="dxa"/>
            <w:shd w:val="clear" w:color="000000" w:fill="D9D9D9"/>
            <w:vAlign w:val="center"/>
            <w:hideMark/>
          </w:tcPr>
          <w:p w14:paraId="6E6B5A79" w14:textId="77777777" w:rsidR="00201763" w:rsidRPr="00201763" w:rsidRDefault="00201763" w:rsidP="00BC7B6B">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Total unit cost per average case</w:t>
            </w:r>
          </w:p>
        </w:tc>
      </w:tr>
      <w:tr w:rsidR="00E84416" w:rsidRPr="00201763" w14:paraId="3E2BDECE" w14:textId="77777777" w:rsidTr="00E84416">
        <w:trPr>
          <w:trHeight w:val="336"/>
        </w:trPr>
        <w:tc>
          <w:tcPr>
            <w:tcW w:w="1222" w:type="dxa"/>
            <w:shd w:val="clear" w:color="000000" w:fill="FFFFFF"/>
            <w:noWrap/>
            <w:vAlign w:val="center"/>
            <w:hideMark/>
          </w:tcPr>
          <w:p w14:paraId="2E46B959" w14:textId="77777777" w:rsidR="00E84416" w:rsidRPr="00201763" w:rsidRDefault="00E84416" w:rsidP="00E84416">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Sindh</w:t>
            </w:r>
          </w:p>
        </w:tc>
        <w:tc>
          <w:tcPr>
            <w:tcW w:w="626" w:type="dxa"/>
            <w:shd w:val="clear" w:color="000000" w:fill="FFFFFF"/>
            <w:noWrap/>
            <w:vAlign w:val="center"/>
            <w:hideMark/>
          </w:tcPr>
          <w:p w14:paraId="6A4168D7" w14:textId="2F9366A0" w:rsidR="00E84416" w:rsidRPr="00201763" w:rsidRDefault="00E84416" w:rsidP="00E84416">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43</w:t>
            </w:r>
          </w:p>
        </w:tc>
        <w:tc>
          <w:tcPr>
            <w:tcW w:w="787" w:type="dxa"/>
            <w:shd w:val="clear" w:color="000000" w:fill="FFFFFF"/>
            <w:noWrap/>
            <w:vAlign w:val="center"/>
            <w:hideMark/>
          </w:tcPr>
          <w:p w14:paraId="6A5FF451" w14:textId="77777777" w:rsidR="00E84416" w:rsidRPr="00201763" w:rsidRDefault="00E84416" w:rsidP="00E84416">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324%</w:t>
            </w:r>
          </w:p>
        </w:tc>
        <w:tc>
          <w:tcPr>
            <w:tcW w:w="619" w:type="dxa"/>
            <w:shd w:val="clear" w:color="000000" w:fill="D9D9D9"/>
            <w:noWrap/>
            <w:vAlign w:val="center"/>
            <w:hideMark/>
          </w:tcPr>
          <w:p w14:paraId="7E2CBD0F" w14:textId="33EDE96C" w:rsidR="00E84416" w:rsidRPr="00201763" w:rsidRDefault="00E84416" w:rsidP="00E84416">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181</w:t>
            </w:r>
          </w:p>
        </w:tc>
        <w:tc>
          <w:tcPr>
            <w:tcW w:w="626" w:type="dxa"/>
            <w:shd w:val="clear" w:color="000000" w:fill="FFFFFF"/>
            <w:noWrap/>
            <w:vAlign w:val="center"/>
            <w:hideMark/>
          </w:tcPr>
          <w:p w14:paraId="155DEF66" w14:textId="0663D956" w:rsidR="00E84416" w:rsidRPr="00201763" w:rsidRDefault="00E84416" w:rsidP="00E84416">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43</w:t>
            </w:r>
          </w:p>
        </w:tc>
        <w:tc>
          <w:tcPr>
            <w:tcW w:w="787" w:type="dxa"/>
            <w:shd w:val="clear" w:color="000000" w:fill="FFFFFF"/>
            <w:noWrap/>
            <w:vAlign w:val="center"/>
            <w:hideMark/>
          </w:tcPr>
          <w:p w14:paraId="4FB5D4C6" w14:textId="77777777" w:rsidR="00E84416" w:rsidRPr="00201763" w:rsidRDefault="00E84416" w:rsidP="00E84416">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192%</w:t>
            </w:r>
          </w:p>
        </w:tc>
        <w:tc>
          <w:tcPr>
            <w:tcW w:w="619" w:type="dxa"/>
            <w:shd w:val="clear" w:color="000000" w:fill="D9D9D9"/>
            <w:noWrap/>
            <w:vAlign w:val="center"/>
            <w:hideMark/>
          </w:tcPr>
          <w:p w14:paraId="0DB09D07" w14:textId="622A0553" w:rsidR="00E84416" w:rsidRPr="00201763" w:rsidRDefault="00E84416" w:rsidP="00E84416">
            <w:pPr>
              <w:spacing w:line="240" w:lineRule="auto"/>
              <w:jc w:val="right"/>
              <w:rPr>
                <w:rFonts w:ascii="Arial" w:eastAsia="Times New Roman" w:hAnsi="Arial"/>
                <w:b/>
                <w:bCs/>
                <w:color w:val="auto"/>
                <w:sz w:val="14"/>
                <w:szCs w:val="14"/>
                <w:lang w:eastAsia="en-GB"/>
              </w:rPr>
            </w:pPr>
            <w:r w:rsidRPr="00201763">
              <w:rPr>
                <w:rFonts w:ascii="Arial" w:eastAsia="Times New Roman" w:hAnsi="Arial"/>
                <w:b/>
                <w:bCs/>
                <w:color w:val="auto"/>
                <w:sz w:val="14"/>
                <w:szCs w:val="14"/>
                <w:lang w:eastAsia="en-GB"/>
              </w:rPr>
              <w:t>125</w:t>
            </w:r>
          </w:p>
        </w:tc>
        <w:tc>
          <w:tcPr>
            <w:tcW w:w="626" w:type="dxa"/>
            <w:shd w:val="clear" w:color="000000" w:fill="FFFFFF"/>
            <w:noWrap/>
            <w:vAlign w:val="center"/>
            <w:hideMark/>
          </w:tcPr>
          <w:p w14:paraId="4B84DB00" w14:textId="742B2D8E" w:rsidR="00E84416" w:rsidRPr="00201763" w:rsidRDefault="00E84416" w:rsidP="00E84416">
            <w:pPr>
              <w:spacing w:line="240" w:lineRule="auto"/>
              <w:jc w:val="center"/>
              <w:rPr>
                <w:rFonts w:ascii="Arial" w:eastAsia="Times New Roman" w:hAnsi="Arial"/>
                <w:b/>
                <w:bCs/>
                <w:color w:val="auto"/>
                <w:sz w:val="14"/>
                <w:szCs w:val="14"/>
                <w:lang w:eastAsia="en-GB"/>
              </w:rPr>
            </w:pPr>
            <w:r>
              <w:rPr>
                <w:rFonts w:ascii="Arial" w:hAnsi="Arial"/>
                <w:b/>
                <w:bCs/>
                <w:sz w:val="14"/>
                <w:szCs w:val="14"/>
              </w:rPr>
              <w:t>0.28</w:t>
            </w:r>
          </w:p>
        </w:tc>
        <w:tc>
          <w:tcPr>
            <w:tcW w:w="787" w:type="dxa"/>
            <w:shd w:val="clear" w:color="000000" w:fill="FFFFFF"/>
            <w:noWrap/>
            <w:vAlign w:val="center"/>
            <w:hideMark/>
          </w:tcPr>
          <w:p w14:paraId="42D27773" w14:textId="2374D7D5" w:rsidR="00E84416" w:rsidRPr="00201763" w:rsidRDefault="00E84416" w:rsidP="00E84416">
            <w:pPr>
              <w:spacing w:line="240" w:lineRule="auto"/>
              <w:jc w:val="center"/>
              <w:rPr>
                <w:rFonts w:ascii="Arial" w:eastAsia="Times New Roman" w:hAnsi="Arial"/>
                <w:b/>
                <w:bCs/>
                <w:color w:val="auto"/>
                <w:sz w:val="14"/>
                <w:szCs w:val="14"/>
                <w:lang w:eastAsia="en-GB"/>
              </w:rPr>
            </w:pPr>
            <w:r>
              <w:rPr>
                <w:rFonts w:ascii="Arial" w:hAnsi="Arial"/>
                <w:b/>
                <w:bCs/>
                <w:sz w:val="14"/>
                <w:szCs w:val="14"/>
              </w:rPr>
              <w:t>324%</w:t>
            </w:r>
          </w:p>
        </w:tc>
        <w:tc>
          <w:tcPr>
            <w:tcW w:w="619" w:type="dxa"/>
            <w:shd w:val="clear" w:color="000000" w:fill="D9D9D9"/>
            <w:noWrap/>
            <w:vAlign w:val="center"/>
            <w:hideMark/>
          </w:tcPr>
          <w:p w14:paraId="1F3D5890" w14:textId="3664F5D6" w:rsidR="00E84416" w:rsidRPr="00201763" w:rsidRDefault="00E84416" w:rsidP="00E84416">
            <w:pPr>
              <w:spacing w:line="240" w:lineRule="auto"/>
              <w:jc w:val="center"/>
              <w:rPr>
                <w:rFonts w:ascii="Arial" w:eastAsia="Times New Roman" w:hAnsi="Arial"/>
                <w:b/>
                <w:bCs/>
                <w:color w:val="auto"/>
                <w:sz w:val="14"/>
                <w:szCs w:val="14"/>
                <w:lang w:eastAsia="en-GB"/>
              </w:rPr>
            </w:pPr>
            <w:r>
              <w:rPr>
                <w:rFonts w:ascii="Arial" w:hAnsi="Arial"/>
                <w:b/>
                <w:bCs/>
                <w:sz w:val="14"/>
                <w:szCs w:val="14"/>
              </w:rPr>
              <w:t>1.21</w:t>
            </w:r>
          </w:p>
        </w:tc>
        <w:tc>
          <w:tcPr>
            <w:tcW w:w="626" w:type="dxa"/>
            <w:shd w:val="clear" w:color="000000" w:fill="FFFFFF"/>
            <w:noWrap/>
            <w:vAlign w:val="center"/>
            <w:hideMark/>
          </w:tcPr>
          <w:p w14:paraId="0F7B415D" w14:textId="2F08BB77" w:rsidR="00E84416" w:rsidRPr="00201763" w:rsidRDefault="00E84416" w:rsidP="00E84416">
            <w:pPr>
              <w:spacing w:line="240" w:lineRule="auto"/>
              <w:jc w:val="center"/>
              <w:rPr>
                <w:rFonts w:ascii="Arial" w:eastAsia="Times New Roman" w:hAnsi="Arial"/>
                <w:b/>
                <w:bCs/>
                <w:color w:val="auto"/>
                <w:sz w:val="14"/>
                <w:szCs w:val="14"/>
                <w:lang w:eastAsia="en-GB"/>
              </w:rPr>
            </w:pPr>
            <w:r>
              <w:rPr>
                <w:rFonts w:ascii="Arial" w:hAnsi="Arial"/>
                <w:b/>
                <w:bCs/>
                <w:sz w:val="14"/>
                <w:szCs w:val="14"/>
              </w:rPr>
              <w:t>0.28</w:t>
            </w:r>
          </w:p>
        </w:tc>
        <w:tc>
          <w:tcPr>
            <w:tcW w:w="787" w:type="dxa"/>
            <w:shd w:val="clear" w:color="000000" w:fill="FFFFFF"/>
            <w:noWrap/>
            <w:vAlign w:val="center"/>
            <w:hideMark/>
          </w:tcPr>
          <w:p w14:paraId="06875758" w14:textId="7B7B0467" w:rsidR="00E84416" w:rsidRPr="00201763" w:rsidRDefault="00E84416" w:rsidP="00E84416">
            <w:pPr>
              <w:spacing w:line="240" w:lineRule="auto"/>
              <w:jc w:val="center"/>
              <w:rPr>
                <w:rFonts w:ascii="Arial" w:eastAsia="Times New Roman" w:hAnsi="Arial"/>
                <w:b/>
                <w:bCs/>
                <w:color w:val="auto"/>
                <w:sz w:val="14"/>
                <w:szCs w:val="14"/>
                <w:lang w:eastAsia="en-GB"/>
              </w:rPr>
            </w:pPr>
            <w:r>
              <w:rPr>
                <w:rFonts w:ascii="Arial" w:hAnsi="Arial"/>
                <w:b/>
                <w:bCs/>
                <w:sz w:val="14"/>
                <w:szCs w:val="14"/>
              </w:rPr>
              <w:t>192%</w:t>
            </w:r>
          </w:p>
        </w:tc>
        <w:tc>
          <w:tcPr>
            <w:tcW w:w="619" w:type="dxa"/>
            <w:shd w:val="clear" w:color="000000" w:fill="D9D9D9"/>
            <w:noWrap/>
            <w:vAlign w:val="center"/>
            <w:hideMark/>
          </w:tcPr>
          <w:p w14:paraId="112E742F" w14:textId="66839C72" w:rsidR="00E84416" w:rsidRPr="00201763" w:rsidRDefault="00E84416" w:rsidP="00E84416">
            <w:pPr>
              <w:spacing w:line="240" w:lineRule="auto"/>
              <w:jc w:val="center"/>
              <w:rPr>
                <w:rFonts w:ascii="Arial" w:eastAsia="Times New Roman" w:hAnsi="Arial"/>
                <w:b/>
                <w:bCs/>
                <w:color w:val="auto"/>
                <w:sz w:val="14"/>
                <w:szCs w:val="14"/>
                <w:lang w:eastAsia="en-GB"/>
              </w:rPr>
            </w:pPr>
            <w:r>
              <w:rPr>
                <w:rFonts w:ascii="Arial" w:hAnsi="Arial"/>
                <w:b/>
                <w:bCs/>
                <w:sz w:val="14"/>
                <w:szCs w:val="14"/>
              </w:rPr>
              <w:t>0.71</w:t>
            </w:r>
          </w:p>
        </w:tc>
      </w:tr>
      <w:tr w:rsidR="00E84416" w:rsidRPr="00201763" w14:paraId="298306FB" w14:textId="77777777" w:rsidTr="00E84416">
        <w:trPr>
          <w:trHeight w:val="180"/>
        </w:trPr>
        <w:tc>
          <w:tcPr>
            <w:tcW w:w="1222" w:type="dxa"/>
            <w:shd w:val="clear" w:color="auto" w:fill="auto"/>
            <w:noWrap/>
            <w:vAlign w:val="center"/>
            <w:hideMark/>
          </w:tcPr>
          <w:p w14:paraId="340F535D" w14:textId="77777777" w:rsidR="00E84416" w:rsidRPr="00201763" w:rsidRDefault="00E84416" w:rsidP="00E84416">
            <w:pPr>
              <w:spacing w:line="240" w:lineRule="auto"/>
              <w:jc w:val="right"/>
              <w:rPr>
                <w:rFonts w:ascii="Arial" w:eastAsia="Times New Roman" w:hAnsi="Arial"/>
                <w:color w:val="auto"/>
                <w:sz w:val="14"/>
                <w:szCs w:val="14"/>
                <w:lang w:eastAsia="en-GB"/>
              </w:rPr>
            </w:pPr>
            <w:proofErr w:type="spellStart"/>
            <w:r w:rsidRPr="00201763">
              <w:rPr>
                <w:rFonts w:ascii="Arial" w:eastAsia="Times New Roman" w:hAnsi="Arial"/>
                <w:color w:val="auto"/>
                <w:sz w:val="14"/>
                <w:szCs w:val="14"/>
                <w:lang w:eastAsia="en-GB"/>
              </w:rPr>
              <w:t>Tahrparkar</w:t>
            </w:r>
            <w:proofErr w:type="spellEnd"/>
          </w:p>
        </w:tc>
        <w:tc>
          <w:tcPr>
            <w:tcW w:w="626" w:type="dxa"/>
            <w:shd w:val="clear" w:color="000000" w:fill="FFFFFF"/>
            <w:noWrap/>
            <w:vAlign w:val="center"/>
            <w:hideMark/>
          </w:tcPr>
          <w:p w14:paraId="4AFDD80C" w14:textId="48285F7F"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87" w:type="dxa"/>
            <w:shd w:val="clear" w:color="000000" w:fill="FFFFFF"/>
            <w:noWrap/>
            <w:vAlign w:val="center"/>
            <w:hideMark/>
          </w:tcPr>
          <w:p w14:paraId="07562638"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148%</w:t>
            </w:r>
          </w:p>
        </w:tc>
        <w:tc>
          <w:tcPr>
            <w:tcW w:w="619" w:type="dxa"/>
            <w:shd w:val="clear" w:color="000000" w:fill="F2F2F2"/>
            <w:noWrap/>
            <w:vAlign w:val="center"/>
            <w:hideMark/>
          </w:tcPr>
          <w:p w14:paraId="0F04EE5D" w14:textId="08C333D5"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106</w:t>
            </w:r>
          </w:p>
        </w:tc>
        <w:tc>
          <w:tcPr>
            <w:tcW w:w="626" w:type="dxa"/>
            <w:shd w:val="clear" w:color="000000" w:fill="FFFFFF"/>
            <w:noWrap/>
            <w:vAlign w:val="center"/>
            <w:hideMark/>
          </w:tcPr>
          <w:p w14:paraId="4B392C38" w14:textId="238D8212"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87" w:type="dxa"/>
            <w:shd w:val="clear" w:color="000000" w:fill="FFFFFF"/>
            <w:noWrap/>
            <w:vAlign w:val="center"/>
            <w:hideMark/>
          </w:tcPr>
          <w:p w14:paraId="6B62304A"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239%</w:t>
            </w:r>
          </w:p>
        </w:tc>
        <w:tc>
          <w:tcPr>
            <w:tcW w:w="619" w:type="dxa"/>
            <w:shd w:val="clear" w:color="000000" w:fill="F2F2F2"/>
            <w:noWrap/>
            <w:vAlign w:val="center"/>
            <w:hideMark/>
          </w:tcPr>
          <w:p w14:paraId="30E37FD1" w14:textId="1CA48B2F"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145</w:t>
            </w:r>
          </w:p>
        </w:tc>
        <w:tc>
          <w:tcPr>
            <w:tcW w:w="626" w:type="dxa"/>
            <w:shd w:val="clear" w:color="000000" w:fill="FFFFFF"/>
            <w:noWrap/>
            <w:vAlign w:val="center"/>
            <w:hideMark/>
          </w:tcPr>
          <w:p w14:paraId="22AB555C" w14:textId="72BB153B"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c>
          <w:tcPr>
            <w:tcW w:w="787" w:type="dxa"/>
            <w:shd w:val="clear" w:color="000000" w:fill="FFFFFF"/>
            <w:noWrap/>
            <w:vAlign w:val="center"/>
            <w:hideMark/>
          </w:tcPr>
          <w:p w14:paraId="21F67B7F" w14:textId="2D73AA2C"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148%</w:t>
            </w:r>
          </w:p>
        </w:tc>
        <w:tc>
          <w:tcPr>
            <w:tcW w:w="619" w:type="dxa"/>
            <w:shd w:val="clear" w:color="000000" w:fill="F2F2F2"/>
            <w:noWrap/>
            <w:vAlign w:val="center"/>
            <w:hideMark/>
          </w:tcPr>
          <w:p w14:paraId="07EC7F26" w14:textId="0B54FA24"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0.70</w:t>
            </w:r>
          </w:p>
        </w:tc>
        <w:tc>
          <w:tcPr>
            <w:tcW w:w="626" w:type="dxa"/>
            <w:shd w:val="clear" w:color="000000" w:fill="FFFFFF"/>
            <w:noWrap/>
            <w:vAlign w:val="center"/>
            <w:hideMark/>
          </w:tcPr>
          <w:p w14:paraId="16D67746" w14:textId="4ACB2186"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c>
          <w:tcPr>
            <w:tcW w:w="787" w:type="dxa"/>
            <w:shd w:val="clear" w:color="000000" w:fill="FFFFFF"/>
            <w:noWrap/>
            <w:vAlign w:val="center"/>
            <w:hideMark/>
          </w:tcPr>
          <w:p w14:paraId="3CAA8130" w14:textId="005DDD2C"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239%</w:t>
            </w:r>
          </w:p>
        </w:tc>
        <w:tc>
          <w:tcPr>
            <w:tcW w:w="619" w:type="dxa"/>
            <w:shd w:val="clear" w:color="000000" w:fill="F2F2F2"/>
            <w:noWrap/>
            <w:vAlign w:val="center"/>
            <w:hideMark/>
          </w:tcPr>
          <w:p w14:paraId="742AD039" w14:textId="270918BA"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0.96</w:t>
            </w:r>
          </w:p>
        </w:tc>
      </w:tr>
      <w:tr w:rsidR="00E84416" w:rsidRPr="00201763" w14:paraId="29C470ED" w14:textId="77777777" w:rsidTr="00E84416">
        <w:trPr>
          <w:trHeight w:val="180"/>
        </w:trPr>
        <w:tc>
          <w:tcPr>
            <w:tcW w:w="1222" w:type="dxa"/>
            <w:shd w:val="clear" w:color="auto" w:fill="auto"/>
            <w:noWrap/>
            <w:vAlign w:val="center"/>
            <w:hideMark/>
          </w:tcPr>
          <w:p w14:paraId="22AF90CB" w14:textId="77777777" w:rsidR="00E84416" w:rsidRPr="00201763" w:rsidRDefault="00E84416" w:rsidP="00E84416">
            <w:pPr>
              <w:spacing w:line="240" w:lineRule="auto"/>
              <w:jc w:val="right"/>
              <w:rPr>
                <w:rFonts w:ascii="Arial" w:eastAsia="Times New Roman" w:hAnsi="Arial"/>
                <w:color w:val="auto"/>
                <w:sz w:val="14"/>
                <w:szCs w:val="14"/>
                <w:lang w:eastAsia="en-GB"/>
              </w:rPr>
            </w:pPr>
            <w:proofErr w:type="spellStart"/>
            <w:r w:rsidRPr="00201763">
              <w:rPr>
                <w:rFonts w:ascii="Arial" w:eastAsia="Times New Roman" w:hAnsi="Arial"/>
                <w:color w:val="auto"/>
                <w:sz w:val="14"/>
                <w:szCs w:val="14"/>
                <w:lang w:eastAsia="en-GB"/>
              </w:rPr>
              <w:t>Umerkot</w:t>
            </w:r>
            <w:proofErr w:type="spellEnd"/>
          </w:p>
        </w:tc>
        <w:tc>
          <w:tcPr>
            <w:tcW w:w="626" w:type="dxa"/>
            <w:shd w:val="clear" w:color="000000" w:fill="FFFFFF"/>
            <w:noWrap/>
            <w:vAlign w:val="center"/>
            <w:hideMark/>
          </w:tcPr>
          <w:p w14:paraId="44528BC5" w14:textId="0AE0B99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87" w:type="dxa"/>
            <w:shd w:val="clear" w:color="000000" w:fill="FFFFFF"/>
            <w:noWrap/>
            <w:vAlign w:val="center"/>
            <w:hideMark/>
          </w:tcPr>
          <w:p w14:paraId="2DC8DE1B"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225%</w:t>
            </w:r>
          </w:p>
        </w:tc>
        <w:tc>
          <w:tcPr>
            <w:tcW w:w="619" w:type="dxa"/>
            <w:shd w:val="clear" w:color="000000" w:fill="F2F2F2"/>
            <w:noWrap/>
            <w:vAlign w:val="center"/>
            <w:hideMark/>
          </w:tcPr>
          <w:p w14:paraId="0DFD8DF9" w14:textId="2FCC464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139</w:t>
            </w:r>
          </w:p>
        </w:tc>
        <w:tc>
          <w:tcPr>
            <w:tcW w:w="626" w:type="dxa"/>
            <w:shd w:val="clear" w:color="000000" w:fill="FFFFFF"/>
            <w:noWrap/>
            <w:vAlign w:val="center"/>
            <w:hideMark/>
          </w:tcPr>
          <w:p w14:paraId="533C4CF7" w14:textId="7F32C432"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87" w:type="dxa"/>
            <w:shd w:val="clear" w:color="000000" w:fill="FFFFFF"/>
            <w:noWrap/>
            <w:vAlign w:val="center"/>
            <w:hideMark/>
          </w:tcPr>
          <w:p w14:paraId="4B6192D2"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258%</w:t>
            </w:r>
          </w:p>
        </w:tc>
        <w:tc>
          <w:tcPr>
            <w:tcW w:w="619" w:type="dxa"/>
            <w:shd w:val="clear" w:color="000000" w:fill="F2F2F2"/>
            <w:noWrap/>
            <w:vAlign w:val="center"/>
            <w:hideMark/>
          </w:tcPr>
          <w:p w14:paraId="794A5C20" w14:textId="0F07B1F9"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153</w:t>
            </w:r>
          </w:p>
        </w:tc>
        <w:tc>
          <w:tcPr>
            <w:tcW w:w="626" w:type="dxa"/>
            <w:shd w:val="clear" w:color="000000" w:fill="FFFFFF"/>
            <w:noWrap/>
            <w:vAlign w:val="center"/>
            <w:hideMark/>
          </w:tcPr>
          <w:p w14:paraId="34BD2FA9" w14:textId="459644B8"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c>
          <w:tcPr>
            <w:tcW w:w="787" w:type="dxa"/>
            <w:shd w:val="clear" w:color="000000" w:fill="FFFFFF"/>
            <w:noWrap/>
            <w:vAlign w:val="center"/>
            <w:hideMark/>
          </w:tcPr>
          <w:p w14:paraId="58DA3FEF" w14:textId="60E9EFE3"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225%</w:t>
            </w:r>
          </w:p>
        </w:tc>
        <w:tc>
          <w:tcPr>
            <w:tcW w:w="619" w:type="dxa"/>
            <w:shd w:val="clear" w:color="000000" w:fill="F2F2F2"/>
            <w:noWrap/>
            <w:vAlign w:val="center"/>
            <w:hideMark/>
          </w:tcPr>
          <w:p w14:paraId="47D38FFC" w14:textId="46DCF8F4"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0.93</w:t>
            </w:r>
          </w:p>
        </w:tc>
        <w:tc>
          <w:tcPr>
            <w:tcW w:w="626" w:type="dxa"/>
            <w:shd w:val="clear" w:color="000000" w:fill="FFFFFF"/>
            <w:noWrap/>
            <w:vAlign w:val="center"/>
            <w:hideMark/>
          </w:tcPr>
          <w:p w14:paraId="1A47A06C" w14:textId="228D6187"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c>
          <w:tcPr>
            <w:tcW w:w="787" w:type="dxa"/>
            <w:shd w:val="clear" w:color="000000" w:fill="FFFFFF"/>
            <w:noWrap/>
            <w:vAlign w:val="center"/>
            <w:hideMark/>
          </w:tcPr>
          <w:p w14:paraId="48E21BF6" w14:textId="603B7E3B"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258%</w:t>
            </w:r>
          </w:p>
        </w:tc>
        <w:tc>
          <w:tcPr>
            <w:tcW w:w="619" w:type="dxa"/>
            <w:shd w:val="clear" w:color="000000" w:fill="F2F2F2"/>
            <w:noWrap/>
            <w:vAlign w:val="center"/>
            <w:hideMark/>
          </w:tcPr>
          <w:p w14:paraId="25578635" w14:textId="3C2006EF"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1.02</w:t>
            </w:r>
          </w:p>
        </w:tc>
      </w:tr>
      <w:tr w:rsidR="00E84416" w:rsidRPr="00201763" w14:paraId="52D4ACBA" w14:textId="77777777" w:rsidTr="00E84416">
        <w:trPr>
          <w:trHeight w:val="180"/>
        </w:trPr>
        <w:tc>
          <w:tcPr>
            <w:tcW w:w="1222" w:type="dxa"/>
            <w:shd w:val="clear" w:color="auto" w:fill="auto"/>
            <w:noWrap/>
            <w:vAlign w:val="center"/>
            <w:hideMark/>
          </w:tcPr>
          <w:p w14:paraId="702D0D7C" w14:textId="77777777" w:rsidR="00E84416" w:rsidRPr="00201763" w:rsidRDefault="00E84416" w:rsidP="00E84416">
            <w:pPr>
              <w:spacing w:line="240" w:lineRule="auto"/>
              <w:jc w:val="right"/>
              <w:rPr>
                <w:rFonts w:ascii="Arial" w:eastAsia="Times New Roman" w:hAnsi="Arial"/>
                <w:color w:val="auto"/>
                <w:sz w:val="14"/>
                <w:szCs w:val="14"/>
                <w:lang w:eastAsia="en-GB"/>
              </w:rPr>
            </w:pPr>
            <w:proofErr w:type="spellStart"/>
            <w:r w:rsidRPr="00201763">
              <w:rPr>
                <w:rFonts w:ascii="Arial" w:eastAsia="Times New Roman" w:hAnsi="Arial"/>
                <w:color w:val="auto"/>
                <w:sz w:val="14"/>
                <w:szCs w:val="14"/>
                <w:lang w:eastAsia="en-GB"/>
              </w:rPr>
              <w:t>Sanghar</w:t>
            </w:r>
            <w:proofErr w:type="spellEnd"/>
          </w:p>
        </w:tc>
        <w:tc>
          <w:tcPr>
            <w:tcW w:w="626" w:type="dxa"/>
            <w:shd w:val="clear" w:color="000000" w:fill="FFFFFF"/>
            <w:noWrap/>
            <w:vAlign w:val="center"/>
            <w:hideMark/>
          </w:tcPr>
          <w:p w14:paraId="0B6B42A4" w14:textId="764A2721"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87" w:type="dxa"/>
            <w:shd w:val="clear" w:color="000000" w:fill="FFFFFF"/>
            <w:noWrap/>
            <w:vAlign w:val="center"/>
            <w:hideMark/>
          </w:tcPr>
          <w:p w14:paraId="2CE832F8"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122%</w:t>
            </w:r>
          </w:p>
        </w:tc>
        <w:tc>
          <w:tcPr>
            <w:tcW w:w="619" w:type="dxa"/>
            <w:shd w:val="clear" w:color="000000" w:fill="F2F2F2"/>
            <w:noWrap/>
            <w:vAlign w:val="center"/>
            <w:hideMark/>
          </w:tcPr>
          <w:p w14:paraId="62F82012" w14:textId="4FAE9365"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95</w:t>
            </w:r>
          </w:p>
        </w:tc>
        <w:tc>
          <w:tcPr>
            <w:tcW w:w="626" w:type="dxa"/>
            <w:shd w:val="clear" w:color="000000" w:fill="FFFFFF"/>
            <w:noWrap/>
            <w:vAlign w:val="center"/>
            <w:hideMark/>
          </w:tcPr>
          <w:p w14:paraId="63F3336B" w14:textId="3DE9EBF2"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87" w:type="dxa"/>
            <w:shd w:val="clear" w:color="000000" w:fill="FFFFFF"/>
            <w:noWrap/>
            <w:vAlign w:val="center"/>
            <w:hideMark/>
          </w:tcPr>
          <w:p w14:paraId="04088AC2"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69%</w:t>
            </w:r>
          </w:p>
        </w:tc>
        <w:tc>
          <w:tcPr>
            <w:tcW w:w="619" w:type="dxa"/>
            <w:shd w:val="clear" w:color="000000" w:fill="F2F2F2"/>
            <w:noWrap/>
            <w:vAlign w:val="center"/>
            <w:hideMark/>
          </w:tcPr>
          <w:p w14:paraId="56BFE3C1" w14:textId="6A3E4C5F"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72</w:t>
            </w:r>
          </w:p>
        </w:tc>
        <w:tc>
          <w:tcPr>
            <w:tcW w:w="626" w:type="dxa"/>
            <w:shd w:val="clear" w:color="000000" w:fill="FFFFFF"/>
            <w:noWrap/>
            <w:vAlign w:val="center"/>
            <w:hideMark/>
          </w:tcPr>
          <w:p w14:paraId="1A91548F" w14:textId="08AE42EB"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c>
          <w:tcPr>
            <w:tcW w:w="787" w:type="dxa"/>
            <w:shd w:val="clear" w:color="000000" w:fill="FFFFFF"/>
            <w:noWrap/>
            <w:vAlign w:val="center"/>
            <w:hideMark/>
          </w:tcPr>
          <w:p w14:paraId="5465A593" w14:textId="75FCD46F"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122%</w:t>
            </w:r>
          </w:p>
        </w:tc>
        <w:tc>
          <w:tcPr>
            <w:tcW w:w="619" w:type="dxa"/>
            <w:shd w:val="clear" w:color="000000" w:fill="F2F2F2"/>
            <w:noWrap/>
            <w:vAlign w:val="center"/>
            <w:hideMark/>
          </w:tcPr>
          <w:p w14:paraId="5A8DD802" w14:textId="4B5387BB"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0.63</w:t>
            </w:r>
          </w:p>
        </w:tc>
        <w:tc>
          <w:tcPr>
            <w:tcW w:w="626" w:type="dxa"/>
            <w:shd w:val="clear" w:color="000000" w:fill="FFFFFF"/>
            <w:noWrap/>
            <w:vAlign w:val="center"/>
            <w:hideMark/>
          </w:tcPr>
          <w:p w14:paraId="0EA4BC3E" w14:textId="13E46E04"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c>
          <w:tcPr>
            <w:tcW w:w="787" w:type="dxa"/>
            <w:shd w:val="clear" w:color="000000" w:fill="FFFFFF"/>
            <w:noWrap/>
            <w:vAlign w:val="center"/>
            <w:hideMark/>
          </w:tcPr>
          <w:p w14:paraId="60D63F22" w14:textId="76C0B437"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69%</w:t>
            </w:r>
          </w:p>
        </w:tc>
        <w:tc>
          <w:tcPr>
            <w:tcW w:w="619" w:type="dxa"/>
            <w:shd w:val="clear" w:color="000000" w:fill="F2F2F2"/>
            <w:noWrap/>
            <w:vAlign w:val="center"/>
            <w:hideMark/>
          </w:tcPr>
          <w:p w14:paraId="1640E66D" w14:textId="400B1D0B"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0.48</w:t>
            </w:r>
          </w:p>
        </w:tc>
      </w:tr>
      <w:tr w:rsidR="00E84416" w:rsidRPr="00201763" w14:paraId="2BB5CC3F" w14:textId="77777777" w:rsidTr="00E84416">
        <w:trPr>
          <w:trHeight w:val="180"/>
        </w:trPr>
        <w:tc>
          <w:tcPr>
            <w:tcW w:w="1222" w:type="dxa"/>
            <w:shd w:val="clear" w:color="auto" w:fill="auto"/>
            <w:noWrap/>
            <w:vAlign w:val="center"/>
            <w:hideMark/>
          </w:tcPr>
          <w:p w14:paraId="43F34033"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Jacobabad</w:t>
            </w:r>
          </w:p>
        </w:tc>
        <w:tc>
          <w:tcPr>
            <w:tcW w:w="626" w:type="dxa"/>
            <w:shd w:val="clear" w:color="000000" w:fill="FFFFFF"/>
            <w:noWrap/>
            <w:vAlign w:val="center"/>
            <w:hideMark/>
          </w:tcPr>
          <w:p w14:paraId="65F2BC31" w14:textId="66C6C3E6"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87" w:type="dxa"/>
            <w:shd w:val="clear" w:color="000000" w:fill="FFFFFF"/>
            <w:noWrap/>
            <w:vAlign w:val="center"/>
            <w:hideMark/>
          </w:tcPr>
          <w:p w14:paraId="2C2A9192"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247%</w:t>
            </w:r>
          </w:p>
        </w:tc>
        <w:tc>
          <w:tcPr>
            <w:tcW w:w="619" w:type="dxa"/>
            <w:shd w:val="clear" w:color="000000" w:fill="F2F2F2"/>
            <w:noWrap/>
            <w:vAlign w:val="center"/>
            <w:hideMark/>
          </w:tcPr>
          <w:p w14:paraId="781F6BD9" w14:textId="70696491"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148</w:t>
            </w:r>
          </w:p>
        </w:tc>
        <w:tc>
          <w:tcPr>
            <w:tcW w:w="626" w:type="dxa"/>
            <w:shd w:val="clear" w:color="000000" w:fill="FFFFFF"/>
            <w:noWrap/>
            <w:vAlign w:val="center"/>
            <w:hideMark/>
          </w:tcPr>
          <w:p w14:paraId="68794D8E" w14:textId="478952B3"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87" w:type="dxa"/>
            <w:shd w:val="clear" w:color="000000" w:fill="FFFFFF"/>
            <w:noWrap/>
            <w:vAlign w:val="center"/>
            <w:hideMark/>
          </w:tcPr>
          <w:p w14:paraId="10A125D1" w14:textId="7A366BB3" w:rsidR="00E84416" w:rsidRPr="00201763" w:rsidRDefault="00E84416" w:rsidP="00E84416">
            <w:pPr>
              <w:spacing w:line="240" w:lineRule="auto"/>
              <w:jc w:val="right"/>
              <w:rPr>
                <w:rFonts w:ascii="Arial" w:eastAsia="Times New Roman" w:hAnsi="Arial"/>
                <w:color w:val="auto"/>
                <w:sz w:val="14"/>
                <w:szCs w:val="14"/>
                <w:lang w:eastAsia="en-GB"/>
              </w:rPr>
            </w:pPr>
          </w:p>
        </w:tc>
        <w:tc>
          <w:tcPr>
            <w:tcW w:w="619" w:type="dxa"/>
            <w:shd w:val="clear" w:color="000000" w:fill="F2F2F2"/>
            <w:noWrap/>
            <w:vAlign w:val="center"/>
            <w:hideMark/>
          </w:tcPr>
          <w:p w14:paraId="1134859D" w14:textId="5700258B"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626" w:type="dxa"/>
            <w:shd w:val="clear" w:color="000000" w:fill="FFFFFF"/>
            <w:noWrap/>
            <w:vAlign w:val="center"/>
            <w:hideMark/>
          </w:tcPr>
          <w:p w14:paraId="26F6A4D7" w14:textId="37484196"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c>
          <w:tcPr>
            <w:tcW w:w="787" w:type="dxa"/>
            <w:shd w:val="clear" w:color="000000" w:fill="FFFFFF"/>
            <w:noWrap/>
            <w:vAlign w:val="center"/>
            <w:hideMark/>
          </w:tcPr>
          <w:p w14:paraId="5F1E868C" w14:textId="7741DF37"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247%</w:t>
            </w:r>
          </w:p>
        </w:tc>
        <w:tc>
          <w:tcPr>
            <w:tcW w:w="619" w:type="dxa"/>
            <w:shd w:val="clear" w:color="000000" w:fill="F2F2F2"/>
            <w:noWrap/>
            <w:vAlign w:val="center"/>
            <w:hideMark/>
          </w:tcPr>
          <w:p w14:paraId="311C9CC6" w14:textId="731C6730"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0.99</w:t>
            </w:r>
          </w:p>
        </w:tc>
        <w:tc>
          <w:tcPr>
            <w:tcW w:w="626" w:type="dxa"/>
            <w:shd w:val="clear" w:color="000000" w:fill="FFFFFF"/>
            <w:noWrap/>
            <w:vAlign w:val="center"/>
            <w:hideMark/>
          </w:tcPr>
          <w:p w14:paraId="31B731B2" w14:textId="211F2817"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c>
          <w:tcPr>
            <w:tcW w:w="787" w:type="dxa"/>
            <w:shd w:val="clear" w:color="000000" w:fill="FFFFFF"/>
            <w:noWrap/>
            <w:vAlign w:val="center"/>
            <w:hideMark/>
          </w:tcPr>
          <w:p w14:paraId="5BFA445E" w14:textId="4351B0C1" w:rsidR="00E84416" w:rsidRPr="00201763" w:rsidRDefault="00E84416" w:rsidP="00E84416">
            <w:pPr>
              <w:spacing w:line="240" w:lineRule="auto"/>
              <w:jc w:val="center"/>
              <w:rPr>
                <w:rFonts w:ascii="Arial" w:eastAsia="Times New Roman" w:hAnsi="Arial"/>
                <w:color w:val="auto"/>
                <w:sz w:val="14"/>
                <w:szCs w:val="14"/>
                <w:lang w:eastAsia="en-GB"/>
              </w:rPr>
            </w:pPr>
          </w:p>
        </w:tc>
        <w:tc>
          <w:tcPr>
            <w:tcW w:w="619" w:type="dxa"/>
            <w:shd w:val="clear" w:color="000000" w:fill="F2F2F2"/>
            <w:noWrap/>
            <w:vAlign w:val="center"/>
            <w:hideMark/>
          </w:tcPr>
          <w:p w14:paraId="2B1DA7A9" w14:textId="25F16BDA"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r>
      <w:tr w:rsidR="00E84416" w:rsidRPr="00201763" w14:paraId="605E0845" w14:textId="77777777" w:rsidTr="00E84416">
        <w:trPr>
          <w:trHeight w:val="180"/>
        </w:trPr>
        <w:tc>
          <w:tcPr>
            <w:tcW w:w="1222" w:type="dxa"/>
            <w:shd w:val="clear" w:color="auto" w:fill="auto"/>
            <w:noWrap/>
            <w:vAlign w:val="center"/>
            <w:hideMark/>
          </w:tcPr>
          <w:p w14:paraId="78695C28"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Larkana</w:t>
            </w:r>
          </w:p>
        </w:tc>
        <w:tc>
          <w:tcPr>
            <w:tcW w:w="626" w:type="dxa"/>
            <w:shd w:val="clear" w:color="000000" w:fill="FFFFFF"/>
            <w:noWrap/>
            <w:vAlign w:val="center"/>
            <w:hideMark/>
          </w:tcPr>
          <w:p w14:paraId="7D017179" w14:textId="1119934B"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87" w:type="dxa"/>
            <w:shd w:val="clear" w:color="000000" w:fill="FFFFFF"/>
            <w:noWrap/>
            <w:vAlign w:val="center"/>
            <w:hideMark/>
          </w:tcPr>
          <w:p w14:paraId="3B6B3468"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215%</w:t>
            </w:r>
          </w:p>
        </w:tc>
        <w:tc>
          <w:tcPr>
            <w:tcW w:w="619" w:type="dxa"/>
            <w:shd w:val="clear" w:color="000000" w:fill="F2F2F2"/>
            <w:noWrap/>
            <w:vAlign w:val="center"/>
            <w:hideMark/>
          </w:tcPr>
          <w:p w14:paraId="1AC64097" w14:textId="7BDCA876"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135</w:t>
            </w:r>
          </w:p>
        </w:tc>
        <w:tc>
          <w:tcPr>
            <w:tcW w:w="626" w:type="dxa"/>
            <w:shd w:val="clear" w:color="000000" w:fill="FFFFFF"/>
            <w:noWrap/>
            <w:vAlign w:val="center"/>
            <w:hideMark/>
          </w:tcPr>
          <w:p w14:paraId="42A8AD48" w14:textId="0440363D"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87" w:type="dxa"/>
            <w:shd w:val="clear" w:color="000000" w:fill="FFFFFF"/>
            <w:noWrap/>
            <w:vAlign w:val="center"/>
            <w:hideMark/>
          </w:tcPr>
          <w:p w14:paraId="5C0C877C"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188%</w:t>
            </w:r>
          </w:p>
        </w:tc>
        <w:tc>
          <w:tcPr>
            <w:tcW w:w="619" w:type="dxa"/>
            <w:shd w:val="clear" w:color="000000" w:fill="F2F2F2"/>
            <w:noWrap/>
            <w:vAlign w:val="center"/>
            <w:hideMark/>
          </w:tcPr>
          <w:p w14:paraId="67B68233" w14:textId="36443709"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123</w:t>
            </w:r>
          </w:p>
        </w:tc>
        <w:tc>
          <w:tcPr>
            <w:tcW w:w="626" w:type="dxa"/>
            <w:shd w:val="clear" w:color="000000" w:fill="FFFFFF"/>
            <w:noWrap/>
            <w:vAlign w:val="center"/>
            <w:hideMark/>
          </w:tcPr>
          <w:p w14:paraId="5FADDCC8" w14:textId="1294BBFC"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c>
          <w:tcPr>
            <w:tcW w:w="787" w:type="dxa"/>
            <w:shd w:val="clear" w:color="000000" w:fill="FFFFFF"/>
            <w:noWrap/>
            <w:vAlign w:val="center"/>
            <w:hideMark/>
          </w:tcPr>
          <w:p w14:paraId="2BFBC0F8" w14:textId="44B5E25E"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215%</w:t>
            </w:r>
          </w:p>
        </w:tc>
        <w:tc>
          <w:tcPr>
            <w:tcW w:w="619" w:type="dxa"/>
            <w:shd w:val="clear" w:color="000000" w:fill="F2F2F2"/>
            <w:noWrap/>
            <w:vAlign w:val="center"/>
            <w:hideMark/>
          </w:tcPr>
          <w:p w14:paraId="7426BB8A" w14:textId="67DC5811"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0.90</w:t>
            </w:r>
          </w:p>
        </w:tc>
        <w:tc>
          <w:tcPr>
            <w:tcW w:w="626" w:type="dxa"/>
            <w:shd w:val="clear" w:color="000000" w:fill="FFFFFF"/>
            <w:noWrap/>
            <w:vAlign w:val="center"/>
            <w:hideMark/>
          </w:tcPr>
          <w:p w14:paraId="0CF587FC" w14:textId="1F48D180"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c>
          <w:tcPr>
            <w:tcW w:w="787" w:type="dxa"/>
            <w:shd w:val="clear" w:color="000000" w:fill="FFFFFF"/>
            <w:noWrap/>
            <w:vAlign w:val="center"/>
            <w:hideMark/>
          </w:tcPr>
          <w:p w14:paraId="426E82EC" w14:textId="7DA1BE14"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188%</w:t>
            </w:r>
          </w:p>
        </w:tc>
        <w:tc>
          <w:tcPr>
            <w:tcW w:w="619" w:type="dxa"/>
            <w:shd w:val="clear" w:color="000000" w:fill="F2F2F2"/>
            <w:noWrap/>
            <w:vAlign w:val="center"/>
            <w:hideMark/>
          </w:tcPr>
          <w:p w14:paraId="24A1704D" w14:textId="736F5570"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0.82</w:t>
            </w:r>
          </w:p>
        </w:tc>
      </w:tr>
      <w:tr w:rsidR="00E84416" w:rsidRPr="00201763" w14:paraId="0B6AFF80" w14:textId="77777777" w:rsidTr="00E84416">
        <w:trPr>
          <w:trHeight w:val="180"/>
        </w:trPr>
        <w:tc>
          <w:tcPr>
            <w:tcW w:w="1222" w:type="dxa"/>
            <w:shd w:val="clear" w:color="auto" w:fill="auto"/>
            <w:noWrap/>
            <w:vAlign w:val="center"/>
            <w:hideMark/>
          </w:tcPr>
          <w:p w14:paraId="12703827"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TMK</w:t>
            </w:r>
          </w:p>
        </w:tc>
        <w:tc>
          <w:tcPr>
            <w:tcW w:w="626" w:type="dxa"/>
            <w:shd w:val="clear" w:color="000000" w:fill="FFFFFF"/>
            <w:noWrap/>
            <w:vAlign w:val="center"/>
            <w:hideMark/>
          </w:tcPr>
          <w:p w14:paraId="7626F805" w14:textId="1DC7A56A"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87" w:type="dxa"/>
            <w:shd w:val="clear" w:color="000000" w:fill="FFFFFF"/>
            <w:noWrap/>
            <w:vAlign w:val="center"/>
            <w:hideMark/>
          </w:tcPr>
          <w:p w14:paraId="5005DF70"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510%</w:t>
            </w:r>
          </w:p>
        </w:tc>
        <w:tc>
          <w:tcPr>
            <w:tcW w:w="619" w:type="dxa"/>
            <w:shd w:val="clear" w:color="000000" w:fill="F2F2F2"/>
            <w:noWrap/>
            <w:vAlign w:val="center"/>
            <w:hideMark/>
          </w:tcPr>
          <w:p w14:paraId="0C599CD7" w14:textId="1486603F"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260</w:t>
            </w:r>
          </w:p>
        </w:tc>
        <w:tc>
          <w:tcPr>
            <w:tcW w:w="626" w:type="dxa"/>
            <w:shd w:val="clear" w:color="000000" w:fill="FFFFFF"/>
            <w:noWrap/>
            <w:vAlign w:val="center"/>
            <w:hideMark/>
          </w:tcPr>
          <w:p w14:paraId="64E28CB7" w14:textId="30D8F330"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87" w:type="dxa"/>
            <w:shd w:val="clear" w:color="000000" w:fill="FFFFFF"/>
            <w:noWrap/>
            <w:vAlign w:val="center"/>
            <w:hideMark/>
          </w:tcPr>
          <w:p w14:paraId="623D338D"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310%</w:t>
            </w:r>
          </w:p>
        </w:tc>
        <w:tc>
          <w:tcPr>
            <w:tcW w:w="619" w:type="dxa"/>
            <w:shd w:val="clear" w:color="000000" w:fill="F2F2F2"/>
            <w:noWrap/>
            <w:vAlign w:val="center"/>
            <w:hideMark/>
          </w:tcPr>
          <w:p w14:paraId="60EF97B7" w14:textId="3AFF162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175</w:t>
            </w:r>
          </w:p>
        </w:tc>
        <w:tc>
          <w:tcPr>
            <w:tcW w:w="626" w:type="dxa"/>
            <w:shd w:val="clear" w:color="000000" w:fill="FFFFFF"/>
            <w:noWrap/>
            <w:vAlign w:val="center"/>
            <w:hideMark/>
          </w:tcPr>
          <w:p w14:paraId="629C2C1B" w14:textId="1CCD84C1"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c>
          <w:tcPr>
            <w:tcW w:w="787" w:type="dxa"/>
            <w:shd w:val="clear" w:color="000000" w:fill="FFFFFF"/>
            <w:noWrap/>
            <w:vAlign w:val="center"/>
            <w:hideMark/>
          </w:tcPr>
          <w:p w14:paraId="1C5505D7" w14:textId="63CDAB52"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510%</w:t>
            </w:r>
          </w:p>
        </w:tc>
        <w:tc>
          <w:tcPr>
            <w:tcW w:w="619" w:type="dxa"/>
            <w:shd w:val="clear" w:color="000000" w:fill="F2F2F2"/>
            <w:noWrap/>
            <w:vAlign w:val="center"/>
            <w:hideMark/>
          </w:tcPr>
          <w:p w14:paraId="04CDD084" w14:textId="7CE8DFCA"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1.73</w:t>
            </w:r>
          </w:p>
        </w:tc>
        <w:tc>
          <w:tcPr>
            <w:tcW w:w="626" w:type="dxa"/>
            <w:shd w:val="clear" w:color="000000" w:fill="FFFFFF"/>
            <w:noWrap/>
            <w:vAlign w:val="center"/>
            <w:hideMark/>
          </w:tcPr>
          <w:p w14:paraId="66C50F66" w14:textId="44576DE6"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c>
          <w:tcPr>
            <w:tcW w:w="787" w:type="dxa"/>
            <w:shd w:val="clear" w:color="000000" w:fill="FFFFFF"/>
            <w:noWrap/>
            <w:vAlign w:val="center"/>
            <w:hideMark/>
          </w:tcPr>
          <w:p w14:paraId="30ECA5C8" w14:textId="27A785E6"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310%</w:t>
            </w:r>
          </w:p>
        </w:tc>
        <w:tc>
          <w:tcPr>
            <w:tcW w:w="619" w:type="dxa"/>
            <w:shd w:val="clear" w:color="000000" w:fill="F2F2F2"/>
            <w:noWrap/>
            <w:vAlign w:val="center"/>
            <w:hideMark/>
          </w:tcPr>
          <w:p w14:paraId="01A0A873" w14:textId="0A897E2F"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1.17</w:t>
            </w:r>
          </w:p>
        </w:tc>
      </w:tr>
      <w:tr w:rsidR="00E84416" w:rsidRPr="00201763" w14:paraId="3BE164D3" w14:textId="77777777" w:rsidTr="00E84416">
        <w:trPr>
          <w:trHeight w:val="180"/>
        </w:trPr>
        <w:tc>
          <w:tcPr>
            <w:tcW w:w="1222" w:type="dxa"/>
            <w:shd w:val="clear" w:color="auto" w:fill="auto"/>
            <w:noWrap/>
            <w:vAlign w:val="center"/>
            <w:hideMark/>
          </w:tcPr>
          <w:p w14:paraId="22D87C10"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Badin</w:t>
            </w:r>
          </w:p>
        </w:tc>
        <w:tc>
          <w:tcPr>
            <w:tcW w:w="626" w:type="dxa"/>
            <w:shd w:val="clear" w:color="000000" w:fill="FFFFFF"/>
            <w:noWrap/>
            <w:vAlign w:val="center"/>
            <w:hideMark/>
          </w:tcPr>
          <w:p w14:paraId="661C3762" w14:textId="08F136C5"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87" w:type="dxa"/>
            <w:shd w:val="clear" w:color="000000" w:fill="FFFFFF"/>
            <w:noWrap/>
            <w:vAlign w:val="center"/>
            <w:hideMark/>
          </w:tcPr>
          <w:p w14:paraId="63858A52"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378%</w:t>
            </w:r>
          </w:p>
        </w:tc>
        <w:tc>
          <w:tcPr>
            <w:tcW w:w="619" w:type="dxa"/>
            <w:shd w:val="clear" w:color="000000" w:fill="F2F2F2"/>
            <w:noWrap/>
            <w:vAlign w:val="center"/>
            <w:hideMark/>
          </w:tcPr>
          <w:p w14:paraId="15185A89" w14:textId="245B78CE"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204</w:t>
            </w:r>
          </w:p>
        </w:tc>
        <w:tc>
          <w:tcPr>
            <w:tcW w:w="626" w:type="dxa"/>
            <w:shd w:val="clear" w:color="000000" w:fill="FFFFFF"/>
            <w:noWrap/>
            <w:vAlign w:val="center"/>
            <w:hideMark/>
          </w:tcPr>
          <w:p w14:paraId="6255FF14" w14:textId="0FE7AF5F"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87" w:type="dxa"/>
            <w:shd w:val="clear" w:color="000000" w:fill="FFFFFF"/>
            <w:noWrap/>
            <w:vAlign w:val="center"/>
            <w:hideMark/>
          </w:tcPr>
          <w:p w14:paraId="18277CC8"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138%</w:t>
            </w:r>
          </w:p>
        </w:tc>
        <w:tc>
          <w:tcPr>
            <w:tcW w:w="619" w:type="dxa"/>
            <w:shd w:val="clear" w:color="000000" w:fill="F2F2F2"/>
            <w:noWrap/>
            <w:vAlign w:val="center"/>
            <w:hideMark/>
          </w:tcPr>
          <w:p w14:paraId="3DEAC851" w14:textId="0F23637B"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102</w:t>
            </w:r>
          </w:p>
        </w:tc>
        <w:tc>
          <w:tcPr>
            <w:tcW w:w="626" w:type="dxa"/>
            <w:shd w:val="clear" w:color="000000" w:fill="FFFFFF"/>
            <w:noWrap/>
            <w:vAlign w:val="center"/>
            <w:hideMark/>
          </w:tcPr>
          <w:p w14:paraId="7313A616" w14:textId="28E94D7E"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c>
          <w:tcPr>
            <w:tcW w:w="787" w:type="dxa"/>
            <w:shd w:val="clear" w:color="000000" w:fill="FFFFFF"/>
            <w:noWrap/>
            <w:vAlign w:val="center"/>
            <w:hideMark/>
          </w:tcPr>
          <w:p w14:paraId="53D791F4" w14:textId="47AE3BC4"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378%</w:t>
            </w:r>
          </w:p>
        </w:tc>
        <w:tc>
          <w:tcPr>
            <w:tcW w:w="619" w:type="dxa"/>
            <w:shd w:val="clear" w:color="000000" w:fill="F2F2F2"/>
            <w:noWrap/>
            <w:vAlign w:val="center"/>
            <w:hideMark/>
          </w:tcPr>
          <w:p w14:paraId="10071024" w14:textId="78630003"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1.36</w:t>
            </w:r>
          </w:p>
        </w:tc>
        <w:tc>
          <w:tcPr>
            <w:tcW w:w="626" w:type="dxa"/>
            <w:shd w:val="clear" w:color="000000" w:fill="FFFFFF"/>
            <w:noWrap/>
            <w:vAlign w:val="center"/>
            <w:hideMark/>
          </w:tcPr>
          <w:p w14:paraId="7A02E807" w14:textId="06D6E351"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c>
          <w:tcPr>
            <w:tcW w:w="787" w:type="dxa"/>
            <w:shd w:val="clear" w:color="000000" w:fill="FFFFFF"/>
            <w:noWrap/>
            <w:vAlign w:val="center"/>
            <w:hideMark/>
          </w:tcPr>
          <w:p w14:paraId="5C8C4229" w14:textId="00115DE1"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138%</w:t>
            </w:r>
          </w:p>
        </w:tc>
        <w:tc>
          <w:tcPr>
            <w:tcW w:w="619" w:type="dxa"/>
            <w:shd w:val="clear" w:color="000000" w:fill="F2F2F2"/>
            <w:noWrap/>
            <w:vAlign w:val="center"/>
            <w:hideMark/>
          </w:tcPr>
          <w:p w14:paraId="0BD31536" w14:textId="02851CE6"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0.68</w:t>
            </w:r>
          </w:p>
        </w:tc>
      </w:tr>
      <w:tr w:rsidR="00E84416" w:rsidRPr="00201763" w14:paraId="0673A6C5" w14:textId="77777777" w:rsidTr="00E84416">
        <w:trPr>
          <w:trHeight w:val="180"/>
        </w:trPr>
        <w:tc>
          <w:tcPr>
            <w:tcW w:w="1222" w:type="dxa"/>
            <w:shd w:val="clear" w:color="auto" w:fill="auto"/>
            <w:noWrap/>
            <w:vAlign w:val="center"/>
            <w:hideMark/>
          </w:tcPr>
          <w:p w14:paraId="50E5D2EF" w14:textId="77777777" w:rsidR="00E84416" w:rsidRPr="00201763" w:rsidRDefault="00E84416" w:rsidP="00E84416">
            <w:pPr>
              <w:spacing w:line="240" w:lineRule="auto"/>
              <w:jc w:val="right"/>
              <w:rPr>
                <w:rFonts w:ascii="Arial" w:eastAsia="Times New Roman" w:hAnsi="Arial"/>
                <w:color w:val="auto"/>
                <w:sz w:val="14"/>
                <w:szCs w:val="14"/>
                <w:lang w:eastAsia="en-GB"/>
              </w:rPr>
            </w:pPr>
            <w:proofErr w:type="spellStart"/>
            <w:r w:rsidRPr="00201763">
              <w:rPr>
                <w:rFonts w:ascii="Arial" w:eastAsia="Times New Roman" w:hAnsi="Arial"/>
                <w:color w:val="auto"/>
                <w:sz w:val="14"/>
                <w:szCs w:val="14"/>
                <w:lang w:eastAsia="en-GB"/>
              </w:rPr>
              <w:t>Kambar</w:t>
            </w:r>
            <w:proofErr w:type="spellEnd"/>
            <w:r w:rsidRPr="00201763">
              <w:rPr>
                <w:rFonts w:ascii="Arial" w:eastAsia="Times New Roman" w:hAnsi="Arial"/>
                <w:color w:val="auto"/>
                <w:sz w:val="14"/>
                <w:szCs w:val="14"/>
                <w:lang w:eastAsia="en-GB"/>
              </w:rPr>
              <w:t xml:space="preserve"> </w:t>
            </w:r>
            <w:proofErr w:type="spellStart"/>
            <w:r w:rsidRPr="00201763">
              <w:rPr>
                <w:rFonts w:ascii="Arial" w:eastAsia="Times New Roman" w:hAnsi="Arial"/>
                <w:color w:val="auto"/>
                <w:sz w:val="14"/>
                <w:szCs w:val="14"/>
                <w:lang w:eastAsia="en-GB"/>
              </w:rPr>
              <w:t>Shahdadkot</w:t>
            </w:r>
            <w:proofErr w:type="spellEnd"/>
          </w:p>
        </w:tc>
        <w:tc>
          <w:tcPr>
            <w:tcW w:w="626" w:type="dxa"/>
            <w:shd w:val="clear" w:color="000000" w:fill="FFFFFF"/>
            <w:noWrap/>
            <w:vAlign w:val="center"/>
            <w:hideMark/>
          </w:tcPr>
          <w:p w14:paraId="1BDA0453" w14:textId="0B5BF17E"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87" w:type="dxa"/>
            <w:shd w:val="clear" w:color="000000" w:fill="FFFFFF"/>
            <w:noWrap/>
            <w:vAlign w:val="center"/>
            <w:hideMark/>
          </w:tcPr>
          <w:p w14:paraId="15E4B467"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581%</w:t>
            </w:r>
          </w:p>
        </w:tc>
        <w:tc>
          <w:tcPr>
            <w:tcW w:w="619" w:type="dxa"/>
            <w:shd w:val="clear" w:color="000000" w:fill="F2F2F2"/>
            <w:noWrap/>
            <w:vAlign w:val="center"/>
            <w:hideMark/>
          </w:tcPr>
          <w:p w14:paraId="01E99B81" w14:textId="420414D3"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291</w:t>
            </w:r>
          </w:p>
        </w:tc>
        <w:tc>
          <w:tcPr>
            <w:tcW w:w="626" w:type="dxa"/>
            <w:shd w:val="clear" w:color="000000" w:fill="FFFFFF"/>
            <w:noWrap/>
            <w:vAlign w:val="center"/>
            <w:hideMark/>
          </w:tcPr>
          <w:p w14:paraId="79FF4D4C" w14:textId="59AA0CF3"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87" w:type="dxa"/>
            <w:shd w:val="clear" w:color="000000" w:fill="FFFFFF"/>
            <w:noWrap/>
            <w:vAlign w:val="center"/>
            <w:hideMark/>
          </w:tcPr>
          <w:p w14:paraId="5245479C"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144%</w:t>
            </w:r>
          </w:p>
        </w:tc>
        <w:tc>
          <w:tcPr>
            <w:tcW w:w="619" w:type="dxa"/>
            <w:shd w:val="clear" w:color="000000" w:fill="F2F2F2"/>
            <w:noWrap/>
            <w:vAlign w:val="center"/>
            <w:hideMark/>
          </w:tcPr>
          <w:p w14:paraId="46D904E9" w14:textId="3509270F"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104</w:t>
            </w:r>
          </w:p>
        </w:tc>
        <w:tc>
          <w:tcPr>
            <w:tcW w:w="626" w:type="dxa"/>
            <w:shd w:val="clear" w:color="000000" w:fill="FFFFFF"/>
            <w:noWrap/>
            <w:vAlign w:val="center"/>
            <w:hideMark/>
          </w:tcPr>
          <w:p w14:paraId="0E9E454D" w14:textId="1EECE927"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c>
          <w:tcPr>
            <w:tcW w:w="787" w:type="dxa"/>
            <w:shd w:val="clear" w:color="000000" w:fill="FFFFFF"/>
            <w:noWrap/>
            <w:vAlign w:val="center"/>
            <w:hideMark/>
          </w:tcPr>
          <w:p w14:paraId="68D5489A" w14:textId="0A7D08D3"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581%</w:t>
            </w:r>
          </w:p>
        </w:tc>
        <w:tc>
          <w:tcPr>
            <w:tcW w:w="619" w:type="dxa"/>
            <w:shd w:val="clear" w:color="000000" w:fill="F2F2F2"/>
            <w:noWrap/>
            <w:vAlign w:val="center"/>
            <w:hideMark/>
          </w:tcPr>
          <w:p w14:paraId="594F2D89" w14:textId="3BA2780D"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1.94</w:t>
            </w:r>
          </w:p>
        </w:tc>
        <w:tc>
          <w:tcPr>
            <w:tcW w:w="626" w:type="dxa"/>
            <w:shd w:val="clear" w:color="000000" w:fill="FFFFFF"/>
            <w:noWrap/>
            <w:vAlign w:val="center"/>
            <w:hideMark/>
          </w:tcPr>
          <w:p w14:paraId="4D92C8B2" w14:textId="6BC55596"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c>
          <w:tcPr>
            <w:tcW w:w="787" w:type="dxa"/>
            <w:shd w:val="clear" w:color="000000" w:fill="FFFFFF"/>
            <w:noWrap/>
            <w:vAlign w:val="center"/>
            <w:hideMark/>
          </w:tcPr>
          <w:p w14:paraId="132A2C09" w14:textId="3B119A21"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144%</w:t>
            </w:r>
          </w:p>
        </w:tc>
        <w:tc>
          <w:tcPr>
            <w:tcW w:w="619" w:type="dxa"/>
            <w:shd w:val="clear" w:color="000000" w:fill="F2F2F2"/>
            <w:noWrap/>
            <w:vAlign w:val="center"/>
            <w:hideMark/>
          </w:tcPr>
          <w:p w14:paraId="53E800CD" w14:textId="6EF80589"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0.69</w:t>
            </w:r>
          </w:p>
        </w:tc>
      </w:tr>
      <w:tr w:rsidR="00E84416" w:rsidRPr="00201763" w14:paraId="3E6F8CE6" w14:textId="77777777" w:rsidTr="00E84416">
        <w:trPr>
          <w:trHeight w:val="180"/>
        </w:trPr>
        <w:tc>
          <w:tcPr>
            <w:tcW w:w="1222" w:type="dxa"/>
            <w:shd w:val="clear" w:color="auto" w:fill="auto"/>
            <w:noWrap/>
            <w:vAlign w:val="center"/>
            <w:hideMark/>
          </w:tcPr>
          <w:p w14:paraId="1DD1956E" w14:textId="77777777" w:rsidR="00E84416" w:rsidRPr="00201763" w:rsidRDefault="00E84416" w:rsidP="00E84416">
            <w:pPr>
              <w:spacing w:line="240" w:lineRule="auto"/>
              <w:jc w:val="right"/>
              <w:rPr>
                <w:rFonts w:ascii="Arial" w:eastAsia="Times New Roman" w:hAnsi="Arial"/>
                <w:color w:val="auto"/>
                <w:sz w:val="14"/>
                <w:szCs w:val="14"/>
                <w:lang w:eastAsia="en-GB"/>
              </w:rPr>
            </w:pPr>
            <w:proofErr w:type="spellStart"/>
            <w:r w:rsidRPr="00201763">
              <w:rPr>
                <w:rFonts w:ascii="Arial" w:eastAsia="Times New Roman" w:hAnsi="Arial"/>
                <w:color w:val="auto"/>
                <w:sz w:val="14"/>
                <w:szCs w:val="14"/>
                <w:lang w:eastAsia="en-GB"/>
              </w:rPr>
              <w:t>Kashmore</w:t>
            </w:r>
            <w:proofErr w:type="spellEnd"/>
          </w:p>
        </w:tc>
        <w:tc>
          <w:tcPr>
            <w:tcW w:w="626" w:type="dxa"/>
            <w:shd w:val="clear" w:color="000000" w:fill="FFFFFF"/>
            <w:noWrap/>
            <w:vAlign w:val="center"/>
            <w:hideMark/>
          </w:tcPr>
          <w:p w14:paraId="0C5E69D7" w14:textId="2F985515"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87" w:type="dxa"/>
            <w:shd w:val="clear" w:color="000000" w:fill="FFFFFF"/>
            <w:noWrap/>
            <w:vAlign w:val="center"/>
            <w:hideMark/>
          </w:tcPr>
          <w:p w14:paraId="1D0F1E85" w14:textId="77777777"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492%</w:t>
            </w:r>
          </w:p>
        </w:tc>
        <w:tc>
          <w:tcPr>
            <w:tcW w:w="619" w:type="dxa"/>
            <w:shd w:val="clear" w:color="000000" w:fill="F2F2F2"/>
            <w:noWrap/>
            <w:vAlign w:val="center"/>
            <w:hideMark/>
          </w:tcPr>
          <w:p w14:paraId="68129DBE" w14:textId="0D4CEDFD"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253</w:t>
            </w:r>
          </w:p>
        </w:tc>
        <w:tc>
          <w:tcPr>
            <w:tcW w:w="626" w:type="dxa"/>
            <w:shd w:val="clear" w:color="000000" w:fill="FFFFFF"/>
            <w:noWrap/>
            <w:vAlign w:val="center"/>
            <w:hideMark/>
          </w:tcPr>
          <w:p w14:paraId="2D3A8287" w14:textId="102031A4"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787" w:type="dxa"/>
            <w:shd w:val="clear" w:color="000000" w:fill="FFFFFF"/>
            <w:noWrap/>
            <w:vAlign w:val="center"/>
            <w:hideMark/>
          </w:tcPr>
          <w:p w14:paraId="38AE3C3A" w14:textId="3E1D1C99" w:rsidR="00E84416" w:rsidRPr="00201763" w:rsidRDefault="00E84416" w:rsidP="00E84416">
            <w:pPr>
              <w:spacing w:line="240" w:lineRule="auto"/>
              <w:jc w:val="right"/>
              <w:rPr>
                <w:rFonts w:ascii="Arial" w:eastAsia="Times New Roman" w:hAnsi="Arial"/>
                <w:color w:val="auto"/>
                <w:sz w:val="14"/>
                <w:szCs w:val="14"/>
                <w:lang w:eastAsia="en-GB"/>
              </w:rPr>
            </w:pPr>
          </w:p>
        </w:tc>
        <w:tc>
          <w:tcPr>
            <w:tcW w:w="619" w:type="dxa"/>
            <w:shd w:val="clear" w:color="000000" w:fill="F2F2F2"/>
            <w:noWrap/>
            <w:vAlign w:val="center"/>
            <w:hideMark/>
          </w:tcPr>
          <w:p w14:paraId="0F4945FB" w14:textId="6A44C966" w:rsidR="00E84416" w:rsidRPr="00201763" w:rsidRDefault="00E84416" w:rsidP="00E84416">
            <w:pPr>
              <w:spacing w:line="240" w:lineRule="auto"/>
              <w:jc w:val="right"/>
              <w:rPr>
                <w:rFonts w:ascii="Arial" w:eastAsia="Times New Roman" w:hAnsi="Arial"/>
                <w:color w:val="auto"/>
                <w:sz w:val="14"/>
                <w:szCs w:val="14"/>
                <w:lang w:eastAsia="en-GB"/>
              </w:rPr>
            </w:pPr>
            <w:r w:rsidRPr="00201763">
              <w:rPr>
                <w:rFonts w:ascii="Arial" w:eastAsia="Times New Roman" w:hAnsi="Arial"/>
                <w:color w:val="auto"/>
                <w:sz w:val="14"/>
                <w:szCs w:val="14"/>
                <w:lang w:eastAsia="en-GB"/>
              </w:rPr>
              <w:t>43</w:t>
            </w:r>
          </w:p>
        </w:tc>
        <w:tc>
          <w:tcPr>
            <w:tcW w:w="626" w:type="dxa"/>
            <w:shd w:val="clear" w:color="000000" w:fill="FFFFFF"/>
            <w:noWrap/>
            <w:vAlign w:val="center"/>
            <w:hideMark/>
          </w:tcPr>
          <w:p w14:paraId="090E578C" w14:textId="66A387F7"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c>
          <w:tcPr>
            <w:tcW w:w="787" w:type="dxa"/>
            <w:shd w:val="clear" w:color="000000" w:fill="FFFFFF"/>
            <w:noWrap/>
            <w:vAlign w:val="center"/>
            <w:hideMark/>
          </w:tcPr>
          <w:p w14:paraId="06415387" w14:textId="308B913E"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492%</w:t>
            </w:r>
          </w:p>
        </w:tc>
        <w:tc>
          <w:tcPr>
            <w:tcW w:w="619" w:type="dxa"/>
            <w:shd w:val="clear" w:color="000000" w:fill="F2F2F2"/>
            <w:noWrap/>
            <w:vAlign w:val="center"/>
            <w:hideMark/>
          </w:tcPr>
          <w:p w14:paraId="132E2854" w14:textId="6FE3FAC4"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1.69</w:t>
            </w:r>
          </w:p>
        </w:tc>
        <w:tc>
          <w:tcPr>
            <w:tcW w:w="626" w:type="dxa"/>
            <w:shd w:val="clear" w:color="000000" w:fill="FFFFFF"/>
            <w:noWrap/>
            <w:vAlign w:val="center"/>
            <w:hideMark/>
          </w:tcPr>
          <w:p w14:paraId="6CCDE086" w14:textId="700A3888"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c>
          <w:tcPr>
            <w:tcW w:w="787" w:type="dxa"/>
            <w:shd w:val="clear" w:color="000000" w:fill="FFFFFF"/>
            <w:noWrap/>
            <w:vAlign w:val="center"/>
            <w:hideMark/>
          </w:tcPr>
          <w:p w14:paraId="312B75DB" w14:textId="5327B809" w:rsidR="00E84416" w:rsidRPr="00201763" w:rsidRDefault="00E84416" w:rsidP="00E84416">
            <w:pPr>
              <w:spacing w:line="240" w:lineRule="auto"/>
              <w:jc w:val="center"/>
              <w:rPr>
                <w:rFonts w:ascii="Arial" w:eastAsia="Times New Roman" w:hAnsi="Arial"/>
                <w:color w:val="auto"/>
                <w:sz w:val="14"/>
                <w:szCs w:val="14"/>
                <w:lang w:eastAsia="en-GB"/>
              </w:rPr>
            </w:pPr>
          </w:p>
        </w:tc>
        <w:tc>
          <w:tcPr>
            <w:tcW w:w="619" w:type="dxa"/>
            <w:shd w:val="clear" w:color="000000" w:fill="F2F2F2"/>
            <w:noWrap/>
            <w:vAlign w:val="center"/>
            <w:hideMark/>
          </w:tcPr>
          <w:p w14:paraId="6B553217" w14:textId="6FB08465" w:rsidR="00E84416" w:rsidRPr="00201763" w:rsidRDefault="00E84416" w:rsidP="00E84416">
            <w:pPr>
              <w:spacing w:line="240" w:lineRule="auto"/>
              <w:jc w:val="center"/>
              <w:rPr>
                <w:rFonts w:ascii="Arial" w:eastAsia="Times New Roman" w:hAnsi="Arial"/>
                <w:color w:val="auto"/>
                <w:sz w:val="14"/>
                <w:szCs w:val="14"/>
                <w:lang w:eastAsia="en-GB"/>
              </w:rPr>
            </w:pPr>
            <w:r>
              <w:rPr>
                <w:rFonts w:ascii="Arial" w:hAnsi="Arial"/>
                <w:sz w:val="14"/>
                <w:szCs w:val="14"/>
              </w:rPr>
              <w:t>0.28</w:t>
            </w:r>
          </w:p>
        </w:tc>
      </w:tr>
    </w:tbl>
    <w:p w14:paraId="6D5D8975" w14:textId="00F51B46" w:rsidR="00665874" w:rsidRPr="00665874" w:rsidRDefault="00665874" w:rsidP="009C6BE2">
      <w:pPr>
        <w:pStyle w:val="Normalnumbered"/>
        <w:numPr>
          <w:ilvl w:val="0"/>
          <w:numId w:val="0"/>
        </w:numPr>
        <w:ind w:left="152"/>
      </w:pPr>
    </w:p>
    <w:p w14:paraId="33F0968C" w14:textId="354A1D99" w:rsidR="00833428" w:rsidRPr="009D5C5F" w:rsidRDefault="00833428" w:rsidP="00833428">
      <w:pPr>
        <w:pStyle w:val="Normalnumbered"/>
        <w:rPr>
          <w:b/>
          <w:bCs/>
        </w:rPr>
      </w:pPr>
      <w:r w:rsidRPr="009D5C5F">
        <w:rPr>
          <w:rFonts w:eastAsia="Times New Roman"/>
          <w:lang w:eastAsia="en-GB"/>
        </w:rPr>
        <w:lastRenderedPageBreak/>
        <w:t xml:space="preserve">The proportion of pregnant women who received any iron </w:t>
      </w:r>
      <w:r w:rsidR="00C00447" w:rsidRPr="009D5C5F">
        <w:rPr>
          <w:rFonts w:eastAsia="Times New Roman"/>
          <w:lang w:eastAsia="en-GB"/>
        </w:rPr>
        <w:t>folic acid</w:t>
      </w:r>
      <w:r w:rsidRPr="009D5C5F">
        <w:rPr>
          <w:rFonts w:eastAsia="Times New Roman"/>
          <w:lang w:eastAsia="en-GB"/>
        </w:rPr>
        <w:t xml:space="preserve"> </w:t>
      </w:r>
      <w:r w:rsidR="00FD3381" w:rsidRPr="009D5C5F">
        <w:rPr>
          <w:rFonts w:eastAsia="Times New Roman"/>
          <w:lang w:eastAsia="en-GB"/>
        </w:rPr>
        <w:t xml:space="preserve">as for the mapping exercise undertaken by each programme’s focal point is contained in the table below. </w:t>
      </w:r>
      <w:r w:rsidR="005219D8" w:rsidRPr="009D5C5F">
        <w:rPr>
          <w:rFonts w:eastAsia="Times New Roman"/>
          <w:b/>
          <w:bCs/>
          <w:lang w:eastAsia="en-GB"/>
        </w:rPr>
        <w:t>The average coverage</w:t>
      </w:r>
      <w:r w:rsidR="000E2EEF" w:rsidRPr="009D5C5F">
        <w:rPr>
          <w:rFonts w:eastAsia="Times New Roman"/>
          <w:b/>
          <w:bCs/>
          <w:lang w:eastAsia="en-GB"/>
        </w:rPr>
        <w:t xml:space="preserve"> of IFAS </w:t>
      </w:r>
      <w:r w:rsidR="009D5C5F" w:rsidRPr="009D5C5F">
        <w:rPr>
          <w:rFonts w:eastAsia="Times New Roman"/>
          <w:b/>
          <w:bCs/>
          <w:lang w:eastAsia="en-GB"/>
        </w:rPr>
        <w:t xml:space="preserve">in 2019 </w:t>
      </w:r>
      <w:r w:rsidR="005219D8" w:rsidRPr="009D5C5F">
        <w:rPr>
          <w:rFonts w:eastAsia="Times New Roman"/>
          <w:b/>
          <w:bCs/>
          <w:lang w:eastAsia="en-GB"/>
        </w:rPr>
        <w:t xml:space="preserve">for Sindh was estimated </w:t>
      </w:r>
      <w:r w:rsidR="009D5C5F" w:rsidRPr="009D5C5F">
        <w:rPr>
          <w:rFonts w:eastAsia="Times New Roman"/>
          <w:b/>
          <w:bCs/>
          <w:lang w:eastAsia="en-GB"/>
        </w:rPr>
        <w:t xml:space="preserve">13% delivered at community level and 10% delivered through health facilities.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38"/>
        <w:gridCol w:w="1080"/>
        <w:gridCol w:w="1259"/>
      </w:tblGrid>
      <w:tr w:rsidR="00D52E65" w:rsidRPr="00C56350" w14:paraId="75B7B197" w14:textId="77777777" w:rsidTr="00D52E65">
        <w:trPr>
          <w:trHeight w:val="551"/>
        </w:trPr>
        <w:tc>
          <w:tcPr>
            <w:tcW w:w="6015" w:type="dxa"/>
            <w:gridSpan w:val="4"/>
            <w:shd w:val="clear" w:color="auto" w:fill="D9D9D9" w:themeFill="background1" w:themeFillShade="D9"/>
          </w:tcPr>
          <w:p w14:paraId="1493BE04" w14:textId="77777777" w:rsidR="00D52E65" w:rsidRPr="00C56350" w:rsidRDefault="00D52E65" w:rsidP="00C56350">
            <w:pPr>
              <w:spacing w:line="240" w:lineRule="auto"/>
              <w:jc w:val="left"/>
              <w:rPr>
                <w:rFonts w:ascii="Arial" w:eastAsia="Times New Roman" w:hAnsi="Arial"/>
                <w:b/>
                <w:bCs/>
                <w:color w:val="auto"/>
                <w:sz w:val="14"/>
                <w:szCs w:val="14"/>
                <w:lang w:eastAsia="en-GB"/>
              </w:rPr>
            </w:pPr>
            <w:r w:rsidRPr="00C56350">
              <w:rPr>
                <w:rFonts w:ascii="Arial" w:eastAsia="Times New Roman" w:hAnsi="Arial"/>
                <w:b/>
                <w:bCs/>
                <w:color w:val="auto"/>
                <w:sz w:val="14"/>
                <w:szCs w:val="14"/>
                <w:lang w:eastAsia="en-GB"/>
              </w:rPr>
              <w:t> </w:t>
            </w:r>
          </w:p>
          <w:p w14:paraId="22962936" w14:textId="3DD7A2F7" w:rsidR="00D52E65" w:rsidRPr="00C56350" w:rsidRDefault="00D52E65" w:rsidP="00C56350">
            <w:pPr>
              <w:spacing w:line="240" w:lineRule="auto"/>
              <w:jc w:val="center"/>
              <w:rPr>
                <w:rFonts w:ascii="Arial" w:eastAsia="Times New Roman" w:hAnsi="Arial"/>
                <w:b/>
                <w:bCs/>
                <w:color w:val="auto"/>
                <w:sz w:val="14"/>
                <w:szCs w:val="14"/>
                <w:lang w:eastAsia="en-GB"/>
              </w:rPr>
            </w:pPr>
            <w:r w:rsidRPr="00C56350">
              <w:rPr>
                <w:rFonts w:ascii="Arial" w:eastAsia="Times New Roman" w:hAnsi="Arial"/>
                <w:b/>
                <w:bCs/>
                <w:color w:val="auto"/>
                <w:sz w:val="14"/>
                <w:szCs w:val="14"/>
                <w:lang w:eastAsia="en-GB"/>
              </w:rPr>
              <w:t>Baseline coverage</w:t>
            </w:r>
            <w:r w:rsidRPr="00C56350">
              <w:rPr>
                <w:rFonts w:ascii="Arial" w:eastAsia="Times New Roman" w:hAnsi="Arial"/>
                <w:b/>
                <w:bCs/>
                <w:color w:val="auto"/>
                <w:sz w:val="14"/>
                <w:szCs w:val="14"/>
                <w:lang w:eastAsia="en-GB"/>
              </w:rPr>
              <w:br/>
              <w:t>(2019)</w:t>
            </w:r>
          </w:p>
        </w:tc>
      </w:tr>
      <w:tr w:rsidR="00C96F4F" w:rsidRPr="00C56350" w14:paraId="53426174" w14:textId="77777777" w:rsidTr="00C96F4F">
        <w:trPr>
          <w:trHeight w:val="510"/>
        </w:trPr>
        <w:tc>
          <w:tcPr>
            <w:tcW w:w="1838" w:type="dxa"/>
            <w:vAlign w:val="center"/>
          </w:tcPr>
          <w:p w14:paraId="7C0A6A44" w14:textId="10D935D9" w:rsidR="00C96F4F" w:rsidRPr="00C56350" w:rsidRDefault="00C96F4F" w:rsidP="00C96F4F">
            <w:pPr>
              <w:spacing w:line="240" w:lineRule="auto"/>
              <w:jc w:val="center"/>
              <w:rPr>
                <w:rFonts w:ascii="Arial" w:eastAsia="Times New Roman" w:hAnsi="Arial"/>
                <w:b/>
                <w:bCs/>
                <w:color w:val="auto"/>
                <w:sz w:val="14"/>
                <w:szCs w:val="14"/>
                <w:lang w:eastAsia="en-GB"/>
              </w:rPr>
            </w:pPr>
            <w:r>
              <w:rPr>
                <w:rFonts w:ascii="Arial" w:eastAsia="Times New Roman" w:hAnsi="Arial"/>
                <w:b/>
                <w:bCs/>
                <w:color w:val="auto"/>
                <w:sz w:val="14"/>
                <w:szCs w:val="14"/>
                <w:lang w:eastAsia="en-GB"/>
              </w:rPr>
              <w:t>Programme</w:t>
            </w:r>
          </w:p>
        </w:tc>
        <w:tc>
          <w:tcPr>
            <w:tcW w:w="1838" w:type="dxa"/>
            <w:shd w:val="clear" w:color="auto" w:fill="auto"/>
            <w:noWrap/>
            <w:vAlign w:val="center"/>
            <w:hideMark/>
          </w:tcPr>
          <w:p w14:paraId="2324D7CE" w14:textId="3DE101AF" w:rsidR="00C96F4F" w:rsidRPr="00C56350" w:rsidRDefault="00C96F4F" w:rsidP="00C56350">
            <w:pPr>
              <w:spacing w:line="240" w:lineRule="auto"/>
              <w:jc w:val="left"/>
              <w:rPr>
                <w:rFonts w:ascii="Arial" w:eastAsia="Times New Roman" w:hAnsi="Arial"/>
                <w:b/>
                <w:bCs/>
                <w:color w:val="auto"/>
                <w:sz w:val="14"/>
                <w:szCs w:val="14"/>
                <w:lang w:eastAsia="en-GB"/>
              </w:rPr>
            </w:pPr>
            <w:r w:rsidRPr="00C56350">
              <w:rPr>
                <w:rFonts w:ascii="Arial" w:eastAsia="Times New Roman" w:hAnsi="Arial"/>
                <w:b/>
                <w:bCs/>
                <w:color w:val="auto"/>
                <w:sz w:val="14"/>
                <w:szCs w:val="14"/>
                <w:lang w:eastAsia="en-GB"/>
              </w:rPr>
              <w:t> Province/District</w:t>
            </w:r>
          </w:p>
        </w:tc>
        <w:tc>
          <w:tcPr>
            <w:tcW w:w="1080" w:type="dxa"/>
            <w:shd w:val="clear" w:color="auto" w:fill="FFFFFF" w:themeFill="background1"/>
            <w:vAlign w:val="center"/>
            <w:hideMark/>
          </w:tcPr>
          <w:p w14:paraId="5777CDAE" w14:textId="77777777" w:rsidR="00C96F4F" w:rsidRPr="00C56350" w:rsidRDefault="00C96F4F" w:rsidP="00C56350">
            <w:pPr>
              <w:spacing w:line="240" w:lineRule="auto"/>
              <w:jc w:val="center"/>
              <w:rPr>
                <w:rFonts w:ascii="Arial" w:eastAsia="Times New Roman" w:hAnsi="Arial"/>
                <w:b/>
                <w:bCs/>
                <w:color w:val="auto"/>
                <w:sz w:val="14"/>
                <w:szCs w:val="14"/>
                <w:lang w:eastAsia="en-GB"/>
              </w:rPr>
            </w:pPr>
            <w:r w:rsidRPr="00C56350">
              <w:rPr>
                <w:rFonts w:ascii="Arial" w:eastAsia="Times New Roman" w:hAnsi="Arial"/>
                <w:b/>
                <w:bCs/>
                <w:color w:val="auto"/>
                <w:sz w:val="14"/>
                <w:szCs w:val="14"/>
                <w:lang w:eastAsia="en-GB"/>
              </w:rPr>
              <w:t xml:space="preserve">IFAS </w:t>
            </w:r>
            <w:r w:rsidRPr="00C56350">
              <w:rPr>
                <w:rFonts w:ascii="Arial" w:eastAsia="Times New Roman" w:hAnsi="Arial"/>
                <w:b/>
                <w:bCs/>
                <w:color w:val="auto"/>
                <w:sz w:val="14"/>
                <w:szCs w:val="14"/>
                <w:lang w:eastAsia="en-GB"/>
              </w:rPr>
              <w:br/>
              <w:t>(Community)</w:t>
            </w:r>
          </w:p>
        </w:tc>
        <w:tc>
          <w:tcPr>
            <w:tcW w:w="0" w:type="auto"/>
            <w:shd w:val="clear" w:color="auto" w:fill="FFFFFF" w:themeFill="background1"/>
            <w:vAlign w:val="center"/>
            <w:hideMark/>
          </w:tcPr>
          <w:p w14:paraId="2A1A6FDE" w14:textId="77777777" w:rsidR="00C96F4F" w:rsidRPr="00C56350" w:rsidRDefault="00C96F4F" w:rsidP="00C56350">
            <w:pPr>
              <w:spacing w:line="240" w:lineRule="auto"/>
              <w:jc w:val="center"/>
              <w:rPr>
                <w:rFonts w:ascii="Arial" w:eastAsia="Times New Roman" w:hAnsi="Arial"/>
                <w:b/>
                <w:bCs/>
                <w:color w:val="auto"/>
                <w:sz w:val="14"/>
                <w:szCs w:val="14"/>
                <w:lang w:eastAsia="en-GB"/>
              </w:rPr>
            </w:pPr>
            <w:r w:rsidRPr="00C56350">
              <w:rPr>
                <w:rFonts w:ascii="Arial" w:eastAsia="Times New Roman" w:hAnsi="Arial"/>
                <w:b/>
                <w:bCs/>
                <w:color w:val="auto"/>
                <w:sz w:val="14"/>
                <w:szCs w:val="14"/>
                <w:lang w:eastAsia="en-GB"/>
              </w:rPr>
              <w:t xml:space="preserve">IFAS </w:t>
            </w:r>
            <w:r w:rsidRPr="00C56350">
              <w:rPr>
                <w:rFonts w:ascii="Arial" w:eastAsia="Times New Roman" w:hAnsi="Arial"/>
                <w:b/>
                <w:bCs/>
                <w:color w:val="auto"/>
                <w:sz w:val="14"/>
                <w:szCs w:val="14"/>
                <w:lang w:eastAsia="en-GB"/>
              </w:rPr>
              <w:br/>
              <w:t>(Health Facility)</w:t>
            </w:r>
          </w:p>
        </w:tc>
      </w:tr>
      <w:tr w:rsidR="00C96F4F" w:rsidRPr="00C56350" w14:paraId="14628374" w14:textId="77777777" w:rsidTr="00C96F4F">
        <w:trPr>
          <w:trHeight w:val="397"/>
        </w:trPr>
        <w:tc>
          <w:tcPr>
            <w:tcW w:w="1838" w:type="dxa"/>
            <w:shd w:val="clear" w:color="000000" w:fill="FFFFFF"/>
          </w:tcPr>
          <w:p w14:paraId="2ACFBEFB" w14:textId="77777777" w:rsidR="00C96F4F" w:rsidRPr="00C56350" w:rsidRDefault="00C96F4F" w:rsidP="00C56350">
            <w:pPr>
              <w:spacing w:line="240" w:lineRule="auto"/>
              <w:jc w:val="right"/>
              <w:rPr>
                <w:rFonts w:ascii="Arial" w:eastAsia="Times New Roman" w:hAnsi="Arial"/>
                <w:b/>
                <w:bCs/>
                <w:color w:val="auto"/>
                <w:sz w:val="14"/>
                <w:szCs w:val="14"/>
                <w:lang w:eastAsia="en-GB"/>
              </w:rPr>
            </w:pPr>
          </w:p>
        </w:tc>
        <w:tc>
          <w:tcPr>
            <w:tcW w:w="1838" w:type="dxa"/>
            <w:shd w:val="clear" w:color="000000" w:fill="FFFFFF"/>
            <w:noWrap/>
            <w:vAlign w:val="center"/>
            <w:hideMark/>
          </w:tcPr>
          <w:p w14:paraId="17B0E3C0" w14:textId="7B208D0A" w:rsidR="00C96F4F" w:rsidRPr="00C56350" w:rsidRDefault="00C96F4F" w:rsidP="00C56350">
            <w:pPr>
              <w:spacing w:line="240" w:lineRule="auto"/>
              <w:jc w:val="right"/>
              <w:rPr>
                <w:rFonts w:ascii="Arial" w:eastAsia="Times New Roman" w:hAnsi="Arial"/>
                <w:b/>
                <w:bCs/>
                <w:color w:val="auto"/>
                <w:sz w:val="14"/>
                <w:szCs w:val="14"/>
                <w:lang w:eastAsia="en-GB"/>
              </w:rPr>
            </w:pPr>
            <w:r w:rsidRPr="00C56350">
              <w:rPr>
                <w:rFonts w:ascii="Arial" w:eastAsia="Times New Roman" w:hAnsi="Arial"/>
                <w:b/>
                <w:bCs/>
                <w:color w:val="auto"/>
                <w:sz w:val="14"/>
                <w:szCs w:val="14"/>
                <w:lang w:eastAsia="en-GB"/>
              </w:rPr>
              <w:t>Sindh</w:t>
            </w:r>
          </w:p>
        </w:tc>
        <w:tc>
          <w:tcPr>
            <w:tcW w:w="1080" w:type="dxa"/>
            <w:shd w:val="clear" w:color="auto" w:fill="D9D9D9" w:themeFill="background1" w:themeFillShade="D9"/>
            <w:noWrap/>
            <w:vAlign w:val="center"/>
            <w:hideMark/>
          </w:tcPr>
          <w:p w14:paraId="781E0C65" w14:textId="77777777" w:rsidR="00C96F4F" w:rsidRPr="00C56350" w:rsidRDefault="00C96F4F" w:rsidP="00C56350">
            <w:pPr>
              <w:spacing w:line="240" w:lineRule="auto"/>
              <w:jc w:val="right"/>
              <w:rPr>
                <w:rFonts w:ascii="Arial" w:eastAsia="Times New Roman" w:hAnsi="Arial"/>
                <w:b/>
                <w:bCs/>
                <w:color w:val="auto"/>
                <w:sz w:val="14"/>
                <w:szCs w:val="14"/>
                <w:highlight w:val="lightGray"/>
                <w:lang w:eastAsia="en-GB"/>
              </w:rPr>
            </w:pPr>
            <w:r w:rsidRPr="00C56350">
              <w:rPr>
                <w:rFonts w:ascii="Arial" w:eastAsia="Times New Roman" w:hAnsi="Arial"/>
                <w:b/>
                <w:bCs/>
                <w:color w:val="auto"/>
                <w:sz w:val="14"/>
                <w:szCs w:val="14"/>
                <w:highlight w:val="lightGray"/>
                <w:lang w:eastAsia="en-GB"/>
              </w:rPr>
              <w:t>13%</w:t>
            </w:r>
          </w:p>
        </w:tc>
        <w:tc>
          <w:tcPr>
            <w:tcW w:w="0" w:type="auto"/>
            <w:shd w:val="clear" w:color="auto" w:fill="D9D9D9" w:themeFill="background1" w:themeFillShade="D9"/>
            <w:noWrap/>
            <w:vAlign w:val="center"/>
            <w:hideMark/>
          </w:tcPr>
          <w:p w14:paraId="33CE821E" w14:textId="77777777" w:rsidR="00C96F4F" w:rsidRPr="00C56350" w:rsidRDefault="00C96F4F" w:rsidP="00C56350">
            <w:pPr>
              <w:spacing w:line="240" w:lineRule="auto"/>
              <w:jc w:val="right"/>
              <w:rPr>
                <w:rFonts w:ascii="Arial" w:eastAsia="Times New Roman" w:hAnsi="Arial"/>
                <w:b/>
                <w:bCs/>
                <w:color w:val="auto"/>
                <w:sz w:val="14"/>
                <w:szCs w:val="14"/>
                <w:highlight w:val="lightGray"/>
                <w:lang w:eastAsia="en-GB"/>
              </w:rPr>
            </w:pPr>
            <w:r w:rsidRPr="00C56350">
              <w:rPr>
                <w:rFonts w:ascii="Arial" w:eastAsia="Times New Roman" w:hAnsi="Arial"/>
                <w:b/>
                <w:bCs/>
                <w:color w:val="auto"/>
                <w:sz w:val="14"/>
                <w:szCs w:val="14"/>
                <w:highlight w:val="lightGray"/>
                <w:lang w:eastAsia="en-GB"/>
              </w:rPr>
              <w:t>10%</w:t>
            </w:r>
          </w:p>
        </w:tc>
      </w:tr>
      <w:tr w:rsidR="00C96F4F" w:rsidRPr="00C56350" w14:paraId="13CC86BA" w14:textId="77777777" w:rsidTr="00C96F4F">
        <w:trPr>
          <w:trHeight w:val="180"/>
        </w:trPr>
        <w:tc>
          <w:tcPr>
            <w:tcW w:w="1838" w:type="dxa"/>
            <w:vMerge w:val="restart"/>
            <w:vAlign w:val="center"/>
          </w:tcPr>
          <w:p w14:paraId="73C94B92" w14:textId="77777777" w:rsidR="00C96F4F" w:rsidRPr="00C96F4F" w:rsidRDefault="00C96F4F" w:rsidP="00C96F4F">
            <w:pPr>
              <w:spacing w:line="240" w:lineRule="auto"/>
              <w:jc w:val="center"/>
              <w:rPr>
                <w:rFonts w:ascii="Arial" w:eastAsia="Times New Roman" w:hAnsi="Arial"/>
                <w:b/>
                <w:bCs/>
                <w:color w:val="000000"/>
                <w:sz w:val="14"/>
                <w:szCs w:val="14"/>
                <w:lang w:eastAsia="en-GB"/>
              </w:rPr>
            </w:pPr>
            <w:bookmarkStart w:id="118" w:name="_Hlk19432240"/>
            <w:r w:rsidRPr="00C96F4F">
              <w:rPr>
                <w:rFonts w:ascii="Arial" w:eastAsia="Times New Roman" w:hAnsi="Arial"/>
                <w:b/>
                <w:bCs/>
                <w:color w:val="000000"/>
                <w:sz w:val="14"/>
                <w:szCs w:val="14"/>
                <w:lang w:eastAsia="en-GB"/>
              </w:rPr>
              <w:t>NSP</w:t>
            </w:r>
          </w:p>
          <w:p w14:paraId="5FD99BDE"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2259C8B7" w14:textId="51BD224C"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Tahrparkar</w:t>
            </w:r>
            <w:proofErr w:type="spellEnd"/>
          </w:p>
        </w:tc>
        <w:tc>
          <w:tcPr>
            <w:tcW w:w="1080" w:type="dxa"/>
            <w:shd w:val="clear" w:color="auto" w:fill="FFFFFF" w:themeFill="background1"/>
            <w:noWrap/>
            <w:vAlign w:val="bottom"/>
            <w:hideMark/>
          </w:tcPr>
          <w:p w14:paraId="6975EA92"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20%</w:t>
            </w:r>
          </w:p>
        </w:tc>
        <w:tc>
          <w:tcPr>
            <w:tcW w:w="0" w:type="auto"/>
            <w:shd w:val="clear" w:color="auto" w:fill="FFFFFF" w:themeFill="background1"/>
            <w:noWrap/>
            <w:vAlign w:val="bottom"/>
            <w:hideMark/>
          </w:tcPr>
          <w:p w14:paraId="6BB4D7ED"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21%</w:t>
            </w:r>
          </w:p>
        </w:tc>
      </w:tr>
      <w:tr w:rsidR="00C96F4F" w:rsidRPr="00C56350" w14:paraId="6BD2B6BB" w14:textId="77777777" w:rsidTr="00C96F4F">
        <w:trPr>
          <w:trHeight w:val="180"/>
        </w:trPr>
        <w:tc>
          <w:tcPr>
            <w:tcW w:w="1838" w:type="dxa"/>
            <w:vMerge/>
            <w:vAlign w:val="center"/>
          </w:tcPr>
          <w:p w14:paraId="63D9DB5A"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28594924" w14:textId="2E1E84D0"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Umerkot</w:t>
            </w:r>
            <w:proofErr w:type="spellEnd"/>
          </w:p>
        </w:tc>
        <w:tc>
          <w:tcPr>
            <w:tcW w:w="1080" w:type="dxa"/>
            <w:shd w:val="clear" w:color="auto" w:fill="FFFFFF" w:themeFill="background1"/>
            <w:noWrap/>
            <w:vAlign w:val="bottom"/>
            <w:hideMark/>
          </w:tcPr>
          <w:p w14:paraId="0457AD11"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14%</w:t>
            </w:r>
          </w:p>
        </w:tc>
        <w:tc>
          <w:tcPr>
            <w:tcW w:w="0" w:type="auto"/>
            <w:shd w:val="clear" w:color="auto" w:fill="FFFFFF" w:themeFill="background1"/>
            <w:noWrap/>
            <w:vAlign w:val="bottom"/>
            <w:hideMark/>
          </w:tcPr>
          <w:p w14:paraId="3297277D"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27%</w:t>
            </w:r>
          </w:p>
        </w:tc>
      </w:tr>
      <w:tr w:rsidR="00C96F4F" w:rsidRPr="00C56350" w14:paraId="3F3894FA" w14:textId="77777777" w:rsidTr="00C96F4F">
        <w:trPr>
          <w:trHeight w:val="180"/>
        </w:trPr>
        <w:tc>
          <w:tcPr>
            <w:tcW w:w="1838" w:type="dxa"/>
            <w:vMerge/>
            <w:vAlign w:val="center"/>
          </w:tcPr>
          <w:p w14:paraId="7F1001D1"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0DB9195A" w14:textId="4DA2F14D"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Sanghar</w:t>
            </w:r>
            <w:proofErr w:type="spellEnd"/>
          </w:p>
        </w:tc>
        <w:tc>
          <w:tcPr>
            <w:tcW w:w="1080" w:type="dxa"/>
            <w:shd w:val="clear" w:color="auto" w:fill="FFFFFF" w:themeFill="background1"/>
            <w:noWrap/>
            <w:vAlign w:val="bottom"/>
            <w:hideMark/>
          </w:tcPr>
          <w:p w14:paraId="110E3716"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58%</w:t>
            </w:r>
          </w:p>
        </w:tc>
        <w:tc>
          <w:tcPr>
            <w:tcW w:w="0" w:type="auto"/>
            <w:shd w:val="clear" w:color="auto" w:fill="FFFFFF" w:themeFill="background1"/>
            <w:noWrap/>
            <w:vAlign w:val="bottom"/>
            <w:hideMark/>
          </w:tcPr>
          <w:p w14:paraId="696412F8"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22%</w:t>
            </w:r>
          </w:p>
        </w:tc>
      </w:tr>
      <w:tr w:rsidR="00C96F4F" w:rsidRPr="00C56350" w14:paraId="0B0D4C61" w14:textId="77777777" w:rsidTr="00C96F4F">
        <w:trPr>
          <w:trHeight w:val="180"/>
        </w:trPr>
        <w:tc>
          <w:tcPr>
            <w:tcW w:w="1838" w:type="dxa"/>
            <w:vMerge/>
            <w:vAlign w:val="center"/>
          </w:tcPr>
          <w:p w14:paraId="1720FB2A"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78B80F56" w14:textId="6DBD6D8F"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Jacobabad</w:t>
            </w:r>
          </w:p>
        </w:tc>
        <w:tc>
          <w:tcPr>
            <w:tcW w:w="1080" w:type="dxa"/>
            <w:shd w:val="clear" w:color="auto" w:fill="FFFFFF" w:themeFill="background1"/>
            <w:noWrap/>
            <w:vAlign w:val="bottom"/>
            <w:hideMark/>
          </w:tcPr>
          <w:p w14:paraId="48315240"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20%</w:t>
            </w:r>
          </w:p>
        </w:tc>
        <w:tc>
          <w:tcPr>
            <w:tcW w:w="0" w:type="auto"/>
            <w:shd w:val="clear" w:color="auto" w:fill="FFFFFF" w:themeFill="background1"/>
            <w:noWrap/>
            <w:vAlign w:val="bottom"/>
            <w:hideMark/>
          </w:tcPr>
          <w:p w14:paraId="272D2C68"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21%</w:t>
            </w:r>
          </w:p>
        </w:tc>
      </w:tr>
      <w:tr w:rsidR="00C96F4F" w:rsidRPr="00C56350" w14:paraId="6BF753A2" w14:textId="77777777" w:rsidTr="00C96F4F">
        <w:trPr>
          <w:trHeight w:val="180"/>
        </w:trPr>
        <w:tc>
          <w:tcPr>
            <w:tcW w:w="1838" w:type="dxa"/>
            <w:vMerge/>
            <w:vAlign w:val="center"/>
          </w:tcPr>
          <w:p w14:paraId="4B518BB3"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1837DA5D" w14:textId="2F2220D0"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Larkana</w:t>
            </w:r>
          </w:p>
        </w:tc>
        <w:tc>
          <w:tcPr>
            <w:tcW w:w="1080" w:type="dxa"/>
            <w:shd w:val="clear" w:color="auto" w:fill="FFFFFF" w:themeFill="background1"/>
            <w:noWrap/>
            <w:vAlign w:val="bottom"/>
            <w:hideMark/>
          </w:tcPr>
          <w:p w14:paraId="31C0F34F"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50%</w:t>
            </w:r>
          </w:p>
        </w:tc>
        <w:tc>
          <w:tcPr>
            <w:tcW w:w="0" w:type="auto"/>
            <w:shd w:val="clear" w:color="auto" w:fill="FFFFFF" w:themeFill="background1"/>
            <w:noWrap/>
            <w:vAlign w:val="bottom"/>
            <w:hideMark/>
          </w:tcPr>
          <w:p w14:paraId="5242E927"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14%</w:t>
            </w:r>
          </w:p>
        </w:tc>
      </w:tr>
      <w:tr w:rsidR="00C96F4F" w:rsidRPr="00C56350" w14:paraId="1E84B39E" w14:textId="77777777" w:rsidTr="00C96F4F">
        <w:trPr>
          <w:trHeight w:val="180"/>
        </w:trPr>
        <w:tc>
          <w:tcPr>
            <w:tcW w:w="1838" w:type="dxa"/>
            <w:vMerge/>
            <w:vAlign w:val="center"/>
          </w:tcPr>
          <w:p w14:paraId="1E683939"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0A505F39" w14:textId="54A37910"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TMK</w:t>
            </w:r>
          </w:p>
        </w:tc>
        <w:tc>
          <w:tcPr>
            <w:tcW w:w="1080" w:type="dxa"/>
            <w:shd w:val="clear" w:color="auto" w:fill="FFFFFF" w:themeFill="background1"/>
            <w:noWrap/>
            <w:vAlign w:val="bottom"/>
            <w:hideMark/>
          </w:tcPr>
          <w:p w14:paraId="4861BA70"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40%</w:t>
            </w:r>
          </w:p>
        </w:tc>
        <w:tc>
          <w:tcPr>
            <w:tcW w:w="0" w:type="auto"/>
            <w:shd w:val="clear" w:color="auto" w:fill="FFFFFF" w:themeFill="background1"/>
            <w:noWrap/>
            <w:vAlign w:val="bottom"/>
            <w:hideMark/>
          </w:tcPr>
          <w:p w14:paraId="683A4562"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35%</w:t>
            </w:r>
          </w:p>
        </w:tc>
      </w:tr>
      <w:tr w:rsidR="00C96F4F" w:rsidRPr="00C56350" w14:paraId="367487EF" w14:textId="77777777" w:rsidTr="00C96F4F">
        <w:trPr>
          <w:trHeight w:val="180"/>
        </w:trPr>
        <w:tc>
          <w:tcPr>
            <w:tcW w:w="1838" w:type="dxa"/>
            <w:vMerge/>
            <w:vAlign w:val="center"/>
          </w:tcPr>
          <w:p w14:paraId="0549CDA0"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63EB8744" w14:textId="5A2CD73B"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Badin</w:t>
            </w:r>
          </w:p>
        </w:tc>
        <w:tc>
          <w:tcPr>
            <w:tcW w:w="1080" w:type="dxa"/>
            <w:shd w:val="clear" w:color="auto" w:fill="FFFFFF" w:themeFill="background1"/>
            <w:noWrap/>
            <w:vAlign w:val="bottom"/>
            <w:hideMark/>
          </w:tcPr>
          <w:p w14:paraId="5DB137DC"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19%</w:t>
            </w:r>
          </w:p>
        </w:tc>
        <w:tc>
          <w:tcPr>
            <w:tcW w:w="0" w:type="auto"/>
            <w:shd w:val="clear" w:color="auto" w:fill="FFFFFF" w:themeFill="background1"/>
            <w:noWrap/>
            <w:vAlign w:val="bottom"/>
            <w:hideMark/>
          </w:tcPr>
          <w:p w14:paraId="72B8CBEF"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23%</w:t>
            </w:r>
          </w:p>
        </w:tc>
      </w:tr>
      <w:tr w:rsidR="00C96F4F" w:rsidRPr="00C56350" w14:paraId="5F4229C3" w14:textId="77777777" w:rsidTr="00C96F4F">
        <w:trPr>
          <w:trHeight w:val="180"/>
        </w:trPr>
        <w:tc>
          <w:tcPr>
            <w:tcW w:w="1838" w:type="dxa"/>
            <w:vMerge/>
            <w:vAlign w:val="center"/>
          </w:tcPr>
          <w:p w14:paraId="55D6426F"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2F8FBC42" w14:textId="79448CB0"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Kambar</w:t>
            </w:r>
            <w:proofErr w:type="spellEnd"/>
            <w:r w:rsidRPr="00C56350">
              <w:rPr>
                <w:rFonts w:ascii="Arial" w:eastAsia="Times New Roman" w:hAnsi="Arial"/>
                <w:color w:val="auto"/>
                <w:sz w:val="14"/>
                <w:szCs w:val="14"/>
                <w:lang w:eastAsia="en-GB"/>
              </w:rPr>
              <w:t xml:space="preserve"> </w:t>
            </w:r>
            <w:proofErr w:type="spellStart"/>
            <w:r w:rsidRPr="00C56350">
              <w:rPr>
                <w:rFonts w:ascii="Arial" w:eastAsia="Times New Roman" w:hAnsi="Arial"/>
                <w:color w:val="auto"/>
                <w:sz w:val="14"/>
                <w:szCs w:val="14"/>
                <w:lang w:eastAsia="en-GB"/>
              </w:rPr>
              <w:t>Shahdadkot</w:t>
            </w:r>
            <w:proofErr w:type="spellEnd"/>
          </w:p>
        </w:tc>
        <w:tc>
          <w:tcPr>
            <w:tcW w:w="1080" w:type="dxa"/>
            <w:shd w:val="clear" w:color="auto" w:fill="FFFFFF" w:themeFill="background1"/>
            <w:noWrap/>
            <w:vAlign w:val="bottom"/>
            <w:hideMark/>
          </w:tcPr>
          <w:p w14:paraId="3836010D"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29%</w:t>
            </w:r>
          </w:p>
        </w:tc>
        <w:tc>
          <w:tcPr>
            <w:tcW w:w="0" w:type="auto"/>
            <w:shd w:val="clear" w:color="auto" w:fill="FFFFFF" w:themeFill="background1"/>
            <w:noWrap/>
            <w:vAlign w:val="bottom"/>
            <w:hideMark/>
          </w:tcPr>
          <w:p w14:paraId="0AD317BB"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21%</w:t>
            </w:r>
          </w:p>
        </w:tc>
      </w:tr>
      <w:tr w:rsidR="00C96F4F" w:rsidRPr="00C56350" w14:paraId="762CFBA8" w14:textId="77777777" w:rsidTr="00C96F4F">
        <w:trPr>
          <w:trHeight w:val="180"/>
        </w:trPr>
        <w:tc>
          <w:tcPr>
            <w:tcW w:w="1838" w:type="dxa"/>
            <w:vMerge/>
            <w:vAlign w:val="center"/>
          </w:tcPr>
          <w:p w14:paraId="0D00DF4A"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08490CF6" w14:textId="2755433A"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Kashmore</w:t>
            </w:r>
            <w:proofErr w:type="spellEnd"/>
          </w:p>
        </w:tc>
        <w:tc>
          <w:tcPr>
            <w:tcW w:w="1080" w:type="dxa"/>
            <w:shd w:val="clear" w:color="auto" w:fill="FFFFFF" w:themeFill="background1"/>
            <w:noWrap/>
            <w:vAlign w:val="bottom"/>
            <w:hideMark/>
          </w:tcPr>
          <w:p w14:paraId="7582FB27"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22%</w:t>
            </w:r>
          </w:p>
        </w:tc>
        <w:tc>
          <w:tcPr>
            <w:tcW w:w="0" w:type="auto"/>
            <w:shd w:val="clear" w:color="auto" w:fill="FFFFFF" w:themeFill="background1"/>
            <w:noWrap/>
            <w:vAlign w:val="bottom"/>
            <w:hideMark/>
          </w:tcPr>
          <w:p w14:paraId="3CE9F371"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6%</w:t>
            </w:r>
          </w:p>
        </w:tc>
      </w:tr>
      <w:tr w:rsidR="00C96F4F" w:rsidRPr="00C56350" w14:paraId="0D5FDE37" w14:textId="77777777" w:rsidTr="00C96F4F">
        <w:trPr>
          <w:trHeight w:val="180"/>
        </w:trPr>
        <w:tc>
          <w:tcPr>
            <w:tcW w:w="1838" w:type="dxa"/>
            <w:vMerge w:val="restart"/>
            <w:vAlign w:val="center"/>
          </w:tcPr>
          <w:p w14:paraId="3A99CABF" w14:textId="0C651A53" w:rsidR="00C96F4F" w:rsidRPr="00C96F4F" w:rsidRDefault="00C96F4F" w:rsidP="00C96F4F">
            <w:pPr>
              <w:spacing w:line="240" w:lineRule="auto"/>
              <w:jc w:val="center"/>
              <w:rPr>
                <w:rFonts w:ascii="Arial" w:eastAsia="Times New Roman" w:hAnsi="Arial"/>
                <w:b/>
                <w:bCs/>
                <w:color w:val="auto"/>
                <w:sz w:val="14"/>
                <w:szCs w:val="14"/>
                <w:lang w:eastAsia="en-GB"/>
              </w:rPr>
            </w:pPr>
            <w:r w:rsidRPr="00C96F4F">
              <w:rPr>
                <w:rFonts w:ascii="Arial" w:eastAsia="Times New Roman" w:hAnsi="Arial"/>
                <w:b/>
                <w:bCs/>
                <w:color w:val="000000"/>
                <w:sz w:val="14"/>
                <w:szCs w:val="14"/>
                <w:lang w:eastAsia="en-GB"/>
              </w:rPr>
              <w:t>UNICEF</w:t>
            </w:r>
          </w:p>
        </w:tc>
        <w:tc>
          <w:tcPr>
            <w:tcW w:w="1838" w:type="dxa"/>
            <w:shd w:val="clear" w:color="auto" w:fill="auto"/>
            <w:noWrap/>
            <w:vAlign w:val="bottom"/>
            <w:hideMark/>
          </w:tcPr>
          <w:p w14:paraId="36BF526B" w14:textId="734BB633"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Ghotki</w:t>
            </w:r>
          </w:p>
        </w:tc>
        <w:tc>
          <w:tcPr>
            <w:tcW w:w="1080" w:type="dxa"/>
            <w:shd w:val="clear" w:color="auto" w:fill="FFFFFF" w:themeFill="background1"/>
            <w:noWrap/>
            <w:vAlign w:val="bottom"/>
            <w:hideMark/>
          </w:tcPr>
          <w:p w14:paraId="64C9AC69"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20%</w:t>
            </w:r>
          </w:p>
        </w:tc>
        <w:tc>
          <w:tcPr>
            <w:tcW w:w="0" w:type="auto"/>
            <w:shd w:val="clear" w:color="auto" w:fill="FFFFFF" w:themeFill="background1"/>
            <w:noWrap/>
            <w:vAlign w:val="bottom"/>
            <w:hideMark/>
          </w:tcPr>
          <w:p w14:paraId="27E8144F"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r>
      <w:tr w:rsidR="00C96F4F" w:rsidRPr="00C56350" w14:paraId="3613C58D" w14:textId="77777777" w:rsidTr="00C96F4F">
        <w:trPr>
          <w:trHeight w:val="180"/>
        </w:trPr>
        <w:tc>
          <w:tcPr>
            <w:tcW w:w="1838" w:type="dxa"/>
            <w:vMerge/>
            <w:vAlign w:val="center"/>
          </w:tcPr>
          <w:p w14:paraId="5DE82B41"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31DC8A58" w14:textId="1CE37ABB"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Khairpur</w:t>
            </w:r>
          </w:p>
        </w:tc>
        <w:tc>
          <w:tcPr>
            <w:tcW w:w="1080" w:type="dxa"/>
            <w:shd w:val="clear" w:color="auto" w:fill="FFFFFF" w:themeFill="background1"/>
            <w:noWrap/>
            <w:vAlign w:val="bottom"/>
            <w:hideMark/>
          </w:tcPr>
          <w:p w14:paraId="74B42BCE"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21%</w:t>
            </w:r>
          </w:p>
        </w:tc>
        <w:tc>
          <w:tcPr>
            <w:tcW w:w="0" w:type="auto"/>
            <w:shd w:val="clear" w:color="auto" w:fill="FFFFFF" w:themeFill="background1"/>
            <w:noWrap/>
            <w:vAlign w:val="bottom"/>
            <w:hideMark/>
          </w:tcPr>
          <w:p w14:paraId="3F0175DF"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r>
      <w:tr w:rsidR="00C96F4F" w:rsidRPr="00C56350" w14:paraId="38D02E33" w14:textId="77777777" w:rsidTr="00C96F4F">
        <w:trPr>
          <w:trHeight w:val="180"/>
        </w:trPr>
        <w:tc>
          <w:tcPr>
            <w:tcW w:w="1838" w:type="dxa"/>
            <w:vMerge/>
            <w:vAlign w:val="center"/>
          </w:tcPr>
          <w:p w14:paraId="22026A3F"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2F8E8E63" w14:textId="41DBA2D4"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Naushero</w:t>
            </w:r>
            <w:proofErr w:type="spellEnd"/>
            <w:r w:rsidRPr="00C56350">
              <w:rPr>
                <w:rFonts w:ascii="Arial" w:eastAsia="Times New Roman" w:hAnsi="Arial"/>
                <w:color w:val="auto"/>
                <w:sz w:val="14"/>
                <w:szCs w:val="14"/>
                <w:lang w:eastAsia="en-GB"/>
              </w:rPr>
              <w:t xml:space="preserve"> </w:t>
            </w:r>
            <w:proofErr w:type="spellStart"/>
            <w:r w:rsidRPr="00C56350">
              <w:rPr>
                <w:rFonts w:ascii="Arial" w:eastAsia="Times New Roman" w:hAnsi="Arial"/>
                <w:color w:val="auto"/>
                <w:sz w:val="14"/>
                <w:szCs w:val="14"/>
                <w:lang w:eastAsia="en-GB"/>
              </w:rPr>
              <w:t>Feroze</w:t>
            </w:r>
            <w:proofErr w:type="spellEnd"/>
          </w:p>
        </w:tc>
        <w:tc>
          <w:tcPr>
            <w:tcW w:w="1080" w:type="dxa"/>
            <w:shd w:val="clear" w:color="auto" w:fill="FFFFFF" w:themeFill="background1"/>
            <w:noWrap/>
            <w:vAlign w:val="bottom"/>
            <w:hideMark/>
          </w:tcPr>
          <w:p w14:paraId="0AF92F7B"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15%</w:t>
            </w:r>
          </w:p>
        </w:tc>
        <w:tc>
          <w:tcPr>
            <w:tcW w:w="0" w:type="auto"/>
            <w:shd w:val="clear" w:color="auto" w:fill="FFFFFF" w:themeFill="background1"/>
            <w:noWrap/>
            <w:vAlign w:val="bottom"/>
            <w:hideMark/>
          </w:tcPr>
          <w:p w14:paraId="149F280D"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r>
      <w:tr w:rsidR="00C96F4F" w:rsidRPr="00C56350" w14:paraId="6CC08B55" w14:textId="77777777" w:rsidTr="00C96F4F">
        <w:trPr>
          <w:trHeight w:val="180"/>
        </w:trPr>
        <w:tc>
          <w:tcPr>
            <w:tcW w:w="1838" w:type="dxa"/>
            <w:vMerge w:val="restart"/>
            <w:vAlign w:val="center"/>
          </w:tcPr>
          <w:p w14:paraId="2E494025" w14:textId="003BB608" w:rsidR="00C96F4F" w:rsidRPr="00C96F4F" w:rsidRDefault="00C96F4F" w:rsidP="00C96F4F">
            <w:pPr>
              <w:spacing w:line="240" w:lineRule="auto"/>
              <w:jc w:val="center"/>
              <w:rPr>
                <w:rFonts w:ascii="Arial" w:eastAsia="Times New Roman" w:hAnsi="Arial"/>
                <w:b/>
                <w:bCs/>
                <w:color w:val="auto"/>
                <w:sz w:val="14"/>
                <w:szCs w:val="14"/>
                <w:lang w:eastAsia="en-GB"/>
              </w:rPr>
            </w:pPr>
            <w:r w:rsidRPr="00C96F4F">
              <w:rPr>
                <w:rFonts w:ascii="Arial" w:eastAsia="Times New Roman" w:hAnsi="Arial"/>
                <w:b/>
                <w:bCs/>
                <w:color w:val="000000"/>
                <w:sz w:val="14"/>
                <w:szCs w:val="14"/>
                <w:lang w:eastAsia="en-GB"/>
              </w:rPr>
              <w:t>EU WINS</w:t>
            </w:r>
          </w:p>
          <w:p w14:paraId="67550989" w14:textId="1DAFA66A" w:rsidR="00C96F4F" w:rsidRPr="00C96F4F" w:rsidRDefault="00C96F4F" w:rsidP="00C96F4F">
            <w:pPr>
              <w:spacing w:line="240" w:lineRule="auto"/>
              <w:jc w:val="center"/>
              <w:rPr>
                <w:rFonts w:ascii="Arial" w:eastAsia="Times New Roman" w:hAnsi="Arial"/>
                <w:b/>
                <w:bCs/>
                <w:color w:val="auto"/>
                <w:sz w:val="14"/>
                <w:szCs w:val="14"/>
                <w:lang w:eastAsia="en-GB"/>
              </w:rPr>
            </w:pPr>
          </w:p>
        </w:tc>
        <w:tc>
          <w:tcPr>
            <w:tcW w:w="1838" w:type="dxa"/>
            <w:shd w:val="clear" w:color="auto" w:fill="auto"/>
            <w:noWrap/>
            <w:vAlign w:val="bottom"/>
            <w:hideMark/>
          </w:tcPr>
          <w:p w14:paraId="25892C33" w14:textId="4C049856"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Dadu</w:t>
            </w:r>
            <w:proofErr w:type="spellEnd"/>
          </w:p>
        </w:tc>
        <w:tc>
          <w:tcPr>
            <w:tcW w:w="1080" w:type="dxa"/>
            <w:shd w:val="clear" w:color="auto" w:fill="FFFFFF" w:themeFill="background1"/>
            <w:noWrap/>
            <w:vAlign w:val="bottom"/>
            <w:hideMark/>
          </w:tcPr>
          <w:p w14:paraId="1A7179EB"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c>
          <w:tcPr>
            <w:tcW w:w="0" w:type="auto"/>
            <w:shd w:val="clear" w:color="auto" w:fill="FFFFFF" w:themeFill="background1"/>
            <w:noWrap/>
            <w:vAlign w:val="bottom"/>
            <w:hideMark/>
          </w:tcPr>
          <w:p w14:paraId="0E5EFA99"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r>
      <w:tr w:rsidR="00C96F4F" w:rsidRPr="00C56350" w14:paraId="693AAE48" w14:textId="77777777" w:rsidTr="00C96F4F">
        <w:trPr>
          <w:trHeight w:val="180"/>
        </w:trPr>
        <w:tc>
          <w:tcPr>
            <w:tcW w:w="1838" w:type="dxa"/>
            <w:vMerge/>
            <w:vAlign w:val="center"/>
          </w:tcPr>
          <w:p w14:paraId="61F18394"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31AE2E38" w14:textId="3AFEF45E"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Shikarpur</w:t>
            </w:r>
          </w:p>
        </w:tc>
        <w:tc>
          <w:tcPr>
            <w:tcW w:w="1080" w:type="dxa"/>
            <w:shd w:val="clear" w:color="auto" w:fill="FFFFFF" w:themeFill="background1"/>
            <w:noWrap/>
            <w:vAlign w:val="bottom"/>
            <w:hideMark/>
          </w:tcPr>
          <w:p w14:paraId="022FFB61"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c>
          <w:tcPr>
            <w:tcW w:w="0" w:type="auto"/>
            <w:shd w:val="clear" w:color="auto" w:fill="FFFFFF" w:themeFill="background1"/>
            <w:noWrap/>
            <w:vAlign w:val="bottom"/>
            <w:hideMark/>
          </w:tcPr>
          <w:p w14:paraId="05CB7456"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r>
      <w:tr w:rsidR="00C96F4F" w:rsidRPr="00C56350" w14:paraId="4BDB5C2E" w14:textId="77777777" w:rsidTr="00C96F4F">
        <w:trPr>
          <w:trHeight w:val="180"/>
        </w:trPr>
        <w:tc>
          <w:tcPr>
            <w:tcW w:w="1838" w:type="dxa"/>
            <w:vMerge/>
          </w:tcPr>
          <w:p w14:paraId="53A0AD70"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0B3CE2FB" w14:textId="7EC12B22"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Sujawal</w:t>
            </w:r>
            <w:proofErr w:type="spellEnd"/>
            <w:r w:rsidRPr="00C56350">
              <w:rPr>
                <w:rFonts w:ascii="Arial" w:eastAsia="Times New Roman" w:hAnsi="Arial"/>
                <w:color w:val="auto"/>
                <w:sz w:val="14"/>
                <w:szCs w:val="14"/>
                <w:lang w:eastAsia="en-GB"/>
              </w:rPr>
              <w:t xml:space="preserve"> District</w:t>
            </w:r>
          </w:p>
        </w:tc>
        <w:tc>
          <w:tcPr>
            <w:tcW w:w="1080" w:type="dxa"/>
            <w:shd w:val="clear" w:color="auto" w:fill="FFFFFF" w:themeFill="background1"/>
            <w:noWrap/>
            <w:vAlign w:val="bottom"/>
            <w:hideMark/>
          </w:tcPr>
          <w:p w14:paraId="39DC71C7"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c>
          <w:tcPr>
            <w:tcW w:w="0" w:type="auto"/>
            <w:shd w:val="clear" w:color="auto" w:fill="FFFFFF" w:themeFill="background1"/>
            <w:noWrap/>
            <w:vAlign w:val="bottom"/>
            <w:hideMark/>
          </w:tcPr>
          <w:p w14:paraId="5905BAC7"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r>
      <w:tr w:rsidR="00C96F4F" w:rsidRPr="00C56350" w14:paraId="2B83116D" w14:textId="77777777" w:rsidTr="00C96F4F">
        <w:trPr>
          <w:trHeight w:val="180"/>
        </w:trPr>
        <w:tc>
          <w:tcPr>
            <w:tcW w:w="1838" w:type="dxa"/>
            <w:vMerge/>
            <w:vAlign w:val="center"/>
          </w:tcPr>
          <w:p w14:paraId="1A52B8D1" w14:textId="77777777" w:rsidR="00C96F4F" w:rsidRPr="00C96F4F" w:rsidRDefault="00C96F4F" w:rsidP="00C96F4F">
            <w:pPr>
              <w:spacing w:line="240" w:lineRule="auto"/>
              <w:jc w:val="right"/>
              <w:rPr>
                <w:rFonts w:ascii="Arial" w:eastAsia="Times New Roman" w:hAnsi="Arial"/>
                <w:b/>
                <w:bCs/>
                <w:color w:val="auto"/>
                <w:sz w:val="14"/>
                <w:szCs w:val="14"/>
                <w:lang w:eastAsia="en-GB"/>
              </w:rPr>
            </w:pPr>
          </w:p>
        </w:tc>
        <w:tc>
          <w:tcPr>
            <w:tcW w:w="1838" w:type="dxa"/>
            <w:shd w:val="clear" w:color="auto" w:fill="auto"/>
            <w:noWrap/>
            <w:vAlign w:val="bottom"/>
            <w:hideMark/>
          </w:tcPr>
          <w:p w14:paraId="396C1C2A" w14:textId="3C837600"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Thatta</w:t>
            </w:r>
            <w:proofErr w:type="spellEnd"/>
            <w:r w:rsidRPr="00C56350">
              <w:rPr>
                <w:rFonts w:ascii="Arial" w:eastAsia="Times New Roman" w:hAnsi="Arial"/>
                <w:color w:val="auto"/>
                <w:sz w:val="14"/>
                <w:szCs w:val="14"/>
                <w:lang w:eastAsia="en-GB"/>
              </w:rPr>
              <w:t xml:space="preserve"> District</w:t>
            </w:r>
          </w:p>
        </w:tc>
        <w:tc>
          <w:tcPr>
            <w:tcW w:w="1080" w:type="dxa"/>
            <w:shd w:val="clear" w:color="auto" w:fill="FFFFFF" w:themeFill="background1"/>
            <w:noWrap/>
            <w:vAlign w:val="bottom"/>
            <w:hideMark/>
          </w:tcPr>
          <w:p w14:paraId="03814DBB"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c>
          <w:tcPr>
            <w:tcW w:w="0" w:type="auto"/>
            <w:shd w:val="clear" w:color="auto" w:fill="FFFFFF" w:themeFill="background1"/>
            <w:noWrap/>
            <w:vAlign w:val="bottom"/>
            <w:hideMark/>
          </w:tcPr>
          <w:p w14:paraId="128FA394"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0%</w:t>
            </w:r>
          </w:p>
        </w:tc>
      </w:tr>
      <w:tr w:rsidR="00C96F4F" w:rsidRPr="00C56350" w14:paraId="00AF7CBE" w14:textId="77777777" w:rsidTr="00C96F4F">
        <w:trPr>
          <w:trHeight w:val="180"/>
        </w:trPr>
        <w:tc>
          <w:tcPr>
            <w:tcW w:w="1838" w:type="dxa"/>
            <w:vMerge w:val="restart"/>
            <w:vAlign w:val="center"/>
          </w:tcPr>
          <w:p w14:paraId="4A6495C3" w14:textId="2A37ECC0" w:rsidR="00C96F4F" w:rsidRPr="00C96F4F" w:rsidRDefault="00C96F4F" w:rsidP="00C96F4F">
            <w:pPr>
              <w:spacing w:line="240" w:lineRule="auto"/>
              <w:jc w:val="center"/>
              <w:rPr>
                <w:rFonts w:ascii="Arial" w:eastAsia="Times New Roman" w:hAnsi="Arial"/>
                <w:b/>
                <w:bCs/>
                <w:color w:val="auto"/>
                <w:sz w:val="14"/>
                <w:szCs w:val="14"/>
                <w:lang w:eastAsia="en-GB"/>
              </w:rPr>
            </w:pPr>
            <w:r w:rsidRPr="00C96F4F">
              <w:rPr>
                <w:rFonts w:ascii="Arial" w:eastAsia="Times New Roman" w:hAnsi="Arial"/>
                <w:b/>
                <w:bCs/>
                <w:color w:val="auto"/>
                <w:sz w:val="14"/>
                <w:szCs w:val="14"/>
                <w:lang w:eastAsia="en-GB"/>
              </w:rPr>
              <w:t>AAP</w:t>
            </w:r>
          </w:p>
        </w:tc>
        <w:tc>
          <w:tcPr>
            <w:tcW w:w="1838" w:type="dxa"/>
            <w:shd w:val="clear" w:color="auto" w:fill="auto"/>
            <w:noWrap/>
            <w:vAlign w:val="bottom"/>
            <w:hideMark/>
          </w:tcPr>
          <w:p w14:paraId="5E403FF6" w14:textId="3E7FDD96" w:rsidR="00C96F4F" w:rsidRPr="00C56350" w:rsidRDefault="00C96F4F" w:rsidP="00C96F4F">
            <w:pPr>
              <w:spacing w:line="240" w:lineRule="auto"/>
              <w:jc w:val="right"/>
              <w:rPr>
                <w:rFonts w:ascii="Arial" w:eastAsia="Times New Roman" w:hAnsi="Arial"/>
                <w:color w:val="auto"/>
                <w:sz w:val="14"/>
                <w:szCs w:val="14"/>
                <w:lang w:eastAsia="en-GB"/>
              </w:rPr>
            </w:pPr>
            <w:proofErr w:type="spellStart"/>
            <w:r w:rsidRPr="00C56350">
              <w:rPr>
                <w:rFonts w:ascii="Arial" w:eastAsia="Times New Roman" w:hAnsi="Arial"/>
                <w:color w:val="auto"/>
                <w:sz w:val="14"/>
                <w:szCs w:val="14"/>
                <w:lang w:eastAsia="en-GB"/>
              </w:rPr>
              <w:t>Mirpurkhas</w:t>
            </w:r>
            <w:proofErr w:type="spellEnd"/>
          </w:p>
        </w:tc>
        <w:tc>
          <w:tcPr>
            <w:tcW w:w="1080" w:type="dxa"/>
            <w:shd w:val="clear" w:color="auto" w:fill="FFFFFF" w:themeFill="background1"/>
            <w:noWrap/>
            <w:vAlign w:val="bottom"/>
            <w:hideMark/>
          </w:tcPr>
          <w:p w14:paraId="61E2B780"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16%</w:t>
            </w:r>
          </w:p>
        </w:tc>
        <w:tc>
          <w:tcPr>
            <w:tcW w:w="0" w:type="auto"/>
            <w:shd w:val="clear" w:color="auto" w:fill="FFFFFF" w:themeFill="background1"/>
            <w:noWrap/>
            <w:vAlign w:val="bottom"/>
            <w:hideMark/>
          </w:tcPr>
          <w:p w14:paraId="51A6A25C"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62%</w:t>
            </w:r>
          </w:p>
        </w:tc>
      </w:tr>
      <w:bookmarkEnd w:id="118"/>
      <w:tr w:rsidR="00C96F4F" w:rsidRPr="00C56350" w14:paraId="30317007" w14:textId="77777777" w:rsidTr="00C96F4F">
        <w:trPr>
          <w:trHeight w:val="180"/>
        </w:trPr>
        <w:tc>
          <w:tcPr>
            <w:tcW w:w="1838" w:type="dxa"/>
            <w:vMerge/>
            <w:vAlign w:val="center"/>
          </w:tcPr>
          <w:p w14:paraId="0770FBD4" w14:textId="77777777" w:rsidR="00C96F4F" w:rsidRPr="00C56350" w:rsidRDefault="00C96F4F" w:rsidP="00C96F4F">
            <w:pPr>
              <w:spacing w:line="240" w:lineRule="auto"/>
              <w:jc w:val="right"/>
              <w:rPr>
                <w:rFonts w:ascii="Arial" w:eastAsia="Times New Roman" w:hAnsi="Arial"/>
                <w:color w:val="auto"/>
                <w:sz w:val="14"/>
                <w:szCs w:val="14"/>
                <w:lang w:eastAsia="en-GB"/>
              </w:rPr>
            </w:pPr>
          </w:p>
        </w:tc>
        <w:tc>
          <w:tcPr>
            <w:tcW w:w="1838" w:type="dxa"/>
            <w:shd w:val="clear" w:color="auto" w:fill="auto"/>
            <w:noWrap/>
            <w:vAlign w:val="bottom"/>
            <w:hideMark/>
          </w:tcPr>
          <w:p w14:paraId="675125EA" w14:textId="410211C8"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Sukkur</w:t>
            </w:r>
          </w:p>
        </w:tc>
        <w:tc>
          <w:tcPr>
            <w:tcW w:w="1080" w:type="dxa"/>
            <w:shd w:val="clear" w:color="auto" w:fill="FFFFFF" w:themeFill="background1"/>
            <w:noWrap/>
            <w:vAlign w:val="bottom"/>
            <w:hideMark/>
          </w:tcPr>
          <w:p w14:paraId="2F28783F"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23%</w:t>
            </w:r>
          </w:p>
        </w:tc>
        <w:tc>
          <w:tcPr>
            <w:tcW w:w="0" w:type="auto"/>
            <w:shd w:val="clear" w:color="auto" w:fill="FFFFFF" w:themeFill="background1"/>
            <w:noWrap/>
            <w:vAlign w:val="bottom"/>
            <w:hideMark/>
          </w:tcPr>
          <w:p w14:paraId="3E99DFF4" w14:textId="77777777" w:rsidR="00C96F4F" w:rsidRPr="00C56350" w:rsidRDefault="00C96F4F" w:rsidP="00C96F4F">
            <w:pPr>
              <w:spacing w:line="240" w:lineRule="auto"/>
              <w:jc w:val="right"/>
              <w:rPr>
                <w:rFonts w:ascii="Arial" w:eastAsia="Times New Roman" w:hAnsi="Arial"/>
                <w:color w:val="auto"/>
                <w:sz w:val="14"/>
                <w:szCs w:val="14"/>
                <w:lang w:eastAsia="en-GB"/>
              </w:rPr>
            </w:pPr>
            <w:r w:rsidRPr="00C56350">
              <w:rPr>
                <w:rFonts w:ascii="Arial" w:eastAsia="Times New Roman" w:hAnsi="Arial"/>
                <w:color w:val="auto"/>
                <w:sz w:val="14"/>
                <w:szCs w:val="14"/>
                <w:lang w:eastAsia="en-GB"/>
              </w:rPr>
              <w:t>35%</w:t>
            </w:r>
          </w:p>
        </w:tc>
      </w:tr>
    </w:tbl>
    <w:p w14:paraId="409BB9F7" w14:textId="77777777" w:rsidR="00EB778A" w:rsidRPr="00234F94" w:rsidRDefault="00EB778A" w:rsidP="006527FD">
      <w:pPr>
        <w:pStyle w:val="Normalnumbered"/>
        <w:numPr>
          <w:ilvl w:val="0"/>
          <w:numId w:val="0"/>
        </w:numPr>
        <w:rPr>
          <w:rStyle w:val="SubtleEmphasis"/>
          <w:b w:val="0"/>
          <w:i w:val="0"/>
          <w:iCs w:val="0"/>
          <w:color w:val="000000" w:themeColor="text1"/>
          <w:sz w:val="24"/>
          <w:szCs w:val="20"/>
        </w:rPr>
      </w:pPr>
    </w:p>
    <w:p w14:paraId="5B2C9CE3" w14:textId="6AF65B5A" w:rsidR="000C6A45" w:rsidRDefault="0044135F" w:rsidP="00AD3106">
      <w:pPr>
        <w:pStyle w:val="Normalnumbered"/>
        <w:numPr>
          <w:ilvl w:val="0"/>
          <w:numId w:val="0"/>
        </w:numPr>
        <w:outlineLvl w:val="1"/>
        <w:rPr>
          <w:rStyle w:val="SubtleEmphasis"/>
          <w:b w:val="0"/>
        </w:rPr>
      </w:pPr>
      <w:bookmarkStart w:id="119" w:name="_Toc19545352"/>
      <w:r w:rsidRPr="00234F94">
        <w:rPr>
          <w:rStyle w:val="SubtleEmphasis"/>
          <w:b w:val="0"/>
        </w:rPr>
        <w:t xml:space="preserve">Vitamin A </w:t>
      </w:r>
      <w:r w:rsidR="0034702E" w:rsidRPr="00234F94">
        <w:rPr>
          <w:rStyle w:val="SubtleEmphasis"/>
          <w:b w:val="0"/>
        </w:rPr>
        <w:t>supplementation</w:t>
      </w:r>
      <w:bookmarkEnd w:id="119"/>
    </w:p>
    <w:p w14:paraId="166EFF06" w14:textId="1EB7A58D" w:rsidR="000C6A45" w:rsidRPr="002318E6" w:rsidRDefault="006527FD" w:rsidP="000C6A45">
      <w:pPr>
        <w:pStyle w:val="Normalnumbered"/>
        <w:rPr>
          <w:rStyle w:val="SubtleEmphasis"/>
          <w:b w:val="0"/>
          <w:i w:val="0"/>
          <w:iCs w:val="0"/>
          <w:color w:val="000000" w:themeColor="text1"/>
          <w:sz w:val="24"/>
          <w:szCs w:val="20"/>
        </w:rPr>
      </w:pPr>
      <w:r w:rsidRPr="006527FD">
        <w:rPr>
          <w:bCs/>
        </w:rPr>
        <w:t xml:space="preserve">The </w:t>
      </w:r>
      <w:r>
        <w:t>su</w:t>
      </w:r>
      <w:r w:rsidR="002318E6">
        <w:t>p</w:t>
      </w:r>
      <w:r>
        <w:t xml:space="preserve">plementation of vitamin A to children in Sindh is </w:t>
      </w:r>
      <w:r w:rsidR="002318E6">
        <w:t>done</w:t>
      </w:r>
      <w:r>
        <w:t xml:space="preserve"> </w:t>
      </w:r>
      <w:r w:rsidR="002318E6">
        <w:t xml:space="preserve">mainly </w:t>
      </w:r>
      <w:r>
        <w:t xml:space="preserve">through mass campaigns </w:t>
      </w:r>
      <w:r w:rsidR="002318E6">
        <w:t>alongside other health mobilization events (i.e. polio campaigns)</w:t>
      </w:r>
      <w:r>
        <w:t>. Routine delivery through health facilities is also taking place, especially in urban areas.</w:t>
      </w:r>
      <w:r w:rsidR="002318E6">
        <w:t xml:space="preserve"> C</w:t>
      </w:r>
      <w:r w:rsidR="002318E6" w:rsidRPr="002318E6">
        <w:t>hildren 6-59 months are supplemented with vitamin A capsules bi</w:t>
      </w:r>
      <w:r w:rsidR="002318E6">
        <w:t>-</w:t>
      </w:r>
      <w:r w:rsidR="002318E6" w:rsidRPr="002318E6">
        <w:t>annually. At 6 months, children are given 100,000IU capsule and thereafter 200,000IU.</w:t>
      </w:r>
    </w:p>
    <w:p w14:paraId="5C53AAD7" w14:textId="221C00C4" w:rsidR="00644366" w:rsidRPr="00842907" w:rsidRDefault="00133A89" w:rsidP="00644366">
      <w:pPr>
        <w:pStyle w:val="Normalnumbered"/>
        <w:rPr>
          <w:b/>
          <w:bCs/>
          <w:color w:val="auto"/>
        </w:rPr>
      </w:pPr>
      <w:r w:rsidRPr="005A2461">
        <w:rPr>
          <w:b/>
        </w:rPr>
        <w:t>Drugs and supplies required</w:t>
      </w:r>
      <w:r w:rsidRPr="00644366">
        <w:rPr>
          <w:color w:val="auto"/>
        </w:rPr>
        <w:t>:</w:t>
      </w:r>
      <w:r w:rsidR="00644366" w:rsidRPr="00644366">
        <w:rPr>
          <w:color w:val="auto"/>
        </w:rPr>
        <w:t xml:space="preserve"> Each case per year requires: 1 x vitamin A (100,000 IU) for infants 6-11 months (one dose) and 2 x vitamin A (200,000 IU) for children 12-59 months per year.</w:t>
      </w:r>
      <w:r w:rsidR="00644366">
        <w:rPr>
          <w:color w:val="auto"/>
        </w:rPr>
        <w:t xml:space="preserve"> </w:t>
      </w:r>
      <w:r w:rsidR="00F41BB5">
        <w:rPr>
          <w:color w:val="auto"/>
        </w:rPr>
        <w:t xml:space="preserve">In this analysis is included the </w:t>
      </w:r>
      <w:r w:rsidR="00F41BB5">
        <w:t>p</w:t>
      </w:r>
      <w:r w:rsidR="00F6578F" w:rsidRPr="005A2461">
        <w:t>rocu</w:t>
      </w:r>
      <w:r w:rsidR="00926327" w:rsidRPr="005A2461">
        <w:t>re</w:t>
      </w:r>
      <w:r w:rsidR="00F6578F" w:rsidRPr="005A2461">
        <w:t>ment of vitamin A suppl</w:t>
      </w:r>
      <w:r w:rsidR="00EB778A">
        <w:t>ies</w:t>
      </w:r>
      <w:r w:rsidR="00926327" w:rsidRPr="005A2461">
        <w:t xml:space="preserve">, </w:t>
      </w:r>
      <w:r w:rsidR="00DC6BC4">
        <w:t>plus</w:t>
      </w:r>
      <w:r w:rsidR="00926327" w:rsidRPr="005A2461">
        <w:t xml:space="preserve"> cost for </w:t>
      </w:r>
      <w:r w:rsidR="00842907">
        <w:t>transport and distribution (20%)</w:t>
      </w:r>
      <w:r w:rsidR="005B18E1">
        <w:t>.</w:t>
      </w:r>
      <w:r w:rsidR="002318E6">
        <w:t xml:space="preserve"> </w:t>
      </w:r>
      <w:r w:rsidR="002318E6" w:rsidRPr="002318E6">
        <w:t xml:space="preserve">The cost per bottle (500 capsule) </w:t>
      </w:r>
      <w:r w:rsidR="002318E6">
        <w:t>is</w:t>
      </w:r>
      <w:r w:rsidR="002318E6" w:rsidRPr="002318E6">
        <w:t xml:space="preserve"> US</w:t>
      </w:r>
      <w:r w:rsidR="002318E6">
        <w:t>$</w:t>
      </w:r>
      <w:r w:rsidR="002318E6" w:rsidRPr="002318E6">
        <w:t xml:space="preserve"> 10.66 for 200,000IU and US</w:t>
      </w:r>
      <w:r w:rsidR="002318E6">
        <w:t>$</w:t>
      </w:r>
      <w:r w:rsidR="002318E6" w:rsidRPr="002318E6">
        <w:t xml:space="preserve"> 2.53 for 100,000IU.  </w:t>
      </w:r>
      <w:r w:rsidR="00842907" w:rsidRPr="00842907">
        <w:rPr>
          <w:b/>
          <w:bCs/>
        </w:rPr>
        <w:t>Therefore,</w:t>
      </w:r>
      <w:r w:rsidR="002318E6" w:rsidRPr="00842907">
        <w:rPr>
          <w:b/>
          <w:bCs/>
        </w:rPr>
        <w:t xml:space="preserve"> the</w:t>
      </w:r>
      <w:r w:rsidR="00842907" w:rsidRPr="00842907">
        <w:rPr>
          <w:b/>
          <w:bCs/>
        </w:rPr>
        <w:t xml:space="preserve"> </w:t>
      </w:r>
      <w:r w:rsidR="00842907">
        <w:rPr>
          <w:b/>
          <w:bCs/>
        </w:rPr>
        <w:t xml:space="preserve">average </w:t>
      </w:r>
      <w:r w:rsidR="00842907" w:rsidRPr="00842907">
        <w:rPr>
          <w:b/>
          <w:bCs/>
        </w:rPr>
        <w:t xml:space="preserve">unit cost for supplies of the bi-annual supplementation of vitamin A per child is approximately US$ 0.05 (PKR </w:t>
      </w:r>
      <w:ins w:id="120" w:author="davide de beni" w:date="2019-10-28T16:53:00Z">
        <w:r w:rsidR="00E84416">
          <w:rPr>
            <w:b/>
            <w:bCs/>
          </w:rPr>
          <w:t>7.09</w:t>
        </w:r>
      </w:ins>
      <w:del w:id="121" w:author="davide de beni" w:date="2019-10-28T16:53:00Z">
        <w:r w:rsidR="00842907" w:rsidRPr="00842907" w:rsidDel="00E84416">
          <w:rPr>
            <w:b/>
            <w:bCs/>
          </w:rPr>
          <w:delText>5.20</w:delText>
        </w:r>
      </w:del>
      <w:r w:rsidR="00842907" w:rsidRPr="00842907">
        <w:rPr>
          <w:b/>
          <w:bCs/>
        </w:rPr>
        <w:t>)</w:t>
      </w:r>
      <w:r w:rsidR="00842907" w:rsidRPr="00842907">
        <w:t>.</w:t>
      </w:r>
      <w:r w:rsidR="002318E6" w:rsidRPr="00842907">
        <w:rPr>
          <w:b/>
          <w:bCs/>
        </w:rPr>
        <w:t xml:space="preserve"> </w:t>
      </w:r>
    </w:p>
    <w:tbl>
      <w:tblPr>
        <w:tblW w:w="0" w:type="auto"/>
        <w:tblLook w:val="04A0" w:firstRow="1" w:lastRow="0" w:firstColumn="1" w:lastColumn="0" w:noHBand="0" w:noVBand="1"/>
      </w:tblPr>
      <w:tblGrid>
        <w:gridCol w:w="1069"/>
        <w:gridCol w:w="983"/>
        <w:gridCol w:w="707"/>
        <w:gridCol w:w="753"/>
        <w:gridCol w:w="638"/>
        <w:gridCol w:w="580"/>
        <w:gridCol w:w="580"/>
        <w:gridCol w:w="720"/>
        <w:gridCol w:w="861"/>
        <w:gridCol w:w="745"/>
        <w:gridCol w:w="857"/>
        <w:gridCol w:w="857"/>
      </w:tblGrid>
      <w:tr w:rsidR="00842907" w:rsidRPr="00842907" w14:paraId="4B5554AA" w14:textId="77777777" w:rsidTr="00842907">
        <w:trPr>
          <w:trHeight w:val="418"/>
        </w:trPr>
        <w:tc>
          <w:tcPr>
            <w:tcW w:w="0" w:type="auto"/>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4C080F11" w14:textId="6B693DD5" w:rsidR="00842907" w:rsidRPr="00842907" w:rsidRDefault="00842907" w:rsidP="00842907">
            <w:pPr>
              <w:spacing w:line="240" w:lineRule="auto"/>
              <w:jc w:val="left"/>
              <w:rPr>
                <w:rFonts w:ascii="Arial" w:eastAsia="Times New Roman" w:hAnsi="Arial"/>
                <w:b/>
                <w:bCs/>
                <w:color w:val="auto"/>
                <w:sz w:val="14"/>
                <w:szCs w:val="14"/>
                <w:lang w:eastAsia="en-GB"/>
              </w:rPr>
            </w:pPr>
            <w:r w:rsidRPr="00842907">
              <w:rPr>
                <w:rFonts w:ascii="Arial" w:eastAsia="Times New Roman" w:hAnsi="Arial"/>
                <w:b/>
                <w:bCs/>
                <w:color w:val="auto"/>
                <w:sz w:val="14"/>
                <w:szCs w:val="14"/>
                <w:lang w:eastAsia="en-GB"/>
              </w:rPr>
              <w:t>Vitamin A Supplementation</w:t>
            </w:r>
          </w:p>
          <w:p w14:paraId="4D18A62F" w14:textId="4C39A889"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45AC3730" w14:textId="77777777" w:rsidR="00842907" w:rsidRPr="00842907" w:rsidRDefault="00842907" w:rsidP="00842907">
            <w:pPr>
              <w:spacing w:line="240" w:lineRule="auto"/>
              <w:jc w:val="right"/>
              <w:rPr>
                <w:rFonts w:ascii="Arial" w:eastAsia="Times New Roman" w:hAnsi="Arial"/>
                <w:i/>
                <w:iCs/>
                <w:color w:val="auto"/>
                <w:sz w:val="14"/>
                <w:szCs w:val="14"/>
                <w:lang w:eastAsia="en-GB"/>
              </w:rPr>
            </w:pPr>
            <w:r w:rsidRPr="00842907">
              <w:rPr>
                <w:rFonts w:ascii="Arial" w:eastAsia="Times New Roman" w:hAnsi="Arial"/>
                <w:i/>
                <w:iCs/>
                <w:color w:val="auto"/>
                <w:sz w:val="14"/>
                <w:szCs w:val="14"/>
                <w:lang w:eastAsia="en-GB"/>
              </w:rPr>
              <w:t xml:space="preserve"> Input Currency </w:t>
            </w:r>
          </w:p>
        </w:tc>
        <w:tc>
          <w:tcPr>
            <w:tcW w:w="0" w:type="auto"/>
            <w:tcBorders>
              <w:top w:val="single" w:sz="4" w:space="0" w:color="auto"/>
              <w:left w:val="nil"/>
              <w:bottom w:val="single" w:sz="4" w:space="0" w:color="auto"/>
              <w:right w:val="single" w:sz="4" w:space="0" w:color="auto"/>
            </w:tcBorders>
            <w:shd w:val="clear" w:color="auto" w:fill="auto"/>
            <w:vAlign w:val="bottom"/>
            <w:hideMark/>
          </w:tcPr>
          <w:p w14:paraId="7ACDFC4F" w14:textId="77777777" w:rsidR="00842907" w:rsidRPr="00842907" w:rsidRDefault="00842907" w:rsidP="00842907">
            <w:pPr>
              <w:spacing w:line="240" w:lineRule="auto"/>
              <w:jc w:val="right"/>
              <w:rPr>
                <w:rFonts w:ascii="Arial" w:eastAsia="Times New Roman" w:hAnsi="Arial"/>
                <w:i/>
                <w:iCs/>
                <w:color w:val="auto"/>
                <w:sz w:val="14"/>
                <w:szCs w:val="14"/>
                <w:lang w:eastAsia="en-GB"/>
              </w:rPr>
            </w:pPr>
            <w:r w:rsidRPr="00842907">
              <w:rPr>
                <w:rFonts w:ascii="Arial" w:eastAsia="Times New Roman" w:hAnsi="Arial"/>
                <w:i/>
                <w:iCs/>
                <w:color w:val="auto"/>
                <w:sz w:val="14"/>
                <w:szCs w:val="14"/>
                <w:lang w:eastAsia="en-GB"/>
              </w:rPr>
              <w:t xml:space="preserve"> Display Currency </w:t>
            </w:r>
          </w:p>
        </w:tc>
      </w:tr>
      <w:tr w:rsidR="00842907" w:rsidRPr="00842907" w14:paraId="117F1CF9" w14:textId="77777777" w:rsidTr="00842907">
        <w:trPr>
          <w:trHeight w:val="269"/>
        </w:trPr>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239DE23D" w14:textId="77777777" w:rsidR="00842907" w:rsidRPr="00842907" w:rsidRDefault="00842907" w:rsidP="00842907">
            <w:pPr>
              <w:spacing w:line="240" w:lineRule="auto"/>
              <w:jc w:val="lef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Drug/Supply</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7AFD07E3"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Percent receiving this aspect of the treatment</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5824857A"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Note</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0C217676"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Number of units</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7ACA37DF"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Times per day</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3ACE7041"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Days per case</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1CB54C66"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Units per case</w:t>
            </w:r>
          </w:p>
        </w:tc>
        <w:tc>
          <w:tcPr>
            <w:tcW w:w="0" w:type="auto"/>
            <w:vMerge w:val="restart"/>
            <w:tcBorders>
              <w:top w:val="nil"/>
              <w:left w:val="single" w:sz="4" w:space="0" w:color="auto"/>
              <w:bottom w:val="single" w:sz="4" w:space="0" w:color="auto"/>
              <w:right w:val="single" w:sz="4" w:space="0" w:color="auto"/>
            </w:tcBorders>
            <w:shd w:val="clear" w:color="auto" w:fill="auto"/>
            <w:vAlign w:val="center"/>
            <w:hideMark/>
          </w:tcPr>
          <w:p w14:paraId="7240B646"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xml:space="preserve">Unit cost FOB </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379D97BD"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Cost per average case FOB</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33D2EE53" w14:textId="77777777" w:rsidR="00842907" w:rsidRPr="00842907" w:rsidRDefault="00842907" w:rsidP="00842907">
            <w:pPr>
              <w:spacing w:line="240" w:lineRule="auto"/>
              <w:jc w:val="right"/>
              <w:rPr>
                <w:rFonts w:ascii="Arial" w:eastAsia="Times New Roman" w:hAnsi="Arial"/>
                <w:color w:val="auto"/>
                <w:sz w:val="14"/>
                <w:szCs w:val="14"/>
                <w:lang w:eastAsia="en-GB"/>
              </w:rPr>
            </w:pPr>
            <w:proofErr w:type="spellStart"/>
            <w:r w:rsidRPr="00842907">
              <w:rPr>
                <w:rFonts w:ascii="Arial" w:eastAsia="Times New Roman" w:hAnsi="Arial"/>
                <w:color w:val="auto"/>
                <w:sz w:val="14"/>
                <w:szCs w:val="14"/>
                <w:lang w:eastAsia="en-GB"/>
              </w:rPr>
              <w:t>Transp</w:t>
            </w:r>
            <w:proofErr w:type="spellEnd"/>
            <w:r w:rsidRPr="00842907">
              <w:rPr>
                <w:rFonts w:ascii="Arial" w:eastAsia="Times New Roman" w:hAnsi="Arial"/>
                <w:color w:val="auto"/>
                <w:sz w:val="14"/>
                <w:szCs w:val="14"/>
                <w:lang w:eastAsia="en-GB"/>
              </w:rPr>
              <w:t xml:space="preserve"> + </w:t>
            </w:r>
            <w:proofErr w:type="spellStart"/>
            <w:r w:rsidRPr="00842907">
              <w:rPr>
                <w:rFonts w:ascii="Arial" w:eastAsia="Times New Roman" w:hAnsi="Arial"/>
                <w:color w:val="auto"/>
                <w:sz w:val="14"/>
                <w:szCs w:val="14"/>
                <w:lang w:eastAsia="en-GB"/>
              </w:rPr>
              <w:t>Distrib</w:t>
            </w:r>
            <w:proofErr w:type="spellEnd"/>
            <w:r w:rsidRPr="00842907">
              <w:rPr>
                <w:rFonts w:ascii="Arial" w:eastAsia="Times New Roman" w:hAnsi="Arial"/>
                <w:color w:val="auto"/>
                <w:sz w:val="14"/>
                <w:szCs w:val="14"/>
                <w:lang w:eastAsia="en-GB"/>
              </w:rPr>
              <w:t>. (%)</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3E0DB6A0"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xml:space="preserve">  Cost per average case   </w:t>
            </w:r>
          </w:p>
        </w:tc>
        <w:tc>
          <w:tcPr>
            <w:tcW w:w="0" w:type="auto"/>
            <w:vMerge w:val="restart"/>
            <w:tcBorders>
              <w:top w:val="nil"/>
              <w:left w:val="single" w:sz="4" w:space="0" w:color="auto"/>
              <w:bottom w:val="single" w:sz="4" w:space="0" w:color="auto"/>
              <w:right w:val="single" w:sz="4" w:space="0" w:color="auto"/>
            </w:tcBorders>
            <w:shd w:val="clear" w:color="auto" w:fill="auto"/>
            <w:vAlign w:val="bottom"/>
            <w:hideMark/>
          </w:tcPr>
          <w:p w14:paraId="2F23F51D"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xml:space="preserve">  Cost per average case </w:t>
            </w:r>
          </w:p>
        </w:tc>
      </w:tr>
      <w:tr w:rsidR="00842907" w:rsidRPr="00842907" w14:paraId="55959971" w14:textId="77777777" w:rsidTr="00842907">
        <w:trPr>
          <w:trHeight w:val="269"/>
        </w:trPr>
        <w:tc>
          <w:tcPr>
            <w:tcW w:w="0" w:type="auto"/>
            <w:vMerge/>
            <w:tcBorders>
              <w:top w:val="nil"/>
              <w:left w:val="single" w:sz="4" w:space="0" w:color="auto"/>
              <w:bottom w:val="single" w:sz="4" w:space="0" w:color="auto"/>
              <w:right w:val="single" w:sz="4" w:space="0" w:color="auto"/>
            </w:tcBorders>
            <w:vAlign w:val="center"/>
            <w:hideMark/>
          </w:tcPr>
          <w:p w14:paraId="54874237"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640415F0"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0BCA8FDA"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74FD54BD"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35A8DFDB"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2AA09E84"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6EEDEC24"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38891824"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7E6FE8AD"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263E3F9E"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3D1B5329" w14:textId="77777777" w:rsidR="00842907" w:rsidRPr="00842907" w:rsidRDefault="00842907" w:rsidP="00842907">
            <w:pPr>
              <w:spacing w:line="240" w:lineRule="auto"/>
              <w:jc w:val="left"/>
              <w:rPr>
                <w:rFonts w:ascii="Arial" w:eastAsia="Times New Roman" w:hAnsi="Arial"/>
                <w:color w:val="auto"/>
                <w:sz w:val="14"/>
                <w:szCs w:val="14"/>
                <w:lang w:eastAsia="en-GB"/>
              </w:rPr>
            </w:pPr>
          </w:p>
        </w:tc>
        <w:tc>
          <w:tcPr>
            <w:tcW w:w="0" w:type="auto"/>
            <w:vMerge/>
            <w:tcBorders>
              <w:top w:val="nil"/>
              <w:left w:val="single" w:sz="4" w:space="0" w:color="auto"/>
              <w:bottom w:val="single" w:sz="4" w:space="0" w:color="auto"/>
              <w:right w:val="single" w:sz="4" w:space="0" w:color="auto"/>
            </w:tcBorders>
            <w:vAlign w:val="center"/>
            <w:hideMark/>
          </w:tcPr>
          <w:p w14:paraId="5C521FAA" w14:textId="77777777" w:rsidR="00842907" w:rsidRPr="00842907" w:rsidRDefault="00842907" w:rsidP="00842907">
            <w:pPr>
              <w:spacing w:line="240" w:lineRule="auto"/>
              <w:jc w:val="left"/>
              <w:rPr>
                <w:rFonts w:ascii="Arial" w:eastAsia="Times New Roman" w:hAnsi="Arial"/>
                <w:color w:val="auto"/>
                <w:sz w:val="14"/>
                <w:szCs w:val="14"/>
                <w:lang w:eastAsia="en-GB"/>
              </w:rPr>
            </w:pPr>
          </w:p>
        </w:tc>
      </w:tr>
      <w:tr w:rsidR="00842907" w:rsidRPr="00842907" w14:paraId="00BB7006" w14:textId="77777777" w:rsidTr="00842907">
        <w:trPr>
          <w:trHeight w:val="18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672C7856" w14:textId="77777777" w:rsidR="00842907" w:rsidRPr="00842907" w:rsidRDefault="00842907" w:rsidP="00842907">
            <w:pPr>
              <w:spacing w:line="240" w:lineRule="auto"/>
              <w:jc w:val="lef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301177D9"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292F9C4C"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228BC8A2"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679CAB18"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005C9310"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7A826A08"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782AAEF6"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PKR</w:t>
            </w:r>
          </w:p>
        </w:tc>
        <w:tc>
          <w:tcPr>
            <w:tcW w:w="0" w:type="auto"/>
            <w:tcBorders>
              <w:top w:val="nil"/>
              <w:left w:val="nil"/>
              <w:bottom w:val="single" w:sz="4" w:space="0" w:color="auto"/>
              <w:right w:val="single" w:sz="4" w:space="0" w:color="auto"/>
            </w:tcBorders>
            <w:shd w:val="clear" w:color="auto" w:fill="auto"/>
            <w:vAlign w:val="bottom"/>
            <w:hideMark/>
          </w:tcPr>
          <w:p w14:paraId="18871DEA"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PKR</w:t>
            </w:r>
          </w:p>
        </w:tc>
        <w:tc>
          <w:tcPr>
            <w:tcW w:w="0" w:type="auto"/>
            <w:tcBorders>
              <w:top w:val="nil"/>
              <w:left w:val="nil"/>
              <w:bottom w:val="single" w:sz="4" w:space="0" w:color="auto"/>
              <w:right w:val="single" w:sz="4" w:space="0" w:color="auto"/>
            </w:tcBorders>
            <w:shd w:val="clear" w:color="auto" w:fill="auto"/>
            <w:vAlign w:val="bottom"/>
            <w:hideMark/>
          </w:tcPr>
          <w:p w14:paraId="129347F1"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373BA94A"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xml:space="preserve"> PKR </w:t>
            </w:r>
          </w:p>
        </w:tc>
        <w:tc>
          <w:tcPr>
            <w:tcW w:w="0" w:type="auto"/>
            <w:tcBorders>
              <w:top w:val="nil"/>
              <w:left w:val="nil"/>
              <w:bottom w:val="single" w:sz="4" w:space="0" w:color="auto"/>
              <w:right w:val="single" w:sz="4" w:space="0" w:color="auto"/>
            </w:tcBorders>
            <w:shd w:val="clear" w:color="auto" w:fill="auto"/>
            <w:vAlign w:val="bottom"/>
            <w:hideMark/>
          </w:tcPr>
          <w:p w14:paraId="06DA5354" w14:textId="77777777" w:rsidR="00842907" w:rsidRPr="00842907" w:rsidRDefault="00842907" w:rsidP="00842907">
            <w:pPr>
              <w:spacing w:line="240" w:lineRule="auto"/>
              <w:jc w:val="righ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xml:space="preserve"> USD </w:t>
            </w:r>
          </w:p>
        </w:tc>
      </w:tr>
      <w:tr w:rsidR="00E84416" w:rsidRPr="00842907" w14:paraId="170202DD" w14:textId="77777777" w:rsidTr="00842907">
        <w:trPr>
          <w:trHeight w:val="180"/>
        </w:trPr>
        <w:tc>
          <w:tcPr>
            <w:tcW w:w="0" w:type="auto"/>
            <w:tcBorders>
              <w:top w:val="nil"/>
              <w:left w:val="single" w:sz="4" w:space="0" w:color="auto"/>
              <w:bottom w:val="single" w:sz="4" w:space="0" w:color="auto"/>
              <w:right w:val="single" w:sz="4" w:space="0" w:color="auto"/>
            </w:tcBorders>
            <w:shd w:val="clear" w:color="000000" w:fill="E2EFDA"/>
            <w:vAlign w:val="bottom"/>
            <w:hideMark/>
          </w:tcPr>
          <w:p w14:paraId="31C533A1" w14:textId="77777777" w:rsidR="00E84416" w:rsidRPr="00842907" w:rsidRDefault="00E84416" w:rsidP="00E84416">
            <w:pPr>
              <w:spacing w:line="240" w:lineRule="auto"/>
              <w:jc w:val="lef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lastRenderedPageBreak/>
              <w:t>Vitamin A, caplet, 100,000 IU</w:t>
            </w:r>
          </w:p>
        </w:tc>
        <w:tc>
          <w:tcPr>
            <w:tcW w:w="0" w:type="auto"/>
            <w:tcBorders>
              <w:top w:val="nil"/>
              <w:left w:val="nil"/>
              <w:bottom w:val="single" w:sz="4" w:space="0" w:color="auto"/>
              <w:right w:val="single" w:sz="4" w:space="0" w:color="auto"/>
            </w:tcBorders>
            <w:shd w:val="clear" w:color="000000" w:fill="E2EFDA"/>
            <w:vAlign w:val="bottom"/>
            <w:hideMark/>
          </w:tcPr>
          <w:p w14:paraId="755A69B9" w14:textId="77777777" w:rsidR="00E84416" w:rsidRPr="00842907" w:rsidRDefault="00E84416" w:rsidP="00E84416">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10</w:t>
            </w:r>
          </w:p>
        </w:tc>
        <w:tc>
          <w:tcPr>
            <w:tcW w:w="0" w:type="auto"/>
            <w:tcBorders>
              <w:top w:val="nil"/>
              <w:left w:val="nil"/>
              <w:bottom w:val="single" w:sz="4" w:space="0" w:color="auto"/>
              <w:right w:val="single" w:sz="4" w:space="0" w:color="auto"/>
            </w:tcBorders>
            <w:shd w:val="clear" w:color="000000" w:fill="E2EFDA"/>
            <w:vAlign w:val="bottom"/>
            <w:hideMark/>
          </w:tcPr>
          <w:p w14:paraId="2896D96E" w14:textId="77777777" w:rsidR="00E84416" w:rsidRPr="00842907" w:rsidRDefault="00E84416" w:rsidP="00E84416">
            <w:pPr>
              <w:spacing w:line="240" w:lineRule="auto"/>
              <w:jc w:val="lef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6-11 Months</w:t>
            </w:r>
          </w:p>
        </w:tc>
        <w:tc>
          <w:tcPr>
            <w:tcW w:w="0" w:type="auto"/>
            <w:tcBorders>
              <w:top w:val="nil"/>
              <w:left w:val="nil"/>
              <w:bottom w:val="single" w:sz="4" w:space="0" w:color="auto"/>
              <w:right w:val="single" w:sz="4" w:space="0" w:color="auto"/>
            </w:tcBorders>
            <w:shd w:val="clear" w:color="000000" w:fill="E2EFDA"/>
            <w:vAlign w:val="bottom"/>
            <w:hideMark/>
          </w:tcPr>
          <w:p w14:paraId="3E200C88" w14:textId="77777777" w:rsidR="00E84416" w:rsidRPr="00842907" w:rsidRDefault="00E84416" w:rsidP="00E84416">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bottom"/>
            <w:hideMark/>
          </w:tcPr>
          <w:p w14:paraId="6E8D8064" w14:textId="77777777" w:rsidR="00E84416" w:rsidRPr="00842907" w:rsidRDefault="00E84416" w:rsidP="00E84416">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bottom"/>
            <w:hideMark/>
          </w:tcPr>
          <w:p w14:paraId="45836501" w14:textId="77777777" w:rsidR="00E84416" w:rsidRPr="00842907" w:rsidRDefault="00E84416" w:rsidP="00E84416">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2</w:t>
            </w:r>
          </w:p>
        </w:tc>
        <w:tc>
          <w:tcPr>
            <w:tcW w:w="0" w:type="auto"/>
            <w:tcBorders>
              <w:top w:val="nil"/>
              <w:left w:val="nil"/>
              <w:bottom w:val="single" w:sz="4" w:space="0" w:color="auto"/>
              <w:right w:val="single" w:sz="4" w:space="0" w:color="auto"/>
            </w:tcBorders>
            <w:shd w:val="clear" w:color="000000" w:fill="F2F2F2"/>
            <w:vAlign w:val="bottom"/>
            <w:hideMark/>
          </w:tcPr>
          <w:p w14:paraId="5CC6A7C3" w14:textId="77777777" w:rsidR="00E84416" w:rsidRPr="00842907" w:rsidRDefault="00E84416" w:rsidP="00E84416">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2</w:t>
            </w:r>
          </w:p>
        </w:tc>
        <w:tc>
          <w:tcPr>
            <w:tcW w:w="0" w:type="auto"/>
            <w:tcBorders>
              <w:top w:val="nil"/>
              <w:left w:val="nil"/>
              <w:bottom w:val="single" w:sz="4" w:space="0" w:color="auto"/>
              <w:right w:val="single" w:sz="4" w:space="0" w:color="auto"/>
            </w:tcBorders>
            <w:shd w:val="clear" w:color="000000" w:fill="E2EFDA"/>
            <w:vAlign w:val="bottom"/>
            <w:hideMark/>
          </w:tcPr>
          <w:p w14:paraId="4C1EB9DB" w14:textId="698646FD" w:rsidR="00E84416" w:rsidRPr="0084290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 xml:space="preserve">            0.7590 </w:t>
            </w:r>
          </w:p>
        </w:tc>
        <w:tc>
          <w:tcPr>
            <w:tcW w:w="0" w:type="auto"/>
            <w:tcBorders>
              <w:top w:val="nil"/>
              <w:left w:val="nil"/>
              <w:bottom w:val="single" w:sz="4" w:space="0" w:color="auto"/>
              <w:right w:val="single" w:sz="4" w:space="0" w:color="auto"/>
            </w:tcBorders>
            <w:shd w:val="clear" w:color="000000" w:fill="F2F2F2"/>
            <w:vAlign w:val="bottom"/>
            <w:hideMark/>
          </w:tcPr>
          <w:p w14:paraId="51CCF47A" w14:textId="3E594562" w:rsidR="00E84416" w:rsidRPr="0084290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 xml:space="preserve">            0.1518 </w:t>
            </w:r>
          </w:p>
        </w:tc>
        <w:tc>
          <w:tcPr>
            <w:tcW w:w="0" w:type="auto"/>
            <w:tcBorders>
              <w:top w:val="nil"/>
              <w:left w:val="nil"/>
              <w:bottom w:val="single" w:sz="4" w:space="0" w:color="auto"/>
              <w:right w:val="single" w:sz="4" w:space="0" w:color="auto"/>
            </w:tcBorders>
            <w:shd w:val="clear" w:color="000000" w:fill="E2EFDA"/>
            <w:vAlign w:val="bottom"/>
            <w:hideMark/>
          </w:tcPr>
          <w:p w14:paraId="3ECBD811" w14:textId="62AD6503" w:rsidR="00E84416" w:rsidRPr="0084290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w:t>
            </w:r>
          </w:p>
        </w:tc>
        <w:tc>
          <w:tcPr>
            <w:tcW w:w="0" w:type="auto"/>
            <w:tcBorders>
              <w:top w:val="nil"/>
              <w:left w:val="nil"/>
              <w:bottom w:val="single" w:sz="4" w:space="0" w:color="auto"/>
              <w:right w:val="single" w:sz="4" w:space="0" w:color="auto"/>
            </w:tcBorders>
            <w:shd w:val="clear" w:color="000000" w:fill="F2F2F2"/>
            <w:vAlign w:val="bottom"/>
            <w:hideMark/>
          </w:tcPr>
          <w:p w14:paraId="2D2CE5A9" w14:textId="4477D44E" w:rsidR="00E84416" w:rsidRPr="0084290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 xml:space="preserve">                 0.18 </w:t>
            </w:r>
          </w:p>
        </w:tc>
        <w:tc>
          <w:tcPr>
            <w:tcW w:w="0" w:type="auto"/>
            <w:tcBorders>
              <w:top w:val="nil"/>
              <w:left w:val="nil"/>
              <w:bottom w:val="single" w:sz="4" w:space="0" w:color="auto"/>
              <w:right w:val="single" w:sz="4" w:space="0" w:color="auto"/>
            </w:tcBorders>
            <w:shd w:val="clear" w:color="000000" w:fill="F2F2F2"/>
            <w:vAlign w:val="center"/>
            <w:hideMark/>
          </w:tcPr>
          <w:p w14:paraId="2E7343EF" w14:textId="7B279C22" w:rsidR="00E84416" w:rsidRPr="0084290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 xml:space="preserve">                 0.00 </w:t>
            </w:r>
          </w:p>
        </w:tc>
      </w:tr>
      <w:tr w:rsidR="00E84416" w:rsidRPr="00842907" w14:paraId="5F2F64C0" w14:textId="77777777" w:rsidTr="00842907">
        <w:trPr>
          <w:trHeight w:val="180"/>
        </w:trPr>
        <w:tc>
          <w:tcPr>
            <w:tcW w:w="0" w:type="auto"/>
            <w:tcBorders>
              <w:top w:val="nil"/>
              <w:left w:val="single" w:sz="4" w:space="0" w:color="auto"/>
              <w:bottom w:val="single" w:sz="4" w:space="0" w:color="auto"/>
              <w:right w:val="single" w:sz="4" w:space="0" w:color="auto"/>
            </w:tcBorders>
            <w:shd w:val="clear" w:color="000000" w:fill="E2EFDA"/>
            <w:vAlign w:val="bottom"/>
            <w:hideMark/>
          </w:tcPr>
          <w:p w14:paraId="4334A65C" w14:textId="77777777" w:rsidR="00E84416" w:rsidRPr="00842907" w:rsidRDefault="00E84416" w:rsidP="00E84416">
            <w:pPr>
              <w:spacing w:line="240" w:lineRule="auto"/>
              <w:jc w:val="lef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Vitamin A, caplet, 200,000 IU</w:t>
            </w:r>
          </w:p>
        </w:tc>
        <w:tc>
          <w:tcPr>
            <w:tcW w:w="0" w:type="auto"/>
            <w:tcBorders>
              <w:top w:val="nil"/>
              <w:left w:val="nil"/>
              <w:bottom w:val="single" w:sz="4" w:space="0" w:color="auto"/>
              <w:right w:val="single" w:sz="4" w:space="0" w:color="auto"/>
            </w:tcBorders>
            <w:shd w:val="clear" w:color="000000" w:fill="E2EFDA"/>
            <w:vAlign w:val="bottom"/>
            <w:hideMark/>
          </w:tcPr>
          <w:p w14:paraId="55DEFB9A" w14:textId="77777777" w:rsidR="00E84416" w:rsidRPr="00842907" w:rsidRDefault="00E84416" w:rsidP="00E84416">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90</w:t>
            </w:r>
          </w:p>
        </w:tc>
        <w:tc>
          <w:tcPr>
            <w:tcW w:w="0" w:type="auto"/>
            <w:tcBorders>
              <w:top w:val="nil"/>
              <w:left w:val="nil"/>
              <w:bottom w:val="single" w:sz="4" w:space="0" w:color="auto"/>
              <w:right w:val="single" w:sz="4" w:space="0" w:color="auto"/>
            </w:tcBorders>
            <w:shd w:val="clear" w:color="000000" w:fill="E2EFDA"/>
            <w:vAlign w:val="bottom"/>
            <w:hideMark/>
          </w:tcPr>
          <w:p w14:paraId="6667172A" w14:textId="77777777" w:rsidR="00E84416" w:rsidRPr="00842907" w:rsidRDefault="00E84416" w:rsidP="00E84416">
            <w:pPr>
              <w:spacing w:line="240" w:lineRule="auto"/>
              <w:jc w:val="lef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12-59 Months</w:t>
            </w:r>
          </w:p>
        </w:tc>
        <w:tc>
          <w:tcPr>
            <w:tcW w:w="0" w:type="auto"/>
            <w:tcBorders>
              <w:top w:val="nil"/>
              <w:left w:val="nil"/>
              <w:bottom w:val="single" w:sz="4" w:space="0" w:color="auto"/>
              <w:right w:val="single" w:sz="4" w:space="0" w:color="auto"/>
            </w:tcBorders>
            <w:shd w:val="clear" w:color="000000" w:fill="E2EFDA"/>
            <w:vAlign w:val="bottom"/>
            <w:hideMark/>
          </w:tcPr>
          <w:p w14:paraId="1BF08665" w14:textId="77777777" w:rsidR="00E84416" w:rsidRPr="00842907" w:rsidRDefault="00E84416" w:rsidP="00E84416">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bottom"/>
            <w:hideMark/>
          </w:tcPr>
          <w:p w14:paraId="756085E3" w14:textId="77777777" w:rsidR="00E84416" w:rsidRPr="00842907" w:rsidRDefault="00E84416" w:rsidP="00E84416">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1</w:t>
            </w:r>
          </w:p>
        </w:tc>
        <w:tc>
          <w:tcPr>
            <w:tcW w:w="0" w:type="auto"/>
            <w:tcBorders>
              <w:top w:val="nil"/>
              <w:left w:val="nil"/>
              <w:bottom w:val="single" w:sz="4" w:space="0" w:color="auto"/>
              <w:right w:val="single" w:sz="4" w:space="0" w:color="auto"/>
            </w:tcBorders>
            <w:shd w:val="clear" w:color="000000" w:fill="E2EFDA"/>
            <w:vAlign w:val="bottom"/>
            <w:hideMark/>
          </w:tcPr>
          <w:p w14:paraId="12FD5452" w14:textId="77777777" w:rsidR="00E84416" w:rsidRPr="00842907" w:rsidRDefault="00E84416" w:rsidP="00E84416">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2</w:t>
            </w:r>
          </w:p>
        </w:tc>
        <w:tc>
          <w:tcPr>
            <w:tcW w:w="0" w:type="auto"/>
            <w:tcBorders>
              <w:top w:val="nil"/>
              <w:left w:val="nil"/>
              <w:bottom w:val="single" w:sz="4" w:space="0" w:color="auto"/>
              <w:right w:val="single" w:sz="4" w:space="0" w:color="auto"/>
            </w:tcBorders>
            <w:shd w:val="clear" w:color="000000" w:fill="F2F2F2"/>
            <w:vAlign w:val="bottom"/>
            <w:hideMark/>
          </w:tcPr>
          <w:p w14:paraId="1B989533" w14:textId="77777777" w:rsidR="00E84416" w:rsidRPr="00842907" w:rsidRDefault="00E84416" w:rsidP="00E84416">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2</w:t>
            </w:r>
          </w:p>
        </w:tc>
        <w:tc>
          <w:tcPr>
            <w:tcW w:w="0" w:type="auto"/>
            <w:tcBorders>
              <w:top w:val="nil"/>
              <w:left w:val="nil"/>
              <w:bottom w:val="single" w:sz="4" w:space="0" w:color="auto"/>
              <w:right w:val="single" w:sz="4" w:space="0" w:color="auto"/>
            </w:tcBorders>
            <w:shd w:val="clear" w:color="000000" w:fill="E2EFDA"/>
            <w:vAlign w:val="bottom"/>
            <w:hideMark/>
          </w:tcPr>
          <w:p w14:paraId="47A07CF9" w14:textId="70D897F4" w:rsidR="00E84416" w:rsidRPr="0084290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 xml:space="preserve">            3.1980 </w:t>
            </w:r>
          </w:p>
        </w:tc>
        <w:tc>
          <w:tcPr>
            <w:tcW w:w="0" w:type="auto"/>
            <w:tcBorders>
              <w:top w:val="nil"/>
              <w:left w:val="nil"/>
              <w:bottom w:val="single" w:sz="4" w:space="0" w:color="auto"/>
              <w:right w:val="single" w:sz="4" w:space="0" w:color="auto"/>
            </w:tcBorders>
            <w:shd w:val="clear" w:color="000000" w:fill="F2F2F2"/>
            <w:vAlign w:val="bottom"/>
            <w:hideMark/>
          </w:tcPr>
          <w:p w14:paraId="72E7462E" w14:textId="0054C399" w:rsidR="00E84416" w:rsidRPr="0084290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 xml:space="preserve">            5.7564 </w:t>
            </w:r>
          </w:p>
        </w:tc>
        <w:tc>
          <w:tcPr>
            <w:tcW w:w="0" w:type="auto"/>
            <w:tcBorders>
              <w:top w:val="nil"/>
              <w:left w:val="nil"/>
              <w:bottom w:val="single" w:sz="4" w:space="0" w:color="auto"/>
              <w:right w:val="single" w:sz="4" w:space="0" w:color="auto"/>
            </w:tcBorders>
            <w:shd w:val="clear" w:color="000000" w:fill="E2EFDA"/>
            <w:vAlign w:val="bottom"/>
            <w:hideMark/>
          </w:tcPr>
          <w:p w14:paraId="2D7C37DE" w14:textId="15A9BAC5" w:rsidR="00E84416" w:rsidRPr="0084290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w:t>
            </w:r>
          </w:p>
        </w:tc>
        <w:tc>
          <w:tcPr>
            <w:tcW w:w="0" w:type="auto"/>
            <w:tcBorders>
              <w:top w:val="nil"/>
              <w:left w:val="nil"/>
              <w:bottom w:val="single" w:sz="4" w:space="0" w:color="auto"/>
              <w:right w:val="single" w:sz="4" w:space="0" w:color="auto"/>
            </w:tcBorders>
            <w:shd w:val="clear" w:color="000000" w:fill="F2F2F2"/>
            <w:vAlign w:val="bottom"/>
            <w:hideMark/>
          </w:tcPr>
          <w:p w14:paraId="1177FB85" w14:textId="56F6F992" w:rsidR="00E84416" w:rsidRPr="0084290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 xml:space="preserve">                 6.91 </w:t>
            </w:r>
          </w:p>
        </w:tc>
        <w:tc>
          <w:tcPr>
            <w:tcW w:w="0" w:type="auto"/>
            <w:tcBorders>
              <w:top w:val="nil"/>
              <w:left w:val="nil"/>
              <w:bottom w:val="single" w:sz="4" w:space="0" w:color="auto"/>
              <w:right w:val="single" w:sz="4" w:space="0" w:color="auto"/>
            </w:tcBorders>
            <w:shd w:val="clear" w:color="000000" w:fill="F2F2F2"/>
            <w:vAlign w:val="center"/>
            <w:hideMark/>
          </w:tcPr>
          <w:p w14:paraId="42F8D5D0" w14:textId="021B4871" w:rsidR="00E84416" w:rsidRPr="0084290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 xml:space="preserve">                 0.05 </w:t>
            </w:r>
          </w:p>
        </w:tc>
      </w:tr>
      <w:tr w:rsidR="00842907" w:rsidRPr="00842907" w14:paraId="033FB16D" w14:textId="77777777" w:rsidTr="00842907">
        <w:trPr>
          <w:trHeight w:val="180"/>
        </w:trPr>
        <w:tc>
          <w:tcPr>
            <w:tcW w:w="0" w:type="auto"/>
            <w:tcBorders>
              <w:top w:val="nil"/>
              <w:left w:val="single" w:sz="4" w:space="0" w:color="auto"/>
              <w:bottom w:val="single" w:sz="4" w:space="0" w:color="auto"/>
              <w:right w:val="single" w:sz="4" w:space="0" w:color="auto"/>
            </w:tcBorders>
            <w:shd w:val="clear" w:color="auto" w:fill="auto"/>
            <w:vAlign w:val="bottom"/>
            <w:hideMark/>
          </w:tcPr>
          <w:p w14:paraId="383911F0" w14:textId="77777777" w:rsidR="00842907" w:rsidRPr="00842907" w:rsidRDefault="00842907" w:rsidP="00842907">
            <w:pPr>
              <w:spacing w:line="240" w:lineRule="auto"/>
              <w:jc w:val="lef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0071E528"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2C70CF27"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7EC7D7AB"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53A9B1EB" w14:textId="77777777" w:rsidR="00842907" w:rsidRPr="00842907" w:rsidRDefault="00842907" w:rsidP="00842907">
            <w:pPr>
              <w:spacing w:line="240" w:lineRule="auto"/>
              <w:jc w:val="center"/>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301B7118" w14:textId="77777777" w:rsidR="00842907" w:rsidRPr="00842907" w:rsidRDefault="00842907" w:rsidP="00842907">
            <w:pPr>
              <w:spacing w:line="240" w:lineRule="auto"/>
              <w:jc w:val="lef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tcBorders>
              <w:top w:val="nil"/>
              <w:left w:val="nil"/>
              <w:bottom w:val="single" w:sz="4" w:space="0" w:color="auto"/>
              <w:right w:val="single" w:sz="4" w:space="0" w:color="auto"/>
            </w:tcBorders>
            <w:shd w:val="clear" w:color="auto" w:fill="auto"/>
            <w:vAlign w:val="bottom"/>
            <w:hideMark/>
          </w:tcPr>
          <w:p w14:paraId="27CE6EB3" w14:textId="77777777" w:rsidR="00842907" w:rsidRPr="00842907" w:rsidRDefault="00842907" w:rsidP="00842907">
            <w:pPr>
              <w:spacing w:line="240" w:lineRule="auto"/>
              <w:jc w:val="left"/>
              <w:rPr>
                <w:rFonts w:ascii="Arial" w:eastAsia="Times New Roman" w:hAnsi="Arial"/>
                <w:color w:val="auto"/>
                <w:sz w:val="14"/>
                <w:szCs w:val="14"/>
                <w:lang w:eastAsia="en-GB"/>
              </w:rPr>
            </w:pPr>
            <w:r w:rsidRPr="00842907">
              <w:rPr>
                <w:rFonts w:ascii="Arial" w:eastAsia="Times New Roman" w:hAnsi="Arial"/>
                <w:color w:val="auto"/>
                <w:sz w:val="14"/>
                <w:szCs w:val="14"/>
                <w:lang w:eastAsia="en-GB"/>
              </w:rPr>
              <w:t> </w:t>
            </w:r>
          </w:p>
        </w:tc>
        <w:tc>
          <w:tcPr>
            <w:tcW w:w="0" w:type="auto"/>
            <w:gridSpan w:val="3"/>
            <w:tcBorders>
              <w:top w:val="single" w:sz="4" w:space="0" w:color="auto"/>
              <w:left w:val="nil"/>
              <w:bottom w:val="single" w:sz="4" w:space="0" w:color="auto"/>
              <w:right w:val="single" w:sz="4" w:space="0" w:color="auto"/>
            </w:tcBorders>
            <w:shd w:val="clear" w:color="auto" w:fill="auto"/>
            <w:noWrap/>
            <w:vAlign w:val="center"/>
            <w:hideMark/>
          </w:tcPr>
          <w:p w14:paraId="35799FB8" w14:textId="77777777" w:rsidR="00842907" w:rsidRPr="00842907" w:rsidRDefault="00842907" w:rsidP="00842907">
            <w:pPr>
              <w:spacing w:line="240" w:lineRule="auto"/>
              <w:jc w:val="right"/>
              <w:rPr>
                <w:rFonts w:ascii="Arial" w:eastAsia="Times New Roman" w:hAnsi="Arial"/>
                <w:b/>
                <w:bCs/>
                <w:color w:val="auto"/>
                <w:sz w:val="14"/>
                <w:szCs w:val="14"/>
                <w:lang w:eastAsia="en-GB"/>
              </w:rPr>
            </w:pPr>
            <w:r w:rsidRPr="00842907">
              <w:rPr>
                <w:rFonts w:ascii="Arial" w:eastAsia="Times New Roman" w:hAnsi="Arial"/>
                <w:b/>
                <w:bCs/>
                <w:color w:val="auto"/>
                <w:sz w:val="14"/>
                <w:szCs w:val="14"/>
                <w:lang w:eastAsia="en-GB"/>
              </w:rPr>
              <w:t xml:space="preserve">  Total cost per average case </w:t>
            </w:r>
          </w:p>
        </w:tc>
        <w:tc>
          <w:tcPr>
            <w:tcW w:w="0" w:type="auto"/>
            <w:tcBorders>
              <w:top w:val="nil"/>
              <w:left w:val="nil"/>
              <w:bottom w:val="single" w:sz="4" w:space="0" w:color="auto"/>
              <w:right w:val="single" w:sz="4" w:space="0" w:color="auto"/>
            </w:tcBorders>
            <w:shd w:val="clear" w:color="auto" w:fill="auto"/>
            <w:vAlign w:val="bottom"/>
            <w:hideMark/>
          </w:tcPr>
          <w:p w14:paraId="15F135C1" w14:textId="08E86A50" w:rsidR="00842907" w:rsidRPr="00842907" w:rsidRDefault="00842907" w:rsidP="00842907">
            <w:pPr>
              <w:spacing w:line="240" w:lineRule="auto"/>
              <w:jc w:val="right"/>
              <w:rPr>
                <w:rFonts w:ascii="Arial" w:eastAsia="Times New Roman" w:hAnsi="Arial"/>
                <w:b/>
                <w:bCs/>
                <w:color w:val="auto"/>
                <w:sz w:val="14"/>
                <w:szCs w:val="14"/>
                <w:lang w:eastAsia="en-GB"/>
              </w:rPr>
            </w:pPr>
            <w:r w:rsidRPr="00842907">
              <w:rPr>
                <w:rFonts w:ascii="Arial" w:eastAsia="Times New Roman" w:hAnsi="Arial"/>
                <w:b/>
                <w:bCs/>
                <w:color w:val="auto"/>
                <w:sz w:val="14"/>
                <w:szCs w:val="14"/>
                <w:lang w:eastAsia="en-GB"/>
              </w:rPr>
              <w:t xml:space="preserve">                 </w:t>
            </w:r>
            <w:r w:rsidR="00E84416">
              <w:rPr>
                <w:rFonts w:ascii="Arial" w:eastAsia="Times New Roman" w:hAnsi="Arial"/>
                <w:b/>
                <w:bCs/>
                <w:color w:val="auto"/>
                <w:sz w:val="14"/>
                <w:szCs w:val="14"/>
                <w:lang w:eastAsia="en-GB"/>
              </w:rPr>
              <w:t>7.09</w:t>
            </w:r>
            <w:r w:rsidRPr="00842907">
              <w:rPr>
                <w:rFonts w:ascii="Arial" w:eastAsia="Times New Roman" w:hAnsi="Arial"/>
                <w:b/>
                <w:bCs/>
                <w:color w:val="auto"/>
                <w:sz w:val="14"/>
                <w:szCs w:val="14"/>
                <w:lang w:eastAsia="en-GB"/>
              </w:rPr>
              <w:t xml:space="preserve"> </w:t>
            </w:r>
          </w:p>
        </w:tc>
        <w:tc>
          <w:tcPr>
            <w:tcW w:w="0" w:type="auto"/>
            <w:tcBorders>
              <w:top w:val="nil"/>
              <w:left w:val="nil"/>
              <w:bottom w:val="single" w:sz="4" w:space="0" w:color="auto"/>
              <w:right w:val="single" w:sz="4" w:space="0" w:color="auto"/>
            </w:tcBorders>
            <w:shd w:val="clear" w:color="auto" w:fill="auto"/>
            <w:vAlign w:val="bottom"/>
            <w:hideMark/>
          </w:tcPr>
          <w:p w14:paraId="61A7F3C5" w14:textId="77777777" w:rsidR="00842907" w:rsidRPr="00842907" w:rsidRDefault="00842907" w:rsidP="00842907">
            <w:pPr>
              <w:spacing w:line="240" w:lineRule="auto"/>
              <w:jc w:val="right"/>
              <w:rPr>
                <w:rFonts w:ascii="Arial" w:eastAsia="Times New Roman" w:hAnsi="Arial"/>
                <w:b/>
                <w:bCs/>
                <w:color w:val="auto"/>
                <w:sz w:val="14"/>
                <w:szCs w:val="14"/>
                <w:lang w:eastAsia="en-GB"/>
              </w:rPr>
            </w:pPr>
            <w:r w:rsidRPr="00842907">
              <w:rPr>
                <w:rFonts w:ascii="Arial" w:eastAsia="Times New Roman" w:hAnsi="Arial"/>
                <w:b/>
                <w:bCs/>
                <w:color w:val="auto"/>
                <w:sz w:val="14"/>
                <w:szCs w:val="14"/>
                <w:lang w:eastAsia="en-GB"/>
              </w:rPr>
              <w:t xml:space="preserve">                 0.05 </w:t>
            </w:r>
          </w:p>
        </w:tc>
      </w:tr>
    </w:tbl>
    <w:p w14:paraId="333F98EC" w14:textId="57946DC0" w:rsidR="00842907" w:rsidRDefault="00842907" w:rsidP="00842907">
      <w:pPr>
        <w:pStyle w:val="Normalnumbered"/>
        <w:numPr>
          <w:ilvl w:val="0"/>
          <w:numId w:val="0"/>
        </w:numPr>
        <w:ind w:left="152"/>
        <w:rPr>
          <w:color w:val="auto"/>
        </w:rPr>
      </w:pPr>
    </w:p>
    <w:p w14:paraId="744339A3" w14:textId="3EBA82AA" w:rsidR="00842907" w:rsidRPr="00DC6BC4" w:rsidRDefault="00C00447" w:rsidP="00C00447">
      <w:pPr>
        <w:pStyle w:val="Normalnumbered"/>
        <w:rPr>
          <w:b/>
          <w:bCs/>
        </w:rPr>
      </w:pPr>
      <w:r w:rsidRPr="00DC6BC4">
        <w:rPr>
          <w:b/>
          <w:bCs/>
        </w:rPr>
        <w:t xml:space="preserve">When adding the estimated percentage of programme costs required to deliver this intervention (+200%), the total unit cost per average case </w:t>
      </w:r>
      <w:r w:rsidR="00DC6BC4" w:rsidRPr="00DC6BC4">
        <w:rPr>
          <w:b/>
          <w:bCs/>
        </w:rPr>
        <w:t xml:space="preserve">for vitamin A is around US$ 0.14 (PKR </w:t>
      </w:r>
      <w:ins w:id="122" w:author="davide de beni" w:date="2019-10-28T16:56:00Z">
        <w:r w:rsidR="00ED02D9">
          <w:rPr>
            <w:b/>
            <w:bCs/>
          </w:rPr>
          <w:t>21</w:t>
        </w:r>
      </w:ins>
      <w:del w:id="123" w:author="davide de beni" w:date="2019-10-28T16:56:00Z">
        <w:r w:rsidR="00DC6BC4" w:rsidRPr="00DC6BC4" w:rsidDel="00ED02D9">
          <w:rPr>
            <w:b/>
            <w:bCs/>
          </w:rPr>
          <w:delText>16</w:delText>
        </w:r>
      </w:del>
      <w:r w:rsidR="00DC6BC4" w:rsidRPr="00DC6BC4">
        <w:rPr>
          <w:b/>
          <w:bCs/>
        </w:rPr>
        <w:t xml:space="preserve">) per child.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3"/>
        <w:gridCol w:w="1516"/>
        <w:gridCol w:w="1101"/>
        <w:gridCol w:w="1276"/>
        <w:gridCol w:w="1276"/>
        <w:gridCol w:w="1162"/>
        <w:gridCol w:w="1275"/>
      </w:tblGrid>
      <w:tr w:rsidR="00C00447" w:rsidRPr="00C00447" w14:paraId="4AC5C71A" w14:textId="77777777" w:rsidTr="00E84416">
        <w:trPr>
          <w:trHeight w:val="454"/>
        </w:trPr>
        <w:tc>
          <w:tcPr>
            <w:tcW w:w="0" w:type="auto"/>
            <w:shd w:val="clear" w:color="auto" w:fill="auto"/>
            <w:noWrap/>
            <w:vAlign w:val="center"/>
            <w:hideMark/>
          </w:tcPr>
          <w:p w14:paraId="61249CE1" w14:textId="7C3D0BB6" w:rsidR="00C00447" w:rsidRPr="00C00447" w:rsidRDefault="00C00447" w:rsidP="00C00447">
            <w:pPr>
              <w:spacing w:line="240" w:lineRule="auto"/>
              <w:jc w:val="center"/>
              <w:rPr>
                <w:rFonts w:ascii="Arial" w:eastAsia="Times New Roman" w:hAnsi="Arial"/>
                <w:b/>
                <w:bCs/>
                <w:color w:val="auto"/>
                <w:sz w:val="14"/>
                <w:szCs w:val="14"/>
                <w:lang w:eastAsia="en-GB"/>
              </w:rPr>
            </w:pPr>
          </w:p>
        </w:tc>
        <w:tc>
          <w:tcPr>
            <w:tcW w:w="3893" w:type="dxa"/>
            <w:gridSpan w:val="3"/>
            <w:shd w:val="clear" w:color="000000" w:fill="F2F2F2"/>
            <w:vAlign w:val="center"/>
            <w:hideMark/>
          </w:tcPr>
          <w:p w14:paraId="54A3516F" w14:textId="77777777" w:rsidR="00C00447" w:rsidRPr="00C00447" w:rsidRDefault="00C00447" w:rsidP="00C00447">
            <w:pPr>
              <w:spacing w:line="240" w:lineRule="auto"/>
              <w:jc w:val="center"/>
              <w:rPr>
                <w:rFonts w:ascii="Arial" w:eastAsia="Times New Roman" w:hAnsi="Arial"/>
                <w:b/>
                <w:bCs/>
                <w:color w:val="auto"/>
                <w:sz w:val="14"/>
                <w:szCs w:val="14"/>
                <w:lang w:eastAsia="en-GB"/>
              </w:rPr>
            </w:pPr>
            <w:r w:rsidRPr="00C00447">
              <w:rPr>
                <w:rFonts w:ascii="Arial" w:eastAsia="Times New Roman" w:hAnsi="Arial"/>
                <w:b/>
                <w:bCs/>
                <w:color w:val="auto"/>
                <w:sz w:val="14"/>
                <w:szCs w:val="14"/>
                <w:lang w:eastAsia="en-GB"/>
              </w:rPr>
              <w:t xml:space="preserve">Unit cost </w:t>
            </w:r>
            <w:r w:rsidRPr="00C00447">
              <w:rPr>
                <w:rFonts w:ascii="Arial" w:eastAsia="Times New Roman" w:hAnsi="Arial"/>
                <w:b/>
                <w:bCs/>
                <w:color w:val="auto"/>
                <w:sz w:val="14"/>
                <w:szCs w:val="14"/>
                <w:lang w:eastAsia="en-GB"/>
              </w:rPr>
              <w:br/>
              <w:t>(PKR per beneficiary per year)</w:t>
            </w:r>
          </w:p>
        </w:tc>
        <w:tc>
          <w:tcPr>
            <w:tcW w:w="3713" w:type="dxa"/>
            <w:gridSpan w:val="3"/>
            <w:shd w:val="clear" w:color="000000" w:fill="F2F2F2"/>
            <w:vAlign w:val="center"/>
            <w:hideMark/>
          </w:tcPr>
          <w:p w14:paraId="1877E62B" w14:textId="77777777" w:rsidR="00C00447" w:rsidRPr="00C00447" w:rsidRDefault="00C00447" w:rsidP="00C00447">
            <w:pPr>
              <w:spacing w:line="240" w:lineRule="auto"/>
              <w:jc w:val="center"/>
              <w:rPr>
                <w:rFonts w:ascii="Arial" w:eastAsia="Times New Roman" w:hAnsi="Arial"/>
                <w:b/>
                <w:bCs/>
                <w:color w:val="auto"/>
                <w:sz w:val="14"/>
                <w:szCs w:val="14"/>
                <w:lang w:eastAsia="en-GB"/>
              </w:rPr>
            </w:pPr>
            <w:r w:rsidRPr="00C00447">
              <w:rPr>
                <w:rFonts w:ascii="Arial" w:eastAsia="Times New Roman" w:hAnsi="Arial"/>
                <w:b/>
                <w:bCs/>
                <w:color w:val="auto"/>
                <w:sz w:val="14"/>
                <w:szCs w:val="14"/>
                <w:lang w:eastAsia="en-GB"/>
              </w:rPr>
              <w:t xml:space="preserve">Unit cost </w:t>
            </w:r>
            <w:r w:rsidRPr="00C00447">
              <w:rPr>
                <w:rFonts w:ascii="Arial" w:eastAsia="Times New Roman" w:hAnsi="Arial"/>
                <w:b/>
                <w:bCs/>
                <w:color w:val="auto"/>
                <w:sz w:val="14"/>
                <w:szCs w:val="14"/>
                <w:lang w:eastAsia="en-GB"/>
              </w:rPr>
              <w:br/>
              <w:t>(US$ per beneficiary per year)</w:t>
            </w:r>
          </w:p>
        </w:tc>
      </w:tr>
      <w:tr w:rsidR="00C00447" w:rsidRPr="00C00447" w14:paraId="682B34A1" w14:textId="77777777" w:rsidTr="00E84416">
        <w:trPr>
          <w:trHeight w:val="454"/>
        </w:trPr>
        <w:tc>
          <w:tcPr>
            <w:tcW w:w="0" w:type="auto"/>
            <w:shd w:val="clear" w:color="auto" w:fill="auto"/>
            <w:noWrap/>
            <w:vAlign w:val="center"/>
            <w:hideMark/>
          </w:tcPr>
          <w:p w14:paraId="2074153A" w14:textId="4CF73522" w:rsidR="00C00447" w:rsidRPr="00C00447" w:rsidRDefault="00C00447" w:rsidP="00C00447">
            <w:pPr>
              <w:spacing w:line="240" w:lineRule="auto"/>
              <w:jc w:val="center"/>
              <w:rPr>
                <w:rFonts w:ascii="Arial" w:eastAsia="Times New Roman" w:hAnsi="Arial"/>
                <w:b/>
                <w:bCs/>
                <w:color w:val="auto"/>
                <w:sz w:val="14"/>
                <w:szCs w:val="14"/>
                <w:lang w:eastAsia="en-GB"/>
              </w:rPr>
            </w:pPr>
          </w:p>
        </w:tc>
        <w:tc>
          <w:tcPr>
            <w:tcW w:w="3893" w:type="dxa"/>
            <w:gridSpan w:val="3"/>
            <w:shd w:val="clear" w:color="000000" w:fill="BFBFBF"/>
            <w:vAlign w:val="center"/>
            <w:hideMark/>
          </w:tcPr>
          <w:p w14:paraId="205F1150" w14:textId="77777777" w:rsidR="00C00447" w:rsidRPr="00C00447" w:rsidRDefault="00C00447" w:rsidP="00C00447">
            <w:pPr>
              <w:spacing w:line="240" w:lineRule="auto"/>
              <w:jc w:val="center"/>
              <w:rPr>
                <w:rFonts w:ascii="Arial" w:eastAsia="Times New Roman" w:hAnsi="Arial"/>
                <w:b/>
                <w:bCs/>
                <w:color w:val="auto"/>
                <w:sz w:val="14"/>
                <w:szCs w:val="14"/>
                <w:lang w:eastAsia="en-GB"/>
              </w:rPr>
            </w:pPr>
            <w:r w:rsidRPr="00C00447">
              <w:rPr>
                <w:rFonts w:ascii="Arial" w:eastAsia="Times New Roman" w:hAnsi="Arial"/>
                <w:b/>
                <w:bCs/>
                <w:color w:val="auto"/>
                <w:sz w:val="14"/>
                <w:szCs w:val="14"/>
                <w:lang w:eastAsia="en-GB"/>
              </w:rPr>
              <w:t>Vitamin A Supplementation</w:t>
            </w:r>
          </w:p>
        </w:tc>
        <w:tc>
          <w:tcPr>
            <w:tcW w:w="3713" w:type="dxa"/>
            <w:gridSpan w:val="3"/>
            <w:shd w:val="clear" w:color="000000" w:fill="BFBFBF"/>
            <w:vAlign w:val="center"/>
            <w:hideMark/>
          </w:tcPr>
          <w:p w14:paraId="7A27E939" w14:textId="77777777" w:rsidR="00C00447" w:rsidRPr="00C00447" w:rsidRDefault="00C00447" w:rsidP="00C00447">
            <w:pPr>
              <w:spacing w:line="240" w:lineRule="auto"/>
              <w:jc w:val="center"/>
              <w:rPr>
                <w:rFonts w:ascii="Arial" w:eastAsia="Times New Roman" w:hAnsi="Arial"/>
                <w:b/>
                <w:bCs/>
                <w:color w:val="auto"/>
                <w:sz w:val="14"/>
                <w:szCs w:val="14"/>
                <w:lang w:eastAsia="en-GB"/>
              </w:rPr>
            </w:pPr>
            <w:r w:rsidRPr="00C00447">
              <w:rPr>
                <w:rFonts w:ascii="Arial" w:eastAsia="Times New Roman" w:hAnsi="Arial"/>
                <w:b/>
                <w:bCs/>
                <w:color w:val="auto"/>
                <w:sz w:val="14"/>
                <w:szCs w:val="14"/>
                <w:lang w:eastAsia="en-GB"/>
              </w:rPr>
              <w:t>Vitamin A Supplementation</w:t>
            </w:r>
          </w:p>
        </w:tc>
      </w:tr>
      <w:tr w:rsidR="00C00447" w:rsidRPr="00C00447" w14:paraId="5C3E3C70" w14:textId="77777777" w:rsidTr="00DC6BC4">
        <w:trPr>
          <w:trHeight w:val="544"/>
        </w:trPr>
        <w:tc>
          <w:tcPr>
            <w:tcW w:w="0" w:type="auto"/>
            <w:shd w:val="clear" w:color="auto" w:fill="auto"/>
            <w:noWrap/>
            <w:vAlign w:val="center"/>
            <w:hideMark/>
          </w:tcPr>
          <w:p w14:paraId="5C8EE751" w14:textId="42BE4878" w:rsidR="00C00447" w:rsidRPr="00C00447" w:rsidRDefault="00C00447" w:rsidP="00C00447">
            <w:pPr>
              <w:spacing w:line="240" w:lineRule="auto"/>
              <w:jc w:val="center"/>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Province/District</w:t>
            </w:r>
          </w:p>
        </w:tc>
        <w:tc>
          <w:tcPr>
            <w:tcW w:w="0" w:type="auto"/>
            <w:shd w:val="clear" w:color="000000" w:fill="FFFFFF"/>
            <w:vAlign w:val="center"/>
            <w:hideMark/>
          </w:tcPr>
          <w:p w14:paraId="714CFEAA" w14:textId="2F6F7273" w:rsidR="00C00447" w:rsidRPr="00C00447" w:rsidRDefault="00C00447" w:rsidP="00C00447">
            <w:pPr>
              <w:spacing w:line="240" w:lineRule="auto"/>
              <w:jc w:val="center"/>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Unit cost for supplies</w:t>
            </w:r>
          </w:p>
        </w:tc>
        <w:tc>
          <w:tcPr>
            <w:tcW w:w="1101" w:type="dxa"/>
            <w:shd w:val="clear" w:color="000000" w:fill="FFFFFF"/>
            <w:vAlign w:val="center"/>
            <w:hideMark/>
          </w:tcPr>
          <w:p w14:paraId="31D2C3B5" w14:textId="77777777" w:rsidR="00C00447" w:rsidRPr="00C00447" w:rsidRDefault="00C00447" w:rsidP="00C00447">
            <w:pPr>
              <w:spacing w:line="240" w:lineRule="auto"/>
              <w:jc w:val="center"/>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of programme costs</w:t>
            </w:r>
          </w:p>
        </w:tc>
        <w:tc>
          <w:tcPr>
            <w:tcW w:w="1276" w:type="dxa"/>
            <w:shd w:val="clear" w:color="000000" w:fill="D9D9D9"/>
            <w:vAlign w:val="center"/>
            <w:hideMark/>
          </w:tcPr>
          <w:p w14:paraId="7DAACBA5" w14:textId="77777777" w:rsidR="00C00447" w:rsidRPr="00C00447" w:rsidRDefault="00C00447" w:rsidP="00C00447">
            <w:pPr>
              <w:spacing w:line="240" w:lineRule="auto"/>
              <w:jc w:val="center"/>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Total unit cost per average case</w:t>
            </w:r>
          </w:p>
        </w:tc>
        <w:tc>
          <w:tcPr>
            <w:tcW w:w="1276" w:type="dxa"/>
            <w:shd w:val="clear" w:color="000000" w:fill="FFFFFF"/>
            <w:vAlign w:val="center"/>
            <w:hideMark/>
          </w:tcPr>
          <w:p w14:paraId="1C53716E" w14:textId="6186677D" w:rsidR="00C00447" w:rsidRPr="00C00447" w:rsidRDefault="00C00447" w:rsidP="00C00447">
            <w:pPr>
              <w:spacing w:line="240" w:lineRule="auto"/>
              <w:jc w:val="center"/>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Unit cost for supplies</w:t>
            </w:r>
          </w:p>
        </w:tc>
        <w:tc>
          <w:tcPr>
            <w:tcW w:w="1162" w:type="dxa"/>
            <w:shd w:val="clear" w:color="000000" w:fill="FFFFFF"/>
            <w:vAlign w:val="center"/>
            <w:hideMark/>
          </w:tcPr>
          <w:p w14:paraId="48333F6F" w14:textId="77777777" w:rsidR="00C00447" w:rsidRPr="00C00447" w:rsidRDefault="00C00447" w:rsidP="00C00447">
            <w:pPr>
              <w:spacing w:line="240" w:lineRule="auto"/>
              <w:jc w:val="center"/>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 of programme costs</w:t>
            </w:r>
          </w:p>
        </w:tc>
        <w:tc>
          <w:tcPr>
            <w:tcW w:w="1275" w:type="dxa"/>
            <w:shd w:val="clear" w:color="000000" w:fill="D9D9D9"/>
            <w:vAlign w:val="center"/>
            <w:hideMark/>
          </w:tcPr>
          <w:p w14:paraId="7115612F" w14:textId="77777777" w:rsidR="00C00447" w:rsidRPr="00C00447" w:rsidRDefault="00C00447" w:rsidP="00C00447">
            <w:pPr>
              <w:spacing w:line="240" w:lineRule="auto"/>
              <w:jc w:val="center"/>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Total unit cost per average case</w:t>
            </w:r>
          </w:p>
        </w:tc>
      </w:tr>
      <w:tr w:rsidR="00E84416" w:rsidRPr="00C00447" w14:paraId="003EB130" w14:textId="77777777" w:rsidTr="00DC6BC4">
        <w:trPr>
          <w:trHeight w:val="268"/>
        </w:trPr>
        <w:tc>
          <w:tcPr>
            <w:tcW w:w="0" w:type="auto"/>
            <w:shd w:val="clear" w:color="000000" w:fill="FFFFFF"/>
            <w:noWrap/>
            <w:vAlign w:val="center"/>
            <w:hideMark/>
          </w:tcPr>
          <w:p w14:paraId="5AA171F9" w14:textId="77777777" w:rsidR="00E84416" w:rsidRPr="00C00447" w:rsidRDefault="00E84416" w:rsidP="00E84416">
            <w:pPr>
              <w:spacing w:line="240" w:lineRule="auto"/>
              <w:jc w:val="right"/>
              <w:rPr>
                <w:rFonts w:ascii="Arial" w:eastAsia="Times New Roman" w:hAnsi="Arial"/>
                <w:b/>
                <w:bCs/>
                <w:color w:val="auto"/>
                <w:sz w:val="14"/>
                <w:szCs w:val="14"/>
                <w:lang w:eastAsia="en-GB"/>
              </w:rPr>
            </w:pPr>
            <w:r w:rsidRPr="00C00447">
              <w:rPr>
                <w:rFonts w:ascii="Arial" w:eastAsia="Times New Roman" w:hAnsi="Arial"/>
                <w:b/>
                <w:bCs/>
                <w:color w:val="auto"/>
                <w:sz w:val="14"/>
                <w:szCs w:val="14"/>
                <w:lang w:eastAsia="en-GB"/>
              </w:rPr>
              <w:t>Sindh</w:t>
            </w:r>
          </w:p>
        </w:tc>
        <w:tc>
          <w:tcPr>
            <w:tcW w:w="0" w:type="auto"/>
            <w:shd w:val="clear" w:color="000000" w:fill="FFFFFF"/>
            <w:noWrap/>
            <w:vAlign w:val="center"/>
            <w:hideMark/>
          </w:tcPr>
          <w:p w14:paraId="7E9E3CC3" w14:textId="366056F7" w:rsidR="00E84416" w:rsidRPr="00C00447" w:rsidRDefault="00E84416" w:rsidP="00E84416">
            <w:pPr>
              <w:spacing w:line="240" w:lineRule="auto"/>
              <w:jc w:val="left"/>
              <w:rPr>
                <w:rFonts w:ascii="Arial" w:eastAsia="Times New Roman" w:hAnsi="Arial"/>
                <w:b/>
                <w:bCs/>
                <w:color w:val="auto"/>
                <w:sz w:val="14"/>
                <w:szCs w:val="14"/>
                <w:lang w:eastAsia="en-GB"/>
              </w:rPr>
            </w:pPr>
            <w:r>
              <w:rPr>
                <w:rFonts w:ascii="Arial" w:hAnsi="Arial"/>
                <w:b/>
                <w:bCs/>
                <w:sz w:val="14"/>
                <w:szCs w:val="14"/>
              </w:rPr>
              <w:t xml:space="preserve">             7.1 </w:t>
            </w:r>
          </w:p>
        </w:tc>
        <w:tc>
          <w:tcPr>
            <w:tcW w:w="1101" w:type="dxa"/>
            <w:shd w:val="clear" w:color="000000" w:fill="FFFFFF"/>
            <w:noWrap/>
            <w:vAlign w:val="center"/>
            <w:hideMark/>
          </w:tcPr>
          <w:p w14:paraId="178E06D8" w14:textId="5F43754B" w:rsidR="00E84416" w:rsidRPr="00C00447" w:rsidRDefault="00E84416" w:rsidP="00E84416">
            <w:pPr>
              <w:spacing w:line="240" w:lineRule="auto"/>
              <w:jc w:val="right"/>
              <w:rPr>
                <w:rFonts w:ascii="Arial" w:eastAsia="Times New Roman" w:hAnsi="Arial"/>
                <w:b/>
                <w:bCs/>
                <w:color w:val="auto"/>
                <w:sz w:val="14"/>
                <w:szCs w:val="14"/>
                <w:lang w:eastAsia="en-GB"/>
              </w:rPr>
            </w:pPr>
            <w:r>
              <w:rPr>
                <w:rFonts w:ascii="Arial" w:hAnsi="Arial"/>
                <w:b/>
                <w:bCs/>
                <w:sz w:val="14"/>
                <w:szCs w:val="14"/>
              </w:rPr>
              <w:t>200%</w:t>
            </w:r>
          </w:p>
        </w:tc>
        <w:tc>
          <w:tcPr>
            <w:tcW w:w="1276" w:type="dxa"/>
            <w:shd w:val="clear" w:color="000000" w:fill="D9D9D9"/>
            <w:noWrap/>
            <w:vAlign w:val="center"/>
            <w:hideMark/>
          </w:tcPr>
          <w:p w14:paraId="3EA945A4" w14:textId="6E74E8EA" w:rsidR="00E84416" w:rsidRPr="00C00447" w:rsidRDefault="00E84416" w:rsidP="00E84416">
            <w:pPr>
              <w:spacing w:line="240" w:lineRule="auto"/>
              <w:jc w:val="left"/>
              <w:rPr>
                <w:rFonts w:ascii="Arial" w:eastAsia="Times New Roman" w:hAnsi="Arial"/>
                <w:b/>
                <w:bCs/>
                <w:color w:val="auto"/>
                <w:sz w:val="14"/>
                <w:szCs w:val="14"/>
                <w:lang w:eastAsia="en-GB"/>
              </w:rPr>
            </w:pPr>
            <w:r>
              <w:rPr>
                <w:rFonts w:ascii="Arial" w:hAnsi="Arial"/>
                <w:b/>
                <w:bCs/>
                <w:sz w:val="14"/>
                <w:szCs w:val="14"/>
              </w:rPr>
              <w:t xml:space="preserve">           21 </w:t>
            </w:r>
          </w:p>
        </w:tc>
        <w:tc>
          <w:tcPr>
            <w:tcW w:w="1276" w:type="dxa"/>
            <w:shd w:val="clear" w:color="000000" w:fill="FFFFFF"/>
            <w:noWrap/>
            <w:vAlign w:val="center"/>
            <w:hideMark/>
          </w:tcPr>
          <w:p w14:paraId="7EE16EC1" w14:textId="3E1ACA43" w:rsidR="00E84416" w:rsidRPr="00C00447" w:rsidRDefault="00E84416" w:rsidP="00E84416">
            <w:pPr>
              <w:spacing w:line="240" w:lineRule="auto"/>
              <w:jc w:val="left"/>
              <w:rPr>
                <w:rFonts w:ascii="Arial" w:eastAsia="Times New Roman" w:hAnsi="Arial"/>
                <w:b/>
                <w:bCs/>
                <w:color w:val="auto"/>
                <w:sz w:val="14"/>
                <w:szCs w:val="14"/>
                <w:lang w:eastAsia="en-GB"/>
              </w:rPr>
            </w:pPr>
            <w:r>
              <w:rPr>
                <w:rFonts w:ascii="Arial" w:hAnsi="Arial"/>
                <w:b/>
                <w:bCs/>
                <w:sz w:val="14"/>
                <w:szCs w:val="14"/>
              </w:rPr>
              <w:t xml:space="preserve">        0.05 </w:t>
            </w:r>
          </w:p>
        </w:tc>
        <w:tc>
          <w:tcPr>
            <w:tcW w:w="1162" w:type="dxa"/>
            <w:shd w:val="clear" w:color="000000" w:fill="FFFFFF"/>
            <w:noWrap/>
            <w:vAlign w:val="center"/>
            <w:hideMark/>
          </w:tcPr>
          <w:p w14:paraId="2962DB93" w14:textId="18B4C0E5" w:rsidR="00E84416" w:rsidRPr="00C00447" w:rsidRDefault="00E84416" w:rsidP="00E84416">
            <w:pPr>
              <w:spacing w:line="240" w:lineRule="auto"/>
              <w:jc w:val="right"/>
              <w:rPr>
                <w:rFonts w:ascii="Arial" w:eastAsia="Times New Roman" w:hAnsi="Arial"/>
                <w:b/>
                <w:bCs/>
                <w:color w:val="auto"/>
                <w:sz w:val="14"/>
                <w:szCs w:val="14"/>
                <w:lang w:eastAsia="en-GB"/>
              </w:rPr>
            </w:pPr>
            <w:r>
              <w:rPr>
                <w:rFonts w:ascii="Arial" w:hAnsi="Arial"/>
                <w:b/>
                <w:bCs/>
                <w:sz w:val="14"/>
                <w:szCs w:val="14"/>
              </w:rPr>
              <w:t>200%</w:t>
            </w:r>
          </w:p>
        </w:tc>
        <w:tc>
          <w:tcPr>
            <w:tcW w:w="1275" w:type="dxa"/>
            <w:shd w:val="clear" w:color="000000" w:fill="D9D9D9"/>
            <w:noWrap/>
            <w:vAlign w:val="center"/>
            <w:hideMark/>
          </w:tcPr>
          <w:p w14:paraId="508E5AD0" w14:textId="0DFEFFFA" w:rsidR="00E84416" w:rsidRPr="00C00447" w:rsidRDefault="00E84416" w:rsidP="00E84416">
            <w:pPr>
              <w:spacing w:line="240" w:lineRule="auto"/>
              <w:jc w:val="left"/>
              <w:rPr>
                <w:rFonts w:ascii="Arial" w:eastAsia="Times New Roman" w:hAnsi="Arial"/>
                <w:b/>
                <w:bCs/>
                <w:color w:val="auto"/>
                <w:sz w:val="14"/>
                <w:szCs w:val="14"/>
                <w:lang w:eastAsia="en-GB"/>
              </w:rPr>
            </w:pPr>
            <w:r>
              <w:rPr>
                <w:rFonts w:ascii="Arial" w:hAnsi="Arial"/>
                <w:b/>
                <w:bCs/>
                <w:sz w:val="14"/>
                <w:szCs w:val="14"/>
              </w:rPr>
              <w:t xml:space="preserve">        0.14 </w:t>
            </w:r>
          </w:p>
        </w:tc>
      </w:tr>
      <w:tr w:rsidR="00E84416" w:rsidRPr="00C00447" w14:paraId="6C726190" w14:textId="77777777" w:rsidTr="00C00447">
        <w:trPr>
          <w:trHeight w:val="180"/>
        </w:trPr>
        <w:tc>
          <w:tcPr>
            <w:tcW w:w="0" w:type="auto"/>
            <w:shd w:val="clear" w:color="auto" w:fill="auto"/>
            <w:noWrap/>
            <w:vAlign w:val="bottom"/>
            <w:hideMark/>
          </w:tcPr>
          <w:p w14:paraId="002026D4" w14:textId="77777777" w:rsidR="00E84416" w:rsidRPr="00C00447" w:rsidRDefault="00E84416" w:rsidP="00E84416">
            <w:pPr>
              <w:spacing w:line="240" w:lineRule="auto"/>
              <w:jc w:val="right"/>
              <w:rPr>
                <w:rFonts w:ascii="Arial" w:eastAsia="Times New Roman" w:hAnsi="Arial"/>
                <w:color w:val="auto"/>
                <w:sz w:val="14"/>
                <w:szCs w:val="14"/>
                <w:lang w:eastAsia="en-GB"/>
              </w:rPr>
            </w:pPr>
            <w:proofErr w:type="spellStart"/>
            <w:r w:rsidRPr="00C00447">
              <w:rPr>
                <w:rFonts w:ascii="Arial" w:eastAsia="Times New Roman" w:hAnsi="Arial"/>
                <w:color w:val="auto"/>
                <w:sz w:val="14"/>
                <w:szCs w:val="14"/>
                <w:lang w:eastAsia="en-GB"/>
              </w:rPr>
              <w:t>Tahrparkar</w:t>
            </w:r>
            <w:proofErr w:type="spellEnd"/>
          </w:p>
        </w:tc>
        <w:tc>
          <w:tcPr>
            <w:tcW w:w="0" w:type="auto"/>
            <w:shd w:val="clear" w:color="000000" w:fill="FFFFFF"/>
            <w:noWrap/>
            <w:vAlign w:val="bottom"/>
            <w:hideMark/>
          </w:tcPr>
          <w:p w14:paraId="6C7E42D2" w14:textId="6FE9C410"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7.1 </w:t>
            </w:r>
          </w:p>
        </w:tc>
        <w:tc>
          <w:tcPr>
            <w:tcW w:w="1101" w:type="dxa"/>
            <w:shd w:val="clear" w:color="000000" w:fill="FFFFFF"/>
            <w:noWrap/>
            <w:vAlign w:val="bottom"/>
            <w:hideMark/>
          </w:tcPr>
          <w:p w14:paraId="42D65628" w14:textId="662B5E1A" w:rsidR="00E84416" w:rsidRPr="00C0044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200%</w:t>
            </w:r>
          </w:p>
        </w:tc>
        <w:tc>
          <w:tcPr>
            <w:tcW w:w="1276" w:type="dxa"/>
            <w:shd w:val="clear" w:color="000000" w:fill="F2F2F2"/>
            <w:noWrap/>
            <w:vAlign w:val="bottom"/>
            <w:hideMark/>
          </w:tcPr>
          <w:p w14:paraId="33B4159F" w14:textId="4D2D59D8"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21 </w:t>
            </w:r>
          </w:p>
        </w:tc>
        <w:tc>
          <w:tcPr>
            <w:tcW w:w="1276" w:type="dxa"/>
            <w:shd w:val="clear" w:color="000000" w:fill="FFFFFF"/>
            <w:noWrap/>
            <w:vAlign w:val="bottom"/>
            <w:hideMark/>
          </w:tcPr>
          <w:p w14:paraId="1EAE4D7B" w14:textId="2AC425C5"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0.05 </w:t>
            </w:r>
          </w:p>
        </w:tc>
        <w:tc>
          <w:tcPr>
            <w:tcW w:w="1162" w:type="dxa"/>
            <w:shd w:val="clear" w:color="000000" w:fill="FFFFFF"/>
            <w:noWrap/>
            <w:vAlign w:val="bottom"/>
            <w:hideMark/>
          </w:tcPr>
          <w:p w14:paraId="1FDF1D8F" w14:textId="3FDC0F40" w:rsidR="00E84416" w:rsidRPr="00C0044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200%</w:t>
            </w:r>
          </w:p>
        </w:tc>
        <w:tc>
          <w:tcPr>
            <w:tcW w:w="1275" w:type="dxa"/>
            <w:shd w:val="clear" w:color="000000" w:fill="F2F2F2"/>
            <w:noWrap/>
            <w:vAlign w:val="bottom"/>
            <w:hideMark/>
          </w:tcPr>
          <w:p w14:paraId="4D7DC16D" w14:textId="116DE853"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0.14 </w:t>
            </w:r>
          </w:p>
        </w:tc>
      </w:tr>
      <w:tr w:rsidR="00E84416" w:rsidRPr="00C00447" w14:paraId="5416BCC1" w14:textId="77777777" w:rsidTr="00C00447">
        <w:trPr>
          <w:trHeight w:val="180"/>
        </w:trPr>
        <w:tc>
          <w:tcPr>
            <w:tcW w:w="0" w:type="auto"/>
            <w:shd w:val="clear" w:color="auto" w:fill="auto"/>
            <w:noWrap/>
            <w:vAlign w:val="bottom"/>
            <w:hideMark/>
          </w:tcPr>
          <w:p w14:paraId="7B15D1E3" w14:textId="77777777" w:rsidR="00E84416" w:rsidRPr="00C00447" w:rsidRDefault="00E84416" w:rsidP="00E84416">
            <w:pPr>
              <w:spacing w:line="240" w:lineRule="auto"/>
              <w:jc w:val="right"/>
              <w:rPr>
                <w:rFonts w:ascii="Arial" w:eastAsia="Times New Roman" w:hAnsi="Arial"/>
                <w:color w:val="auto"/>
                <w:sz w:val="14"/>
                <w:szCs w:val="14"/>
                <w:lang w:eastAsia="en-GB"/>
              </w:rPr>
            </w:pPr>
            <w:proofErr w:type="spellStart"/>
            <w:r w:rsidRPr="00C00447">
              <w:rPr>
                <w:rFonts w:ascii="Arial" w:eastAsia="Times New Roman" w:hAnsi="Arial"/>
                <w:color w:val="auto"/>
                <w:sz w:val="14"/>
                <w:szCs w:val="14"/>
                <w:lang w:eastAsia="en-GB"/>
              </w:rPr>
              <w:t>Umerkot</w:t>
            </w:r>
            <w:proofErr w:type="spellEnd"/>
          </w:p>
        </w:tc>
        <w:tc>
          <w:tcPr>
            <w:tcW w:w="0" w:type="auto"/>
            <w:shd w:val="clear" w:color="000000" w:fill="FFFFFF"/>
            <w:noWrap/>
            <w:vAlign w:val="bottom"/>
            <w:hideMark/>
          </w:tcPr>
          <w:p w14:paraId="0F21E5FB" w14:textId="1D0E2E81"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7.1 </w:t>
            </w:r>
          </w:p>
        </w:tc>
        <w:tc>
          <w:tcPr>
            <w:tcW w:w="1101" w:type="dxa"/>
            <w:shd w:val="clear" w:color="000000" w:fill="FFFFFF"/>
            <w:noWrap/>
            <w:vAlign w:val="bottom"/>
            <w:hideMark/>
          </w:tcPr>
          <w:p w14:paraId="2280930B" w14:textId="522A1416" w:rsidR="00E84416" w:rsidRPr="00C0044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200%</w:t>
            </w:r>
          </w:p>
        </w:tc>
        <w:tc>
          <w:tcPr>
            <w:tcW w:w="1276" w:type="dxa"/>
            <w:shd w:val="clear" w:color="000000" w:fill="F2F2F2"/>
            <w:noWrap/>
            <w:vAlign w:val="bottom"/>
            <w:hideMark/>
          </w:tcPr>
          <w:p w14:paraId="3995E410" w14:textId="5583DFFB"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21 </w:t>
            </w:r>
          </w:p>
        </w:tc>
        <w:tc>
          <w:tcPr>
            <w:tcW w:w="1276" w:type="dxa"/>
            <w:shd w:val="clear" w:color="000000" w:fill="FFFFFF"/>
            <w:noWrap/>
            <w:vAlign w:val="bottom"/>
            <w:hideMark/>
          </w:tcPr>
          <w:p w14:paraId="465B1633" w14:textId="5CC6B801"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0.05 </w:t>
            </w:r>
          </w:p>
        </w:tc>
        <w:tc>
          <w:tcPr>
            <w:tcW w:w="1162" w:type="dxa"/>
            <w:shd w:val="clear" w:color="000000" w:fill="FFFFFF"/>
            <w:noWrap/>
            <w:vAlign w:val="bottom"/>
            <w:hideMark/>
          </w:tcPr>
          <w:p w14:paraId="2F6F7AF2" w14:textId="339D89B3" w:rsidR="00E84416" w:rsidRPr="00C0044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200%</w:t>
            </w:r>
          </w:p>
        </w:tc>
        <w:tc>
          <w:tcPr>
            <w:tcW w:w="1275" w:type="dxa"/>
            <w:shd w:val="clear" w:color="000000" w:fill="F2F2F2"/>
            <w:noWrap/>
            <w:vAlign w:val="bottom"/>
            <w:hideMark/>
          </w:tcPr>
          <w:p w14:paraId="62CC5647" w14:textId="67C165A5"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0.14 </w:t>
            </w:r>
          </w:p>
        </w:tc>
      </w:tr>
      <w:tr w:rsidR="00E84416" w:rsidRPr="00C00447" w14:paraId="456AEC46" w14:textId="77777777" w:rsidTr="00C00447">
        <w:trPr>
          <w:trHeight w:val="180"/>
        </w:trPr>
        <w:tc>
          <w:tcPr>
            <w:tcW w:w="0" w:type="auto"/>
            <w:shd w:val="clear" w:color="auto" w:fill="auto"/>
            <w:noWrap/>
            <w:vAlign w:val="bottom"/>
            <w:hideMark/>
          </w:tcPr>
          <w:p w14:paraId="07542596" w14:textId="77777777" w:rsidR="00E84416" w:rsidRPr="00C00447" w:rsidRDefault="00E84416" w:rsidP="00E84416">
            <w:pPr>
              <w:spacing w:line="240" w:lineRule="auto"/>
              <w:jc w:val="right"/>
              <w:rPr>
                <w:rFonts w:ascii="Arial" w:eastAsia="Times New Roman" w:hAnsi="Arial"/>
                <w:color w:val="auto"/>
                <w:sz w:val="14"/>
                <w:szCs w:val="14"/>
                <w:lang w:eastAsia="en-GB"/>
              </w:rPr>
            </w:pPr>
            <w:proofErr w:type="spellStart"/>
            <w:r w:rsidRPr="00C00447">
              <w:rPr>
                <w:rFonts w:ascii="Arial" w:eastAsia="Times New Roman" w:hAnsi="Arial"/>
                <w:color w:val="auto"/>
                <w:sz w:val="14"/>
                <w:szCs w:val="14"/>
                <w:lang w:eastAsia="en-GB"/>
              </w:rPr>
              <w:t>Sanghar</w:t>
            </w:r>
            <w:proofErr w:type="spellEnd"/>
          </w:p>
        </w:tc>
        <w:tc>
          <w:tcPr>
            <w:tcW w:w="0" w:type="auto"/>
            <w:shd w:val="clear" w:color="000000" w:fill="FFFFFF"/>
            <w:noWrap/>
            <w:vAlign w:val="bottom"/>
            <w:hideMark/>
          </w:tcPr>
          <w:p w14:paraId="4232AD6E" w14:textId="2A59414A"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7.1 </w:t>
            </w:r>
          </w:p>
        </w:tc>
        <w:tc>
          <w:tcPr>
            <w:tcW w:w="1101" w:type="dxa"/>
            <w:shd w:val="clear" w:color="000000" w:fill="FFFFFF"/>
            <w:noWrap/>
            <w:vAlign w:val="bottom"/>
            <w:hideMark/>
          </w:tcPr>
          <w:p w14:paraId="2D3428CF" w14:textId="206FBEB7" w:rsidR="00E84416" w:rsidRPr="00C0044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200%</w:t>
            </w:r>
          </w:p>
        </w:tc>
        <w:tc>
          <w:tcPr>
            <w:tcW w:w="1276" w:type="dxa"/>
            <w:shd w:val="clear" w:color="000000" w:fill="F2F2F2"/>
            <w:noWrap/>
            <w:vAlign w:val="bottom"/>
            <w:hideMark/>
          </w:tcPr>
          <w:p w14:paraId="450E4A7E" w14:textId="2A51EC49"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21 </w:t>
            </w:r>
          </w:p>
        </w:tc>
        <w:tc>
          <w:tcPr>
            <w:tcW w:w="1276" w:type="dxa"/>
            <w:shd w:val="clear" w:color="000000" w:fill="FFFFFF"/>
            <w:noWrap/>
            <w:vAlign w:val="bottom"/>
            <w:hideMark/>
          </w:tcPr>
          <w:p w14:paraId="504C8D94" w14:textId="402D386D"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0.05 </w:t>
            </w:r>
          </w:p>
        </w:tc>
        <w:tc>
          <w:tcPr>
            <w:tcW w:w="1162" w:type="dxa"/>
            <w:shd w:val="clear" w:color="000000" w:fill="FFFFFF"/>
            <w:noWrap/>
            <w:vAlign w:val="bottom"/>
            <w:hideMark/>
          </w:tcPr>
          <w:p w14:paraId="23E03D63" w14:textId="594B112F" w:rsidR="00E84416" w:rsidRPr="00C0044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200%</w:t>
            </w:r>
          </w:p>
        </w:tc>
        <w:tc>
          <w:tcPr>
            <w:tcW w:w="1275" w:type="dxa"/>
            <w:shd w:val="clear" w:color="000000" w:fill="F2F2F2"/>
            <w:noWrap/>
            <w:vAlign w:val="bottom"/>
            <w:hideMark/>
          </w:tcPr>
          <w:p w14:paraId="6C9FB18A" w14:textId="1D12406C"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0.14 </w:t>
            </w:r>
          </w:p>
        </w:tc>
      </w:tr>
      <w:tr w:rsidR="00E84416" w:rsidRPr="00C00447" w14:paraId="2119295D" w14:textId="77777777" w:rsidTr="00C00447">
        <w:trPr>
          <w:trHeight w:val="180"/>
        </w:trPr>
        <w:tc>
          <w:tcPr>
            <w:tcW w:w="0" w:type="auto"/>
            <w:shd w:val="clear" w:color="auto" w:fill="auto"/>
            <w:noWrap/>
            <w:vAlign w:val="bottom"/>
            <w:hideMark/>
          </w:tcPr>
          <w:p w14:paraId="31F71E0F" w14:textId="77777777" w:rsidR="00E84416" w:rsidRPr="00C00447" w:rsidRDefault="00E84416" w:rsidP="00E84416">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Jacobabad</w:t>
            </w:r>
          </w:p>
        </w:tc>
        <w:tc>
          <w:tcPr>
            <w:tcW w:w="0" w:type="auto"/>
            <w:shd w:val="clear" w:color="000000" w:fill="FFFFFF"/>
            <w:noWrap/>
            <w:vAlign w:val="bottom"/>
            <w:hideMark/>
          </w:tcPr>
          <w:p w14:paraId="7048FD1D" w14:textId="4C925D19"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7.1 </w:t>
            </w:r>
          </w:p>
        </w:tc>
        <w:tc>
          <w:tcPr>
            <w:tcW w:w="1101" w:type="dxa"/>
            <w:shd w:val="clear" w:color="000000" w:fill="FFFFFF"/>
            <w:noWrap/>
            <w:vAlign w:val="bottom"/>
            <w:hideMark/>
          </w:tcPr>
          <w:p w14:paraId="3B232F4E" w14:textId="76363998" w:rsidR="00E84416" w:rsidRPr="00C0044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200%</w:t>
            </w:r>
          </w:p>
        </w:tc>
        <w:tc>
          <w:tcPr>
            <w:tcW w:w="1276" w:type="dxa"/>
            <w:shd w:val="clear" w:color="000000" w:fill="F2F2F2"/>
            <w:noWrap/>
            <w:vAlign w:val="bottom"/>
            <w:hideMark/>
          </w:tcPr>
          <w:p w14:paraId="4FDAA138" w14:textId="25FD909B"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21 </w:t>
            </w:r>
          </w:p>
        </w:tc>
        <w:tc>
          <w:tcPr>
            <w:tcW w:w="1276" w:type="dxa"/>
            <w:shd w:val="clear" w:color="000000" w:fill="FFFFFF"/>
            <w:noWrap/>
            <w:vAlign w:val="bottom"/>
            <w:hideMark/>
          </w:tcPr>
          <w:p w14:paraId="1167D20A" w14:textId="44D1ADEC"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0.05 </w:t>
            </w:r>
          </w:p>
        </w:tc>
        <w:tc>
          <w:tcPr>
            <w:tcW w:w="1162" w:type="dxa"/>
            <w:shd w:val="clear" w:color="000000" w:fill="FFFFFF"/>
            <w:noWrap/>
            <w:vAlign w:val="bottom"/>
            <w:hideMark/>
          </w:tcPr>
          <w:p w14:paraId="56F1844D" w14:textId="0D63FAFB" w:rsidR="00E84416" w:rsidRPr="00C0044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200%</w:t>
            </w:r>
          </w:p>
        </w:tc>
        <w:tc>
          <w:tcPr>
            <w:tcW w:w="1275" w:type="dxa"/>
            <w:shd w:val="clear" w:color="000000" w:fill="F2F2F2"/>
            <w:noWrap/>
            <w:vAlign w:val="bottom"/>
            <w:hideMark/>
          </w:tcPr>
          <w:p w14:paraId="0A6D606F" w14:textId="4EF98C92"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0.14 </w:t>
            </w:r>
          </w:p>
        </w:tc>
      </w:tr>
      <w:tr w:rsidR="00E84416" w:rsidRPr="00C00447" w14:paraId="429EE01D" w14:textId="77777777" w:rsidTr="00C00447">
        <w:trPr>
          <w:trHeight w:val="180"/>
        </w:trPr>
        <w:tc>
          <w:tcPr>
            <w:tcW w:w="0" w:type="auto"/>
            <w:shd w:val="clear" w:color="auto" w:fill="auto"/>
            <w:noWrap/>
            <w:vAlign w:val="bottom"/>
            <w:hideMark/>
          </w:tcPr>
          <w:p w14:paraId="5D54A09C" w14:textId="77777777" w:rsidR="00E84416" w:rsidRPr="00C00447" w:rsidRDefault="00E84416" w:rsidP="00E84416">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Larkana</w:t>
            </w:r>
          </w:p>
        </w:tc>
        <w:tc>
          <w:tcPr>
            <w:tcW w:w="0" w:type="auto"/>
            <w:shd w:val="clear" w:color="000000" w:fill="FFFFFF"/>
            <w:noWrap/>
            <w:vAlign w:val="bottom"/>
            <w:hideMark/>
          </w:tcPr>
          <w:p w14:paraId="12A279FC" w14:textId="544DBDE5"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7.1 </w:t>
            </w:r>
          </w:p>
        </w:tc>
        <w:tc>
          <w:tcPr>
            <w:tcW w:w="1101" w:type="dxa"/>
            <w:shd w:val="clear" w:color="000000" w:fill="FFFFFF"/>
            <w:noWrap/>
            <w:vAlign w:val="bottom"/>
            <w:hideMark/>
          </w:tcPr>
          <w:p w14:paraId="7E2E6EF1" w14:textId="170D8716" w:rsidR="00E84416" w:rsidRPr="00C0044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200%</w:t>
            </w:r>
          </w:p>
        </w:tc>
        <w:tc>
          <w:tcPr>
            <w:tcW w:w="1276" w:type="dxa"/>
            <w:shd w:val="clear" w:color="000000" w:fill="F2F2F2"/>
            <w:noWrap/>
            <w:vAlign w:val="bottom"/>
            <w:hideMark/>
          </w:tcPr>
          <w:p w14:paraId="56630ECF" w14:textId="2006C446"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21 </w:t>
            </w:r>
          </w:p>
        </w:tc>
        <w:tc>
          <w:tcPr>
            <w:tcW w:w="1276" w:type="dxa"/>
            <w:shd w:val="clear" w:color="000000" w:fill="FFFFFF"/>
            <w:noWrap/>
            <w:vAlign w:val="bottom"/>
            <w:hideMark/>
          </w:tcPr>
          <w:p w14:paraId="313BED66" w14:textId="48B0B10D"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0.05 </w:t>
            </w:r>
          </w:p>
        </w:tc>
        <w:tc>
          <w:tcPr>
            <w:tcW w:w="1162" w:type="dxa"/>
            <w:shd w:val="clear" w:color="000000" w:fill="FFFFFF"/>
            <w:noWrap/>
            <w:vAlign w:val="bottom"/>
            <w:hideMark/>
          </w:tcPr>
          <w:p w14:paraId="630F1F7E" w14:textId="349A4D5A" w:rsidR="00E84416" w:rsidRPr="00C0044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200%</w:t>
            </w:r>
          </w:p>
        </w:tc>
        <w:tc>
          <w:tcPr>
            <w:tcW w:w="1275" w:type="dxa"/>
            <w:shd w:val="clear" w:color="000000" w:fill="F2F2F2"/>
            <w:noWrap/>
            <w:vAlign w:val="bottom"/>
            <w:hideMark/>
          </w:tcPr>
          <w:p w14:paraId="563822E0" w14:textId="031ABEA0"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0.14 </w:t>
            </w:r>
          </w:p>
        </w:tc>
      </w:tr>
      <w:tr w:rsidR="00E84416" w:rsidRPr="00C00447" w14:paraId="344915D7" w14:textId="77777777" w:rsidTr="00C00447">
        <w:trPr>
          <w:trHeight w:val="180"/>
        </w:trPr>
        <w:tc>
          <w:tcPr>
            <w:tcW w:w="0" w:type="auto"/>
            <w:shd w:val="clear" w:color="auto" w:fill="auto"/>
            <w:noWrap/>
            <w:vAlign w:val="bottom"/>
            <w:hideMark/>
          </w:tcPr>
          <w:p w14:paraId="64089239" w14:textId="77777777" w:rsidR="00E84416" w:rsidRPr="00C00447" w:rsidRDefault="00E84416" w:rsidP="00E84416">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TMK</w:t>
            </w:r>
          </w:p>
        </w:tc>
        <w:tc>
          <w:tcPr>
            <w:tcW w:w="0" w:type="auto"/>
            <w:shd w:val="clear" w:color="000000" w:fill="FFFFFF"/>
            <w:noWrap/>
            <w:vAlign w:val="bottom"/>
            <w:hideMark/>
          </w:tcPr>
          <w:p w14:paraId="37DE7ECE" w14:textId="5781429B"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7.1 </w:t>
            </w:r>
          </w:p>
        </w:tc>
        <w:tc>
          <w:tcPr>
            <w:tcW w:w="1101" w:type="dxa"/>
            <w:shd w:val="clear" w:color="000000" w:fill="FFFFFF"/>
            <w:noWrap/>
            <w:vAlign w:val="bottom"/>
            <w:hideMark/>
          </w:tcPr>
          <w:p w14:paraId="6DB38677" w14:textId="317F4370" w:rsidR="00E84416" w:rsidRPr="00C0044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200%</w:t>
            </w:r>
          </w:p>
        </w:tc>
        <w:tc>
          <w:tcPr>
            <w:tcW w:w="1276" w:type="dxa"/>
            <w:shd w:val="clear" w:color="000000" w:fill="F2F2F2"/>
            <w:noWrap/>
            <w:vAlign w:val="bottom"/>
            <w:hideMark/>
          </w:tcPr>
          <w:p w14:paraId="1B3A7712" w14:textId="251212BB"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21 </w:t>
            </w:r>
          </w:p>
        </w:tc>
        <w:tc>
          <w:tcPr>
            <w:tcW w:w="1276" w:type="dxa"/>
            <w:shd w:val="clear" w:color="000000" w:fill="FFFFFF"/>
            <w:noWrap/>
            <w:vAlign w:val="bottom"/>
            <w:hideMark/>
          </w:tcPr>
          <w:p w14:paraId="2CF6C07C" w14:textId="68E2B642"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0.05 </w:t>
            </w:r>
          </w:p>
        </w:tc>
        <w:tc>
          <w:tcPr>
            <w:tcW w:w="1162" w:type="dxa"/>
            <w:shd w:val="clear" w:color="000000" w:fill="FFFFFF"/>
            <w:noWrap/>
            <w:vAlign w:val="bottom"/>
            <w:hideMark/>
          </w:tcPr>
          <w:p w14:paraId="114331D0" w14:textId="58AD5DA5" w:rsidR="00E84416" w:rsidRPr="00C0044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200%</w:t>
            </w:r>
          </w:p>
        </w:tc>
        <w:tc>
          <w:tcPr>
            <w:tcW w:w="1275" w:type="dxa"/>
            <w:shd w:val="clear" w:color="000000" w:fill="F2F2F2"/>
            <w:noWrap/>
            <w:vAlign w:val="bottom"/>
            <w:hideMark/>
          </w:tcPr>
          <w:p w14:paraId="59DAA717" w14:textId="0FC88F89"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0.14 </w:t>
            </w:r>
          </w:p>
        </w:tc>
      </w:tr>
      <w:tr w:rsidR="00E84416" w:rsidRPr="00C00447" w14:paraId="4A607DE2" w14:textId="77777777" w:rsidTr="00C00447">
        <w:trPr>
          <w:trHeight w:val="180"/>
        </w:trPr>
        <w:tc>
          <w:tcPr>
            <w:tcW w:w="0" w:type="auto"/>
            <w:shd w:val="clear" w:color="auto" w:fill="auto"/>
            <w:noWrap/>
            <w:vAlign w:val="bottom"/>
            <w:hideMark/>
          </w:tcPr>
          <w:p w14:paraId="72D7B5F0" w14:textId="77777777" w:rsidR="00E84416" w:rsidRPr="00C00447" w:rsidRDefault="00E84416" w:rsidP="00E84416">
            <w:pPr>
              <w:spacing w:line="240" w:lineRule="auto"/>
              <w:jc w:val="right"/>
              <w:rPr>
                <w:rFonts w:ascii="Arial" w:eastAsia="Times New Roman" w:hAnsi="Arial"/>
                <w:color w:val="auto"/>
                <w:sz w:val="14"/>
                <w:szCs w:val="14"/>
                <w:lang w:eastAsia="en-GB"/>
              </w:rPr>
            </w:pPr>
            <w:r w:rsidRPr="00C00447">
              <w:rPr>
                <w:rFonts w:ascii="Arial" w:eastAsia="Times New Roman" w:hAnsi="Arial"/>
                <w:color w:val="auto"/>
                <w:sz w:val="14"/>
                <w:szCs w:val="14"/>
                <w:lang w:eastAsia="en-GB"/>
              </w:rPr>
              <w:t>Badin</w:t>
            </w:r>
          </w:p>
        </w:tc>
        <w:tc>
          <w:tcPr>
            <w:tcW w:w="0" w:type="auto"/>
            <w:shd w:val="clear" w:color="000000" w:fill="FFFFFF"/>
            <w:noWrap/>
            <w:vAlign w:val="bottom"/>
            <w:hideMark/>
          </w:tcPr>
          <w:p w14:paraId="586BBA69" w14:textId="0A974857"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7.1 </w:t>
            </w:r>
          </w:p>
        </w:tc>
        <w:tc>
          <w:tcPr>
            <w:tcW w:w="1101" w:type="dxa"/>
            <w:shd w:val="clear" w:color="000000" w:fill="FFFFFF"/>
            <w:noWrap/>
            <w:vAlign w:val="bottom"/>
            <w:hideMark/>
          </w:tcPr>
          <w:p w14:paraId="37DB42A9" w14:textId="7EF12217" w:rsidR="00E84416" w:rsidRPr="00C0044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200%</w:t>
            </w:r>
          </w:p>
        </w:tc>
        <w:tc>
          <w:tcPr>
            <w:tcW w:w="1276" w:type="dxa"/>
            <w:shd w:val="clear" w:color="000000" w:fill="F2F2F2"/>
            <w:noWrap/>
            <w:vAlign w:val="bottom"/>
            <w:hideMark/>
          </w:tcPr>
          <w:p w14:paraId="7199122D" w14:textId="6F7E26D1"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21 </w:t>
            </w:r>
          </w:p>
        </w:tc>
        <w:tc>
          <w:tcPr>
            <w:tcW w:w="1276" w:type="dxa"/>
            <w:shd w:val="clear" w:color="000000" w:fill="FFFFFF"/>
            <w:noWrap/>
            <w:vAlign w:val="bottom"/>
            <w:hideMark/>
          </w:tcPr>
          <w:p w14:paraId="185B3ED0" w14:textId="110A6AD9"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0.05 </w:t>
            </w:r>
          </w:p>
        </w:tc>
        <w:tc>
          <w:tcPr>
            <w:tcW w:w="1162" w:type="dxa"/>
            <w:shd w:val="clear" w:color="000000" w:fill="FFFFFF"/>
            <w:noWrap/>
            <w:vAlign w:val="bottom"/>
            <w:hideMark/>
          </w:tcPr>
          <w:p w14:paraId="7F856BC7" w14:textId="5B5BB6CE" w:rsidR="00E84416" w:rsidRPr="00C0044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200%</w:t>
            </w:r>
          </w:p>
        </w:tc>
        <w:tc>
          <w:tcPr>
            <w:tcW w:w="1275" w:type="dxa"/>
            <w:shd w:val="clear" w:color="000000" w:fill="F2F2F2"/>
            <w:noWrap/>
            <w:vAlign w:val="bottom"/>
            <w:hideMark/>
          </w:tcPr>
          <w:p w14:paraId="3C84B6AA" w14:textId="344ABEE8"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0.14 </w:t>
            </w:r>
          </w:p>
        </w:tc>
      </w:tr>
      <w:tr w:rsidR="00E84416" w:rsidRPr="00C00447" w14:paraId="7DAB8723" w14:textId="77777777" w:rsidTr="00C00447">
        <w:trPr>
          <w:trHeight w:val="180"/>
        </w:trPr>
        <w:tc>
          <w:tcPr>
            <w:tcW w:w="0" w:type="auto"/>
            <w:shd w:val="clear" w:color="auto" w:fill="auto"/>
            <w:noWrap/>
            <w:vAlign w:val="bottom"/>
            <w:hideMark/>
          </w:tcPr>
          <w:p w14:paraId="72CA370B" w14:textId="77777777" w:rsidR="00E84416" w:rsidRPr="00C00447" w:rsidRDefault="00E84416" w:rsidP="00E84416">
            <w:pPr>
              <w:spacing w:line="240" w:lineRule="auto"/>
              <w:jc w:val="right"/>
              <w:rPr>
                <w:rFonts w:ascii="Arial" w:eastAsia="Times New Roman" w:hAnsi="Arial"/>
                <w:color w:val="auto"/>
                <w:sz w:val="14"/>
                <w:szCs w:val="14"/>
                <w:lang w:eastAsia="en-GB"/>
              </w:rPr>
            </w:pPr>
            <w:proofErr w:type="spellStart"/>
            <w:r w:rsidRPr="00C00447">
              <w:rPr>
                <w:rFonts w:ascii="Arial" w:eastAsia="Times New Roman" w:hAnsi="Arial"/>
                <w:color w:val="auto"/>
                <w:sz w:val="14"/>
                <w:szCs w:val="14"/>
                <w:lang w:eastAsia="en-GB"/>
              </w:rPr>
              <w:t>Kambar</w:t>
            </w:r>
            <w:proofErr w:type="spellEnd"/>
            <w:r w:rsidRPr="00C00447">
              <w:rPr>
                <w:rFonts w:ascii="Arial" w:eastAsia="Times New Roman" w:hAnsi="Arial"/>
                <w:color w:val="auto"/>
                <w:sz w:val="14"/>
                <w:szCs w:val="14"/>
                <w:lang w:eastAsia="en-GB"/>
              </w:rPr>
              <w:t xml:space="preserve"> </w:t>
            </w:r>
            <w:proofErr w:type="spellStart"/>
            <w:r w:rsidRPr="00C00447">
              <w:rPr>
                <w:rFonts w:ascii="Arial" w:eastAsia="Times New Roman" w:hAnsi="Arial"/>
                <w:color w:val="auto"/>
                <w:sz w:val="14"/>
                <w:szCs w:val="14"/>
                <w:lang w:eastAsia="en-GB"/>
              </w:rPr>
              <w:t>Shahdadkot</w:t>
            </w:r>
            <w:proofErr w:type="spellEnd"/>
          </w:p>
        </w:tc>
        <w:tc>
          <w:tcPr>
            <w:tcW w:w="0" w:type="auto"/>
            <w:shd w:val="clear" w:color="000000" w:fill="FFFFFF"/>
            <w:noWrap/>
            <w:vAlign w:val="bottom"/>
            <w:hideMark/>
          </w:tcPr>
          <w:p w14:paraId="52AE8912" w14:textId="0843536B"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7.1 </w:t>
            </w:r>
          </w:p>
        </w:tc>
        <w:tc>
          <w:tcPr>
            <w:tcW w:w="1101" w:type="dxa"/>
            <w:shd w:val="clear" w:color="000000" w:fill="FFFFFF"/>
            <w:noWrap/>
            <w:vAlign w:val="bottom"/>
            <w:hideMark/>
          </w:tcPr>
          <w:p w14:paraId="0CCD5CEC" w14:textId="545998BD" w:rsidR="00E84416" w:rsidRPr="00C0044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200%</w:t>
            </w:r>
          </w:p>
        </w:tc>
        <w:tc>
          <w:tcPr>
            <w:tcW w:w="1276" w:type="dxa"/>
            <w:shd w:val="clear" w:color="000000" w:fill="F2F2F2"/>
            <w:noWrap/>
            <w:vAlign w:val="bottom"/>
            <w:hideMark/>
          </w:tcPr>
          <w:p w14:paraId="3D7273FF" w14:textId="5F46DBFC"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21 </w:t>
            </w:r>
          </w:p>
        </w:tc>
        <w:tc>
          <w:tcPr>
            <w:tcW w:w="1276" w:type="dxa"/>
            <w:shd w:val="clear" w:color="000000" w:fill="FFFFFF"/>
            <w:noWrap/>
            <w:vAlign w:val="bottom"/>
            <w:hideMark/>
          </w:tcPr>
          <w:p w14:paraId="6AD8C232" w14:textId="084AC805"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0.05 </w:t>
            </w:r>
          </w:p>
        </w:tc>
        <w:tc>
          <w:tcPr>
            <w:tcW w:w="1162" w:type="dxa"/>
            <w:shd w:val="clear" w:color="000000" w:fill="FFFFFF"/>
            <w:noWrap/>
            <w:vAlign w:val="bottom"/>
            <w:hideMark/>
          </w:tcPr>
          <w:p w14:paraId="189ED9B9" w14:textId="611ADF02" w:rsidR="00E84416" w:rsidRPr="00C0044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200%</w:t>
            </w:r>
          </w:p>
        </w:tc>
        <w:tc>
          <w:tcPr>
            <w:tcW w:w="1275" w:type="dxa"/>
            <w:shd w:val="clear" w:color="000000" w:fill="F2F2F2"/>
            <w:noWrap/>
            <w:vAlign w:val="bottom"/>
            <w:hideMark/>
          </w:tcPr>
          <w:p w14:paraId="211354DE" w14:textId="5A183C86"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0.14 </w:t>
            </w:r>
          </w:p>
        </w:tc>
      </w:tr>
      <w:tr w:rsidR="00E84416" w:rsidRPr="00C00447" w14:paraId="2A77D944" w14:textId="77777777" w:rsidTr="00C00447">
        <w:trPr>
          <w:trHeight w:val="180"/>
        </w:trPr>
        <w:tc>
          <w:tcPr>
            <w:tcW w:w="0" w:type="auto"/>
            <w:shd w:val="clear" w:color="auto" w:fill="auto"/>
            <w:noWrap/>
            <w:vAlign w:val="bottom"/>
            <w:hideMark/>
          </w:tcPr>
          <w:p w14:paraId="386C3649" w14:textId="77777777" w:rsidR="00E84416" w:rsidRPr="00C00447" w:rsidRDefault="00E84416" w:rsidP="00E84416">
            <w:pPr>
              <w:spacing w:line="240" w:lineRule="auto"/>
              <w:jc w:val="right"/>
              <w:rPr>
                <w:rFonts w:ascii="Arial" w:eastAsia="Times New Roman" w:hAnsi="Arial"/>
                <w:color w:val="auto"/>
                <w:sz w:val="14"/>
                <w:szCs w:val="14"/>
                <w:lang w:eastAsia="en-GB"/>
              </w:rPr>
            </w:pPr>
            <w:proofErr w:type="spellStart"/>
            <w:r w:rsidRPr="00C00447">
              <w:rPr>
                <w:rFonts w:ascii="Arial" w:eastAsia="Times New Roman" w:hAnsi="Arial"/>
                <w:color w:val="auto"/>
                <w:sz w:val="14"/>
                <w:szCs w:val="14"/>
                <w:lang w:eastAsia="en-GB"/>
              </w:rPr>
              <w:t>Kashmore</w:t>
            </w:r>
            <w:proofErr w:type="spellEnd"/>
          </w:p>
        </w:tc>
        <w:tc>
          <w:tcPr>
            <w:tcW w:w="0" w:type="auto"/>
            <w:shd w:val="clear" w:color="000000" w:fill="FFFFFF"/>
            <w:noWrap/>
            <w:vAlign w:val="bottom"/>
            <w:hideMark/>
          </w:tcPr>
          <w:p w14:paraId="2A6B7001" w14:textId="42BAC414"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7.1 </w:t>
            </w:r>
          </w:p>
        </w:tc>
        <w:tc>
          <w:tcPr>
            <w:tcW w:w="1101" w:type="dxa"/>
            <w:shd w:val="clear" w:color="000000" w:fill="FFFFFF"/>
            <w:noWrap/>
            <w:vAlign w:val="bottom"/>
            <w:hideMark/>
          </w:tcPr>
          <w:p w14:paraId="76B495E6" w14:textId="4C8BE00D" w:rsidR="00E84416" w:rsidRPr="00C0044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200%</w:t>
            </w:r>
          </w:p>
        </w:tc>
        <w:tc>
          <w:tcPr>
            <w:tcW w:w="1276" w:type="dxa"/>
            <w:shd w:val="clear" w:color="000000" w:fill="F2F2F2"/>
            <w:noWrap/>
            <w:vAlign w:val="bottom"/>
            <w:hideMark/>
          </w:tcPr>
          <w:p w14:paraId="08E799F6" w14:textId="1FA16620"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21 </w:t>
            </w:r>
          </w:p>
        </w:tc>
        <w:tc>
          <w:tcPr>
            <w:tcW w:w="1276" w:type="dxa"/>
            <w:shd w:val="clear" w:color="000000" w:fill="FFFFFF"/>
            <w:noWrap/>
            <w:vAlign w:val="bottom"/>
            <w:hideMark/>
          </w:tcPr>
          <w:p w14:paraId="380A1A28" w14:textId="23BF93ED"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0.05 </w:t>
            </w:r>
          </w:p>
        </w:tc>
        <w:tc>
          <w:tcPr>
            <w:tcW w:w="1162" w:type="dxa"/>
            <w:shd w:val="clear" w:color="000000" w:fill="FFFFFF"/>
            <w:noWrap/>
            <w:vAlign w:val="bottom"/>
            <w:hideMark/>
          </w:tcPr>
          <w:p w14:paraId="769A3550" w14:textId="5509994F" w:rsidR="00E84416" w:rsidRPr="00C00447" w:rsidRDefault="00E84416" w:rsidP="00E84416">
            <w:pPr>
              <w:spacing w:line="240" w:lineRule="auto"/>
              <w:jc w:val="right"/>
              <w:rPr>
                <w:rFonts w:ascii="Arial" w:eastAsia="Times New Roman" w:hAnsi="Arial"/>
                <w:color w:val="auto"/>
                <w:sz w:val="14"/>
                <w:szCs w:val="14"/>
                <w:lang w:eastAsia="en-GB"/>
              </w:rPr>
            </w:pPr>
            <w:r>
              <w:rPr>
                <w:rFonts w:ascii="Arial" w:hAnsi="Arial"/>
                <w:sz w:val="14"/>
                <w:szCs w:val="14"/>
              </w:rPr>
              <w:t>200%</w:t>
            </w:r>
          </w:p>
        </w:tc>
        <w:tc>
          <w:tcPr>
            <w:tcW w:w="1275" w:type="dxa"/>
            <w:shd w:val="clear" w:color="000000" w:fill="F2F2F2"/>
            <w:noWrap/>
            <w:vAlign w:val="bottom"/>
            <w:hideMark/>
          </w:tcPr>
          <w:p w14:paraId="14FC3487" w14:textId="2249A7AE" w:rsidR="00E84416" w:rsidRPr="00C00447" w:rsidRDefault="00E84416" w:rsidP="00E84416">
            <w:pPr>
              <w:spacing w:line="240" w:lineRule="auto"/>
              <w:jc w:val="left"/>
              <w:rPr>
                <w:rFonts w:ascii="Arial" w:eastAsia="Times New Roman" w:hAnsi="Arial"/>
                <w:color w:val="auto"/>
                <w:sz w:val="14"/>
                <w:szCs w:val="14"/>
                <w:lang w:eastAsia="en-GB"/>
              </w:rPr>
            </w:pPr>
            <w:r>
              <w:rPr>
                <w:rFonts w:ascii="Arial" w:hAnsi="Arial"/>
                <w:sz w:val="14"/>
                <w:szCs w:val="14"/>
              </w:rPr>
              <w:t xml:space="preserve">        0.14 </w:t>
            </w:r>
          </w:p>
        </w:tc>
      </w:tr>
    </w:tbl>
    <w:p w14:paraId="73CD971E" w14:textId="77777777" w:rsidR="00842907" w:rsidRPr="00644366" w:rsidRDefault="00842907" w:rsidP="00C00447">
      <w:pPr>
        <w:pStyle w:val="Normalnumbered"/>
        <w:numPr>
          <w:ilvl w:val="0"/>
          <w:numId w:val="0"/>
        </w:numPr>
        <w:rPr>
          <w:color w:val="auto"/>
        </w:rPr>
      </w:pPr>
    </w:p>
    <w:p w14:paraId="374205E8" w14:textId="4EF6896A" w:rsidR="00FD3381" w:rsidRDefault="00FD3381" w:rsidP="00FD3381">
      <w:pPr>
        <w:pStyle w:val="Normalnumbered"/>
      </w:pPr>
      <w:r w:rsidRPr="0043287D">
        <w:rPr>
          <w:b/>
          <w:bCs/>
        </w:rPr>
        <w:t xml:space="preserve">The estimated </w:t>
      </w:r>
      <w:r w:rsidR="0043287D" w:rsidRPr="0043287D">
        <w:rPr>
          <w:b/>
          <w:bCs/>
        </w:rPr>
        <w:t xml:space="preserve">programme </w:t>
      </w:r>
      <w:r w:rsidRPr="0043287D">
        <w:rPr>
          <w:b/>
          <w:bCs/>
        </w:rPr>
        <w:t xml:space="preserve">coverage </w:t>
      </w:r>
      <w:r w:rsidR="0043287D" w:rsidRPr="0043287D">
        <w:rPr>
          <w:b/>
          <w:bCs/>
        </w:rPr>
        <w:t xml:space="preserve">for the supplementation of </w:t>
      </w:r>
      <w:r w:rsidRPr="0043287D">
        <w:rPr>
          <w:b/>
          <w:bCs/>
        </w:rPr>
        <w:t xml:space="preserve">vitamin A </w:t>
      </w:r>
      <w:r w:rsidR="00DC6BC4" w:rsidRPr="0043287D">
        <w:rPr>
          <w:b/>
          <w:bCs/>
        </w:rPr>
        <w:t xml:space="preserve">in Sindh for 2019 </w:t>
      </w:r>
      <w:r w:rsidRPr="0043287D">
        <w:rPr>
          <w:b/>
          <w:bCs/>
        </w:rPr>
        <w:t>among children 6-59 months</w:t>
      </w:r>
      <w:r w:rsidR="00DC6BC4" w:rsidRPr="0043287D">
        <w:rPr>
          <w:b/>
          <w:bCs/>
        </w:rPr>
        <w:t xml:space="preserve"> is 87%.</w:t>
      </w:r>
      <w:r w:rsidR="0043287D">
        <w:t xml:space="preserve"> Almost full coverage level was reported for </w:t>
      </w:r>
      <w:r w:rsidR="00EB778A">
        <w:t>the majority</w:t>
      </w:r>
      <w:r w:rsidR="0043287D">
        <w:t xml:space="preserve"> </w:t>
      </w:r>
      <w:r w:rsidR="00EB778A">
        <w:t xml:space="preserve">of </w:t>
      </w:r>
      <w:r w:rsidR="0043287D">
        <w:t>districts with the exception of</w:t>
      </w:r>
      <w:r w:rsidR="00DC6BC4">
        <w:t xml:space="preserve"> </w:t>
      </w:r>
      <w:proofErr w:type="spellStart"/>
      <w:r w:rsidR="0043287D" w:rsidRPr="0043287D">
        <w:t>Tahrparkar</w:t>
      </w:r>
      <w:proofErr w:type="spellEnd"/>
      <w:r w:rsidR="0043287D">
        <w:t xml:space="preserve">, </w:t>
      </w:r>
      <w:r w:rsidR="0043287D" w:rsidRPr="0043287D">
        <w:t>Karachi west</w:t>
      </w:r>
      <w:r w:rsidR="0043287D">
        <w:t xml:space="preserve"> and </w:t>
      </w:r>
      <w:r w:rsidR="0043287D" w:rsidRPr="0043287D">
        <w:t>Korangi</w:t>
      </w:r>
      <w:r w:rsidR="0043287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3"/>
        <w:gridCol w:w="1352"/>
      </w:tblGrid>
      <w:tr w:rsidR="00D52E65" w:rsidRPr="005219D8" w14:paraId="02FC634D" w14:textId="77777777" w:rsidTr="00D52E65">
        <w:trPr>
          <w:trHeight w:val="680"/>
        </w:trPr>
        <w:tc>
          <w:tcPr>
            <w:tcW w:w="5033" w:type="dxa"/>
            <w:gridSpan w:val="3"/>
            <w:shd w:val="clear" w:color="auto" w:fill="D9D9D9" w:themeFill="background1" w:themeFillShade="D9"/>
          </w:tcPr>
          <w:p w14:paraId="7551684D" w14:textId="77777777" w:rsidR="00D52E65" w:rsidRPr="005219D8" w:rsidRDefault="00D52E65" w:rsidP="005219D8">
            <w:pPr>
              <w:spacing w:line="240" w:lineRule="auto"/>
              <w:jc w:val="left"/>
              <w:rPr>
                <w:rFonts w:ascii="Arial" w:eastAsia="Times New Roman" w:hAnsi="Arial"/>
                <w:b/>
                <w:bCs/>
                <w:color w:val="auto"/>
                <w:sz w:val="14"/>
                <w:szCs w:val="14"/>
                <w:lang w:eastAsia="en-GB"/>
              </w:rPr>
            </w:pPr>
            <w:r w:rsidRPr="005219D8">
              <w:rPr>
                <w:rFonts w:ascii="Arial" w:eastAsia="Times New Roman" w:hAnsi="Arial"/>
                <w:b/>
                <w:bCs/>
                <w:color w:val="auto"/>
                <w:sz w:val="14"/>
                <w:szCs w:val="14"/>
                <w:lang w:eastAsia="en-GB"/>
              </w:rPr>
              <w:t> </w:t>
            </w:r>
          </w:p>
          <w:p w14:paraId="5200C7C3" w14:textId="3C49C683" w:rsidR="00D52E65" w:rsidRPr="005219D8" w:rsidRDefault="00D52E65" w:rsidP="005219D8">
            <w:pPr>
              <w:spacing w:line="240" w:lineRule="auto"/>
              <w:jc w:val="center"/>
              <w:rPr>
                <w:rFonts w:ascii="Arial" w:eastAsia="Times New Roman" w:hAnsi="Arial"/>
                <w:b/>
                <w:bCs/>
                <w:color w:val="auto"/>
                <w:sz w:val="14"/>
                <w:szCs w:val="14"/>
                <w:lang w:eastAsia="en-GB"/>
              </w:rPr>
            </w:pPr>
            <w:r w:rsidRPr="005219D8">
              <w:rPr>
                <w:rFonts w:ascii="Arial" w:eastAsia="Times New Roman" w:hAnsi="Arial"/>
                <w:b/>
                <w:bCs/>
                <w:color w:val="auto"/>
                <w:sz w:val="14"/>
                <w:szCs w:val="14"/>
                <w:lang w:eastAsia="en-GB"/>
              </w:rPr>
              <w:t>Baseline coverage</w:t>
            </w:r>
            <w:r w:rsidRPr="005219D8">
              <w:rPr>
                <w:rFonts w:ascii="Arial" w:eastAsia="Times New Roman" w:hAnsi="Arial"/>
                <w:b/>
                <w:bCs/>
                <w:color w:val="auto"/>
                <w:sz w:val="14"/>
                <w:szCs w:val="14"/>
                <w:lang w:eastAsia="en-GB"/>
              </w:rPr>
              <w:br/>
              <w:t>(2019)</w:t>
            </w:r>
          </w:p>
        </w:tc>
      </w:tr>
      <w:tr w:rsidR="005219D8" w:rsidRPr="005219D8" w14:paraId="64109635" w14:textId="77777777" w:rsidTr="005219D8">
        <w:trPr>
          <w:trHeight w:val="645"/>
        </w:trPr>
        <w:tc>
          <w:tcPr>
            <w:tcW w:w="1838" w:type="dxa"/>
            <w:vAlign w:val="center"/>
          </w:tcPr>
          <w:p w14:paraId="42F06292" w14:textId="0D4C66BC" w:rsidR="005219D8" w:rsidRPr="005219D8" w:rsidRDefault="005219D8" w:rsidP="005219D8">
            <w:pPr>
              <w:spacing w:line="240" w:lineRule="auto"/>
              <w:jc w:val="center"/>
              <w:rPr>
                <w:rFonts w:ascii="Arial" w:eastAsia="Times New Roman" w:hAnsi="Arial"/>
                <w:b/>
                <w:bCs/>
                <w:color w:val="auto"/>
                <w:sz w:val="14"/>
                <w:szCs w:val="14"/>
                <w:lang w:eastAsia="en-GB"/>
              </w:rPr>
            </w:pPr>
            <w:r w:rsidRPr="005219D8">
              <w:rPr>
                <w:rFonts w:ascii="Arial" w:eastAsia="Times New Roman" w:hAnsi="Arial"/>
                <w:b/>
                <w:bCs/>
                <w:color w:val="auto"/>
                <w:sz w:val="14"/>
                <w:szCs w:val="14"/>
                <w:lang w:eastAsia="en-GB"/>
              </w:rPr>
              <w:t>Programme</w:t>
            </w:r>
          </w:p>
        </w:tc>
        <w:tc>
          <w:tcPr>
            <w:tcW w:w="1843" w:type="dxa"/>
            <w:shd w:val="clear" w:color="auto" w:fill="auto"/>
            <w:noWrap/>
            <w:vAlign w:val="center"/>
            <w:hideMark/>
          </w:tcPr>
          <w:p w14:paraId="277A442F" w14:textId="0D651D16" w:rsidR="005219D8" w:rsidRPr="005219D8" w:rsidRDefault="005219D8" w:rsidP="005219D8">
            <w:pPr>
              <w:spacing w:line="240" w:lineRule="auto"/>
              <w:jc w:val="left"/>
              <w:rPr>
                <w:rFonts w:ascii="Arial" w:eastAsia="Times New Roman" w:hAnsi="Arial"/>
                <w:b/>
                <w:bCs/>
                <w:color w:val="auto"/>
                <w:sz w:val="14"/>
                <w:szCs w:val="14"/>
                <w:lang w:eastAsia="en-GB"/>
              </w:rPr>
            </w:pPr>
            <w:r w:rsidRPr="005219D8">
              <w:rPr>
                <w:rFonts w:ascii="Arial" w:eastAsia="Times New Roman" w:hAnsi="Arial"/>
                <w:b/>
                <w:bCs/>
                <w:color w:val="auto"/>
                <w:sz w:val="14"/>
                <w:szCs w:val="14"/>
                <w:lang w:eastAsia="en-GB"/>
              </w:rPr>
              <w:t> Province/District</w:t>
            </w:r>
          </w:p>
        </w:tc>
        <w:tc>
          <w:tcPr>
            <w:tcW w:w="1352" w:type="dxa"/>
            <w:shd w:val="clear" w:color="auto" w:fill="FFFFFF" w:themeFill="background1"/>
            <w:vAlign w:val="center"/>
            <w:hideMark/>
          </w:tcPr>
          <w:p w14:paraId="1896964C" w14:textId="77777777" w:rsidR="005219D8" w:rsidRPr="005219D8" w:rsidRDefault="005219D8" w:rsidP="005219D8">
            <w:pPr>
              <w:spacing w:line="240" w:lineRule="auto"/>
              <w:jc w:val="center"/>
              <w:rPr>
                <w:rFonts w:ascii="Arial" w:eastAsia="Times New Roman" w:hAnsi="Arial"/>
                <w:b/>
                <w:bCs/>
                <w:color w:val="auto"/>
                <w:sz w:val="14"/>
                <w:szCs w:val="14"/>
                <w:lang w:eastAsia="en-GB"/>
              </w:rPr>
            </w:pPr>
            <w:r w:rsidRPr="005219D8">
              <w:rPr>
                <w:rFonts w:ascii="Arial" w:eastAsia="Times New Roman" w:hAnsi="Arial"/>
                <w:b/>
                <w:bCs/>
                <w:color w:val="auto"/>
                <w:sz w:val="14"/>
                <w:szCs w:val="14"/>
                <w:lang w:eastAsia="en-GB"/>
              </w:rPr>
              <w:t>Vitamin A Supplementation</w:t>
            </w:r>
          </w:p>
        </w:tc>
      </w:tr>
      <w:tr w:rsidR="005219D8" w:rsidRPr="005219D8" w14:paraId="1D38B9B7" w14:textId="77777777" w:rsidTr="005219D8">
        <w:trPr>
          <w:trHeight w:val="412"/>
        </w:trPr>
        <w:tc>
          <w:tcPr>
            <w:tcW w:w="1838" w:type="dxa"/>
            <w:shd w:val="clear" w:color="000000" w:fill="FFFFFF"/>
          </w:tcPr>
          <w:p w14:paraId="58DD65B7" w14:textId="77777777" w:rsidR="005219D8" w:rsidRPr="005219D8" w:rsidRDefault="005219D8" w:rsidP="005219D8">
            <w:pPr>
              <w:spacing w:line="240" w:lineRule="auto"/>
              <w:jc w:val="right"/>
              <w:rPr>
                <w:rFonts w:ascii="Arial" w:eastAsia="Times New Roman" w:hAnsi="Arial"/>
                <w:b/>
                <w:bCs/>
                <w:color w:val="auto"/>
                <w:sz w:val="14"/>
                <w:szCs w:val="14"/>
                <w:lang w:eastAsia="en-GB"/>
              </w:rPr>
            </w:pPr>
          </w:p>
        </w:tc>
        <w:tc>
          <w:tcPr>
            <w:tcW w:w="1843" w:type="dxa"/>
            <w:shd w:val="clear" w:color="000000" w:fill="FFFFFF"/>
            <w:noWrap/>
            <w:vAlign w:val="center"/>
            <w:hideMark/>
          </w:tcPr>
          <w:p w14:paraId="1F067E32" w14:textId="72343B8C" w:rsidR="005219D8" w:rsidRPr="005219D8" w:rsidRDefault="005219D8" w:rsidP="005219D8">
            <w:pPr>
              <w:spacing w:line="240" w:lineRule="auto"/>
              <w:jc w:val="right"/>
              <w:rPr>
                <w:rFonts w:ascii="Arial" w:eastAsia="Times New Roman" w:hAnsi="Arial"/>
                <w:b/>
                <w:bCs/>
                <w:color w:val="auto"/>
                <w:sz w:val="14"/>
                <w:szCs w:val="14"/>
                <w:lang w:eastAsia="en-GB"/>
              </w:rPr>
            </w:pPr>
            <w:r w:rsidRPr="005219D8">
              <w:rPr>
                <w:rFonts w:ascii="Arial" w:eastAsia="Times New Roman" w:hAnsi="Arial"/>
                <w:b/>
                <w:bCs/>
                <w:color w:val="auto"/>
                <w:sz w:val="14"/>
                <w:szCs w:val="14"/>
                <w:lang w:eastAsia="en-GB"/>
              </w:rPr>
              <w:t>Sindh</w:t>
            </w:r>
          </w:p>
        </w:tc>
        <w:tc>
          <w:tcPr>
            <w:tcW w:w="1352" w:type="dxa"/>
            <w:shd w:val="clear" w:color="auto" w:fill="E7E6E6" w:themeFill="background2"/>
            <w:noWrap/>
            <w:vAlign w:val="center"/>
            <w:hideMark/>
          </w:tcPr>
          <w:p w14:paraId="57240DF8" w14:textId="77777777" w:rsidR="005219D8" w:rsidRPr="005219D8" w:rsidRDefault="005219D8" w:rsidP="005219D8">
            <w:pPr>
              <w:spacing w:line="240" w:lineRule="auto"/>
              <w:jc w:val="right"/>
              <w:rPr>
                <w:rFonts w:ascii="Arial" w:eastAsia="Times New Roman" w:hAnsi="Arial"/>
                <w:b/>
                <w:bCs/>
                <w:color w:val="auto"/>
                <w:sz w:val="14"/>
                <w:szCs w:val="14"/>
                <w:lang w:eastAsia="en-GB"/>
              </w:rPr>
            </w:pPr>
            <w:r w:rsidRPr="005219D8">
              <w:rPr>
                <w:rFonts w:ascii="Arial" w:eastAsia="Times New Roman" w:hAnsi="Arial"/>
                <w:b/>
                <w:bCs/>
                <w:color w:val="auto"/>
                <w:sz w:val="14"/>
                <w:szCs w:val="14"/>
                <w:lang w:eastAsia="en-GB"/>
              </w:rPr>
              <w:t>87%</w:t>
            </w:r>
          </w:p>
        </w:tc>
      </w:tr>
      <w:tr w:rsidR="005219D8" w:rsidRPr="005219D8" w14:paraId="1B0F2B8D" w14:textId="77777777" w:rsidTr="005219D8">
        <w:trPr>
          <w:trHeight w:val="180"/>
        </w:trPr>
        <w:tc>
          <w:tcPr>
            <w:tcW w:w="1838" w:type="dxa"/>
            <w:vMerge w:val="restart"/>
            <w:vAlign w:val="center"/>
          </w:tcPr>
          <w:p w14:paraId="0E3AF2D2" w14:textId="77777777" w:rsidR="005219D8" w:rsidRPr="00C96F4F" w:rsidRDefault="005219D8" w:rsidP="005219D8">
            <w:pPr>
              <w:spacing w:line="240" w:lineRule="auto"/>
              <w:jc w:val="center"/>
              <w:rPr>
                <w:rFonts w:ascii="Arial" w:eastAsia="Times New Roman" w:hAnsi="Arial"/>
                <w:b/>
                <w:bCs/>
                <w:color w:val="000000"/>
                <w:sz w:val="14"/>
                <w:szCs w:val="14"/>
                <w:lang w:eastAsia="en-GB"/>
              </w:rPr>
            </w:pPr>
            <w:r w:rsidRPr="00C96F4F">
              <w:rPr>
                <w:rFonts w:ascii="Arial" w:eastAsia="Times New Roman" w:hAnsi="Arial"/>
                <w:b/>
                <w:bCs/>
                <w:color w:val="000000"/>
                <w:sz w:val="14"/>
                <w:szCs w:val="14"/>
                <w:lang w:eastAsia="en-GB"/>
              </w:rPr>
              <w:t>NSP</w:t>
            </w:r>
          </w:p>
          <w:p w14:paraId="0F9FDA91"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2439540F" w14:textId="67890C0A"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Tahrparkar</w:t>
            </w:r>
            <w:proofErr w:type="spellEnd"/>
          </w:p>
        </w:tc>
        <w:tc>
          <w:tcPr>
            <w:tcW w:w="1352" w:type="dxa"/>
            <w:shd w:val="clear" w:color="auto" w:fill="FFFFFF" w:themeFill="background1"/>
            <w:noWrap/>
            <w:vAlign w:val="bottom"/>
            <w:hideMark/>
          </w:tcPr>
          <w:p w14:paraId="465A8E3A"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42%</w:t>
            </w:r>
          </w:p>
        </w:tc>
      </w:tr>
      <w:tr w:rsidR="005219D8" w:rsidRPr="005219D8" w14:paraId="0F8E64F2" w14:textId="77777777" w:rsidTr="004E5EFD">
        <w:trPr>
          <w:trHeight w:val="180"/>
        </w:trPr>
        <w:tc>
          <w:tcPr>
            <w:tcW w:w="1838" w:type="dxa"/>
            <w:vMerge/>
            <w:vAlign w:val="center"/>
          </w:tcPr>
          <w:p w14:paraId="385BAC24"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300689F4" w14:textId="095C6357"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Umerkot</w:t>
            </w:r>
            <w:proofErr w:type="spellEnd"/>
          </w:p>
        </w:tc>
        <w:tc>
          <w:tcPr>
            <w:tcW w:w="1352" w:type="dxa"/>
            <w:shd w:val="clear" w:color="auto" w:fill="FFFFFF" w:themeFill="background1"/>
            <w:noWrap/>
            <w:vAlign w:val="bottom"/>
            <w:hideMark/>
          </w:tcPr>
          <w:p w14:paraId="05E7254B"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259A24EF" w14:textId="77777777" w:rsidTr="004E5EFD">
        <w:trPr>
          <w:trHeight w:val="180"/>
        </w:trPr>
        <w:tc>
          <w:tcPr>
            <w:tcW w:w="1838" w:type="dxa"/>
            <w:vMerge/>
            <w:vAlign w:val="center"/>
          </w:tcPr>
          <w:p w14:paraId="4F2D99BA"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64C36251" w14:textId="205DF285"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Sanghar</w:t>
            </w:r>
            <w:proofErr w:type="spellEnd"/>
          </w:p>
        </w:tc>
        <w:tc>
          <w:tcPr>
            <w:tcW w:w="1352" w:type="dxa"/>
            <w:shd w:val="clear" w:color="auto" w:fill="FFFFFF" w:themeFill="background1"/>
            <w:noWrap/>
            <w:vAlign w:val="bottom"/>
            <w:hideMark/>
          </w:tcPr>
          <w:p w14:paraId="369FA56D"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3DBA29F4" w14:textId="77777777" w:rsidTr="004E5EFD">
        <w:trPr>
          <w:trHeight w:val="180"/>
        </w:trPr>
        <w:tc>
          <w:tcPr>
            <w:tcW w:w="1838" w:type="dxa"/>
            <w:vMerge/>
            <w:vAlign w:val="center"/>
          </w:tcPr>
          <w:p w14:paraId="4F7E9710"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2587B29A" w14:textId="190AD448"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Jacobabad</w:t>
            </w:r>
          </w:p>
        </w:tc>
        <w:tc>
          <w:tcPr>
            <w:tcW w:w="1352" w:type="dxa"/>
            <w:shd w:val="clear" w:color="auto" w:fill="FFFFFF" w:themeFill="background1"/>
            <w:noWrap/>
            <w:vAlign w:val="bottom"/>
            <w:hideMark/>
          </w:tcPr>
          <w:p w14:paraId="61DB8640"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05483C74" w14:textId="77777777" w:rsidTr="004E5EFD">
        <w:trPr>
          <w:trHeight w:val="180"/>
        </w:trPr>
        <w:tc>
          <w:tcPr>
            <w:tcW w:w="1838" w:type="dxa"/>
            <w:vMerge/>
            <w:vAlign w:val="center"/>
          </w:tcPr>
          <w:p w14:paraId="09B4ED7E"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29E85447" w14:textId="58B3EDC1"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Larkana</w:t>
            </w:r>
          </w:p>
        </w:tc>
        <w:tc>
          <w:tcPr>
            <w:tcW w:w="1352" w:type="dxa"/>
            <w:shd w:val="clear" w:color="auto" w:fill="FFFFFF" w:themeFill="background1"/>
            <w:noWrap/>
            <w:vAlign w:val="bottom"/>
            <w:hideMark/>
          </w:tcPr>
          <w:p w14:paraId="50F5EB14"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1DF697E4" w14:textId="77777777" w:rsidTr="004E5EFD">
        <w:trPr>
          <w:trHeight w:val="180"/>
        </w:trPr>
        <w:tc>
          <w:tcPr>
            <w:tcW w:w="1838" w:type="dxa"/>
            <w:vMerge/>
            <w:vAlign w:val="center"/>
          </w:tcPr>
          <w:p w14:paraId="1118955C"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3F43EDFB" w14:textId="07D4FDC8"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TMK</w:t>
            </w:r>
          </w:p>
        </w:tc>
        <w:tc>
          <w:tcPr>
            <w:tcW w:w="1352" w:type="dxa"/>
            <w:shd w:val="clear" w:color="auto" w:fill="FFFFFF" w:themeFill="background1"/>
            <w:noWrap/>
            <w:vAlign w:val="bottom"/>
            <w:hideMark/>
          </w:tcPr>
          <w:p w14:paraId="2C0D86BC"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6A30FBD7" w14:textId="77777777" w:rsidTr="004E5EFD">
        <w:trPr>
          <w:trHeight w:val="180"/>
        </w:trPr>
        <w:tc>
          <w:tcPr>
            <w:tcW w:w="1838" w:type="dxa"/>
            <w:vMerge/>
            <w:vAlign w:val="center"/>
          </w:tcPr>
          <w:p w14:paraId="7289438F"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182DC525" w14:textId="6D15A5DF"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Badin</w:t>
            </w:r>
          </w:p>
        </w:tc>
        <w:tc>
          <w:tcPr>
            <w:tcW w:w="1352" w:type="dxa"/>
            <w:shd w:val="clear" w:color="auto" w:fill="FFFFFF" w:themeFill="background1"/>
            <w:noWrap/>
            <w:vAlign w:val="bottom"/>
            <w:hideMark/>
          </w:tcPr>
          <w:p w14:paraId="2EF0E293"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43E71582" w14:textId="77777777" w:rsidTr="004E5EFD">
        <w:trPr>
          <w:trHeight w:val="180"/>
        </w:trPr>
        <w:tc>
          <w:tcPr>
            <w:tcW w:w="1838" w:type="dxa"/>
            <w:vMerge/>
            <w:vAlign w:val="center"/>
          </w:tcPr>
          <w:p w14:paraId="211CFA80"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743A4A28" w14:textId="17B8A19E"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Kambar</w:t>
            </w:r>
            <w:proofErr w:type="spellEnd"/>
            <w:r w:rsidRPr="005219D8">
              <w:rPr>
                <w:rFonts w:ascii="Arial" w:eastAsia="Times New Roman" w:hAnsi="Arial"/>
                <w:color w:val="auto"/>
                <w:sz w:val="14"/>
                <w:szCs w:val="14"/>
                <w:lang w:eastAsia="en-GB"/>
              </w:rPr>
              <w:t xml:space="preserve"> </w:t>
            </w:r>
            <w:proofErr w:type="spellStart"/>
            <w:r w:rsidRPr="005219D8">
              <w:rPr>
                <w:rFonts w:ascii="Arial" w:eastAsia="Times New Roman" w:hAnsi="Arial"/>
                <w:color w:val="auto"/>
                <w:sz w:val="14"/>
                <w:szCs w:val="14"/>
                <w:lang w:eastAsia="en-GB"/>
              </w:rPr>
              <w:t>Shahdadkot</w:t>
            </w:r>
            <w:proofErr w:type="spellEnd"/>
          </w:p>
        </w:tc>
        <w:tc>
          <w:tcPr>
            <w:tcW w:w="1352" w:type="dxa"/>
            <w:shd w:val="clear" w:color="auto" w:fill="FFFFFF" w:themeFill="background1"/>
            <w:noWrap/>
            <w:vAlign w:val="bottom"/>
            <w:hideMark/>
          </w:tcPr>
          <w:p w14:paraId="7B3BE5AD"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102CACA2" w14:textId="77777777" w:rsidTr="004E5EFD">
        <w:trPr>
          <w:trHeight w:val="180"/>
        </w:trPr>
        <w:tc>
          <w:tcPr>
            <w:tcW w:w="1838" w:type="dxa"/>
            <w:vMerge/>
            <w:vAlign w:val="center"/>
          </w:tcPr>
          <w:p w14:paraId="562ED166"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1330F937" w14:textId="54943E82"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Kashmore</w:t>
            </w:r>
            <w:proofErr w:type="spellEnd"/>
          </w:p>
        </w:tc>
        <w:tc>
          <w:tcPr>
            <w:tcW w:w="1352" w:type="dxa"/>
            <w:shd w:val="clear" w:color="auto" w:fill="FFFFFF" w:themeFill="background1"/>
            <w:noWrap/>
            <w:vAlign w:val="bottom"/>
            <w:hideMark/>
          </w:tcPr>
          <w:p w14:paraId="58D5766A"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07B938D1" w14:textId="77777777" w:rsidTr="005219D8">
        <w:trPr>
          <w:trHeight w:val="180"/>
        </w:trPr>
        <w:tc>
          <w:tcPr>
            <w:tcW w:w="1838" w:type="dxa"/>
            <w:vMerge w:val="restart"/>
            <w:vAlign w:val="center"/>
          </w:tcPr>
          <w:p w14:paraId="024C77FB" w14:textId="068214B8" w:rsidR="005219D8" w:rsidRPr="005219D8" w:rsidRDefault="005219D8" w:rsidP="005219D8">
            <w:pPr>
              <w:spacing w:line="240" w:lineRule="auto"/>
              <w:jc w:val="center"/>
              <w:rPr>
                <w:rFonts w:ascii="Arial" w:eastAsia="Times New Roman" w:hAnsi="Arial"/>
                <w:color w:val="auto"/>
                <w:sz w:val="14"/>
                <w:szCs w:val="14"/>
                <w:lang w:eastAsia="en-GB"/>
              </w:rPr>
            </w:pPr>
            <w:r w:rsidRPr="00C96F4F">
              <w:rPr>
                <w:rFonts w:ascii="Arial" w:eastAsia="Times New Roman" w:hAnsi="Arial"/>
                <w:b/>
                <w:bCs/>
                <w:color w:val="000000"/>
                <w:sz w:val="14"/>
                <w:szCs w:val="14"/>
                <w:lang w:eastAsia="en-GB"/>
              </w:rPr>
              <w:t>UNICEF</w:t>
            </w:r>
          </w:p>
        </w:tc>
        <w:tc>
          <w:tcPr>
            <w:tcW w:w="1843" w:type="dxa"/>
            <w:shd w:val="clear" w:color="auto" w:fill="auto"/>
            <w:noWrap/>
            <w:vAlign w:val="bottom"/>
            <w:hideMark/>
          </w:tcPr>
          <w:p w14:paraId="1CE77A73" w14:textId="51CB60C6"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Ghotki</w:t>
            </w:r>
          </w:p>
        </w:tc>
        <w:tc>
          <w:tcPr>
            <w:tcW w:w="1352" w:type="dxa"/>
            <w:shd w:val="clear" w:color="000000" w:fill="FFFFFF"/>
            <w:noWrap/>
            <w:vAlign w:val="bottom"/>
            <w:hideMark/>
          </w:tcPr>
          <w:p w14:paraId="77515F12"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699A909F" w14:textId="77777777" w:rsidTr="004E5EFD">
        <w:trPr>
          <w:trHeight w:val="180"/>
        </w:trPr>
        <w:tc>
          <w:tcPr>
            <w:tcW w:w="1838" w:type="dxa"/>
            <w:vMerge/>
            <w:vAlign w:val="center"/>
          </w:tcPr>
          <w:p w14:paraId="1EE48EA5"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67C56664" w14:textId="4FFC58B9"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Khairpur</w:t>
            </w:r>
          </w:p>
        </w:tc>
        <w:tc>
          <w:tcPr>
            <w:tcW w:w="1352" w:type="dxa"/>
            <w:shd w:val="clear" w:color="000000" w:fill="FFFFFF"/>
            <w:noWrap/>
            <w:vAlign w:val="bottom"/>
            <w:hideMark/>
          </w:tcPr>
          <w:p w14:paraId="1AF5FA93"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729C6E21" w14:textId="77777777" w:rsidTr="004E5EFD">
        <w:trPr>
          <w:trHeight w:val="180"/>
        </w:trPr>
        <w:tc>
          <w:tcPr>
            <w:tcW w:w="1838" w:type="dxa"/>
            <w:vMerge/>
            <w:vAlign w:val="center"/>
          </w:tcPr>
          <w:p w14:paraId="12840936"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69AB1EF1" w14:textId="46785C91"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Naushero</w:t>
            </w:r>
            <w:proofErr w:type="spellEnd"/>
            <w:r w:rsidRPr="005219D8">
              <w:rPr>
                <w:rFonts w:ascii="Arial" w:eastAsia="Times New Roman" w:hAnsi="Arial"/>
                <w:color w:val="auto"/>
                <w:sz w:val="14"/>
                <w:szCs w:val="14"/>
                <w:lang w:eastAsia="en-GB"/>
              </w:rPr>
              <w:t xml:space="preserve"> </w:t>
            </w:r>
            <w:proofErr w:type="spellStart"/>
            <w:r w:rsidRPr="005219D8">
              <w:rPr>
                <w:rFonts w:ascii="Arial" w:eastAsia="Times New Roman" w:hAnsi="Arial"/>
                <w:color w:val="auto"/>
                <w:sz w:val="14"/>
                <w:szCs w:val="14"/>
                <w:lang w:eastAsia="en-GB"/>
              </w:rPr>
              <w:t>Feroze</w:t>
            </w:r>
            <w:proofErr w:type="spellEnd"/>
          </w:p>
        </w:tc>
        <w:tc>
          <w:tcPr>
            <w:tcW w:w="1352" w:type="dxa"/>
            <w:shd w:val="clear" w:color="000000" w:fill="FFFFFF"/>
            <w:noWrap/>
            <w:vAlign w:val="bottom"/>
            <w:hideMark/>
          </w:tcPr>
          <w:p w14:paraId="64CEF511"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155701E4" w14:textId="77777777" w:rsidTr="005219D8">
        <w:trPr>
          <w:trHeight w:val="180"/>
        </w:trPr>
        <w:tc>
          <w:tcPr>
            <w:tcW w:w="1838" w:type="dxa"/>
            <w:vMerge w:val="restart"/>
            <w:vAlign w:val="center"/>
          </w:tcPr>
          <w:p w14:paraId="476193AF" w14:textId="77777777" w:rsidR="005219D8" w:rsidRPr="00C96F4F" w:rsidRDefault="005219D8" w:rsidP="005219D8">
            <w:pPr>
              <w:spacing w:line="240" w:lineRule="auto"/>
              <w:jc w:val="center"/>
              <w:rPr>
                <w:rFonts w:ascii="Arial" w:eastAsia="Times New Roman" w:hAnsi="Arial"/>
                <w:b/>
                <w:bCs/>
                <w:color w:val="auto"/>
                <w:sz w:val="14"/>
                <w:szCs w:val="14"/>
                <w:lang w:eastAsia="en-GB"/>
              </w:rPr>
            </w:pPr>
            <w:r w:rsidRPr="00C96F4F">
              <w:rPr>
                <w:rFonts w:ascii="Arial" w:eastAsia="Times New Roman" w:hAnsi="Arial"/>
                <w:b/>
                <w:bCs/>
                <w:color w:val="000000"/>
                <w:sz w:val="14"/>
                <w:szCs w:val="14"/>
                <w:lang w:eastAsia="en-GB"/>
              </w:rPr>
              <w:t>EU WINS</w:t>
            </w:r>
          </w:p>
          <w:p w14:paraId="0DB24D24"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7639E9D6" w14:textId="6E88B5C6"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Dadu</w:t>
            </w:r>
            <w:proofErr w:type="spellEnd"/>
          </w:p>
        </w:tc>
        <w:tc>
          <w:tcPr>
            <w:tcW w:w="1352" w:type="dxa"/>
            <w:shd w:val="clear" w:color="000000" w:fill="FFFFFF"/>
            <w:noWrap/>
            <w:vAlign w:val="bottom"/>
            <w:hideMark/>
          </w:tcPr>
          <w:p w14:paraId="26CCAEB4"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5C80CDE1" w14:textId="77777777" w:rsidTr="005219D8">
        <w:trPr>
          <w:trHeight w:val="180"/>
        </w:trPr>
        <w:tc>
          <w:tcPr>
            <w:tcW w:w="1838" w:type="dxa"/>
            <w:vMerge/>
            <w:vAlign w:val="center"/>
          </w:tcPr>
          <w:p w14:paraId="6FE0DAF8"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45F03AC8" w14:textId="0AA826B0"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Shikarpur</w:t>
            </w:r>
          </w:p>
        </w:tc>
        <w:tc>
          <w:tcPr>
            <w:tcW w:w="1352" w:type="dxa"/>
            <w:shd w:val="clear" w:color="000000" w:fill="FFFFFF"/>
            <w:noWrap/>
            <w:vAlign w:val="bottom"/>
            <w:hideMark/>
          </w:tcPr>
          <w:p w14:paraId="2C0BD1EA"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2A884FDF" w14:textId="77777777" w:rsidTr="005219D8">
        <w:trPr>
          <w:trHeight w:val="180"/>
        </w:trPr>
        <w:tc>
          <w:tcPr>
            <w:tcW w:w="1838" w:type="dxa"/>
            <w:vMerge/>
            <w:vAlign w:val="center"/>
          </w:tcPr>
          <w:p w14:paraId="09D5A282"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546722B4" w14:textId="5C67813B"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Sujawal</w:t>
            </w:r>
            <w:proofErr w:type="spellEnd"/>
            <w:r w:rsidRPr="005219D8">
              <w:rPr>
                <w:rFonts w:ascii="Arial" w:eastAsia="Times New Roman" w:hAnsi="Arial"/>
                <w:color w:val="auto"/>
                <w:sz w:val="14"/>
                <w:szCs w:val="14"/>
                <w:lang w:eastAsia="en-GB"/>
              </w:rPr>
              <w:t xml:space="preserve"> District</w:t>
            </w:r>
          </w:p>
        </w:tc>
        <w:tc>
          <w:tcPr>
            <w:tcW w:w="1352" w:type="dxa"/>
            <w:shd w:val="clear" w:color="000000" w:fill="FFFFFF"/>
            <w:noWrap/>
            <w:vAlign w:val="bottom"/>
            <w:hideMark/>
          </w:tcPr>
          <w:p w14:paraId="13AB37CC"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01BD97E6" w14:textId="77777777" w:rsidTr="005219D8">
        <w:trPr>
          <w:trHeight w:val="180"/>
        </w:trPr>
        <w:tc>
          <w:tcPr>
            <w:tcW w:w="1838" w:type="dxa"/>
            <w:vMerge/>
            <w:vAlign w:val="center"/>
          </w:tcPr>
          <w:p w14:paraId="0D4EC57A"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4A6CF1C8" w14:textId="64AE49B6"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Thatta</w:t>
            </w:r>
            <w:proofErr w:type="spellEnd"/>
            <w:r w:rsidRPr="005219D8">
              <w:rPr>
                <w:rFonts w:ascii="Arial" w:eastAsia="Times New Roman" w:hAnsi="Arial"/>
                <w:color w:val="auto"/>
                <w:sz w:val="14"/>
                <w:szCs w:val="14"/>
                <w:lang w:eastAsia="en-GB"/>
              </w:rPr>
              <w:t xml:space="preserve"> District</w:t>
            </w:r>
          </w:p>
        </w:tc>
        <w:tc>
          <w:tcPr>
            <w:tcW w:w="1352" w:type="dxa"/>
            <w:shd w:val="clear" w:color="000000" w:fill="FFFFFF"/>
            <w:noWrap/>
            <w:vAlign w:val="bottom"/>
            <w:hideMark/>
          </w:tcPr>
          <w:p w14:paraId="50846258"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32126D68" w14:textId="77777777" w:rsidTr="005219D8">
        <w:trPr>
          <w:trHeight w:val="180"/>
        </w:trPr>
        <w:tc>
          <w:tcPr>
            <w:tcW w:w="1838" w:type="dxa"/>
            <w:vMerge w:val="restart"/>
            <w:vAlign w:val="center"/>
          </w:tcPr>
          <w:p w14:paraId="6FB4ABDC" w14:textId="056B8D4D" w:rsidR="005219D8" w:rsidRPr="005219D8" w:rsidRDefault="005219D8" w:rsidP="005219D8">
            <w:pPr>
              <w:spacing w:line="240" w:lineRule="auto"/>
              <w:jc w:val="center"/>
              <w:rPr>
                <w:rFonts w:ascii="Arial" w:eastAsia="Times New Roman" w:hAnsi="Arial"/>
                <w:color w:val="auto"/>
                <w:sz w:val="14"/>
                <w:szCs w:val="14"/>
                <w:lang w:eastAsia="en-GB"/>
              </w:rPr>
            </w:pPr>
            <w:r w:rsidRPr="00C96F4F">
              <w:rPr>
                <w:rFonts w:ascii="Arial" w:eastAsia="Times New Roman" w:hAnsi="Arial"/>
                <w:b/>
                <w:bCs/>
                <w:color w:val="auto"/>
                <w:sz w:val="14"/>
                <w:szCs w:val="14"/>
                <w:lang w:eastAsia="en-GB"/>
              </w:rPr>
              <w:t>AAP</w:t>
            </w:r>
          </w:p>
        </w:tc>
        <w:tc>
          <w:tcPr>
            <w:tcW w:w="1843" w:type="dxa"/>
            <w:shd w:val="clear" w:color="auto" w:fill="auto"/>
            <w:noWrap/>
            <w:vAlign w:val="bottom"/>
            <w:hideMark/>
          </w:tcPr>
          <w:p w14:paraId="6179026F" w14:textId="12E4D464"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Mirpurkhas</w:t>
            </w:r>
            <w:proofErr w:type="spellEnd"/>
          </w:p>
        </w:tc>
        <w:tc>
          <w:tcPr>
            <w:tcW w:w="1352" w:type="dxa"/>
            <w:shd w:val="clear" w:color="000000" w:fill="FFFFFF"/>
            <w:noWrap/>
            <w:vAlign w:val="bottom"/>
            <w:hideMark/>
          </w:tcPr>
          <w:p w14:paraId="7A5F38C9"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7D9C0D26" w14:textId="77777777" w:rsidTr="004E5EFD">
        <w:trPr>
          <w:trHeight w:val="180"/>
        </w:trPr>
        <w:tc>
          <w:tcPr>
            <w:tcW w:w="1838" w:type="dxa"/>
            <w:vMerge/>
            <w:vAlign w:val="center"/>
          </w:tcPr>
          <w:p w14:paraId="7959DA4D" w14:textId="77777777" w:rsidR="005219D8" w:rsidRPr="005219D8" w:rsidRDefault="005219D8" w:rsidP="005219D8">
            <w:pPr>
              <w:spacing w:line="240" w:lineRule="auto"/>
              <w:jc w:val="right"/>
              <w:rPr>
                <w:rFonts w:ascii="Arial" w:eastAsia="Times New Roman" w:hAnsi="Arial"/>
                <w:color w:val="auto"/>
                <w:sz w:val="14"/>
                <w:szCs w:val="14"/>
                <w:lang w:eastAsia="en-GB"/>
              </w:rPr>
            </w:pPr>
          </w:p>
        </w:tc>
        <w:tc>
          <w:tcPr>
            <w:tcW w:w="1843" w:type="dxa"/>
            <w:shd w:val="clear" w:color="auto" w:fill="auto"/>
            <w:noWrap/>
            <w:vAlign w:val="bottom"/>
            <w:hideMark/>
          </w:tcPr>
          <w:p w14:paraId="07FC0853" w14:textId="2E5E7922"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Sukkur</w:t>
            </w:r>
          </w:p>
        </w:tc>
        <w:tc>
          <w:tcPr>
            <w:tcW w:w="1352" w:type="dxa"/>
            <w:shd w:val="clear" w:color="000000" w:fill="FFFFFF"/>
            <w:noWrap/>
            <w:vAlign w:val="bottom"/>
            <w:hideMark/>
          </w:tcPr>
          <w:p w14:paraId="6AD80DF3"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5FC6F256" w14:textId="77777777" w:rsidTr="005219D8">
        <w:trPr>
          <w:trHeight w:val="180"/>
        </w:trPr>
        <w:tc>
          <w:tcPr>
            <w:tcW w:w="1838" w:type="dxa"/>
            <w:vMerge w:val="restart"/>
            <w:vAlign w:val="center"/>
          </w:tcPr>
          <w:p w14:paraId="5DDAE504" w14:textId="007F3195" w:rsidR="005219D8" w:rsidRPr="005219D8" w:rsidRDefault="005219D8" w:rsidP="005219D8">
            <w:pPr>
              <w:spacing w:line="240" w:lineRule="auto"/>
              <w:jc w:val="center"/>
              <w:rPr>
                <w:rFonts w:ascii="Arial" w:eastAsia="Times New Roman" w:hAnsi="Arial"/>
                <w:b/>
                <w:bCs/>
                <w:color w:val="auto"/>
                <w:sz w:val="14"/>
                <w:szCs w:val="14"/>
                <w:lang w:eastAsia="en-GB"/>
              </w:rPr>
            </w:pPr>
            <w:r w:rsidRPr="005219D8">
              <w:rPr>
                <w:rFonts w:ascii="Arial" w:eastAsia="Times New Roman" w:hAnsi="Arial"/>
                <w:b/>
                <w:bCs/>
                <w:color w:val="auto"/>
                <w:sz w:val="14"/>
                <w:szCs w:val="14"/>
                <w:lang w:eastAsia="en-GB"/>
              </w:rPr>
              <w:t>Others</w:t>
            </w:r>
          </w:p>
        </w:tc>
        <w:tc>
          <w:tcPr>
            <w:tcW w:w="1843" w:type="dxa"/>
            <w:shd w:val="clear" w:color="auto" w:fill="auto"/>
            <w:noWrap/>
            <w:vAlign w:val="bottom"/>
            <w:hideMark/>
          </w:tcPr>
          <w:p w14:paraId="66B15DF8" w14:textId="13AFE46D"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Hyderabad</w:t>
            </w:r>
          </w:p>
        </w:tc>
        <w:tc>
          <w:tcPr>
            <w:tcW w:w="1352" w:type="dxa"/>
            <w:shd w:val="clear" w:color="000000" w:fill="FFFFFF"/>
            <w:noWrap/>
            <w:vAlign w:val="bottom"/>
            <w:hideMark/>
          </w:tcPr>
          <w:p w14:paraId="3D6ED3FA"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77%</w:t>
            </w:r>
          </w:p>
        </w:tc>
      </w:tr>
      <w:tr w:rsidR="005219D8" w:rsidRPr="005219D8" w14:paraId="48ACDBA7" w14:textId="77777777" w:rsidTr="005219D8">
        <w:trPr>
          <w:trHeight w:val="180"/>
        </w:trPr>
        <w:tc>
          <w:tcPr>
            <w:tcW w:w="1838" w:type="dxa"/>
            <w:vMerge/>
            <w:vAlign w:val="center"/>
          </w:tcPr>
          <w:p w14:paraId="016E9D54"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6E4BC93F" w14:textId="206C9A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Jamshoro</w:t>
            </w:r>
          </w:p>
        </w:tc>
        <w:tc>
          <w:tcPr>
            <w:tcW w:w="1352" w:type="dxa"/>
            <w:shd w:val="clear" w:color="000000" w:fill="FFFFFF"/>
            <w:noWrap/>
            <w:vAlign w:val="bottom"/>
            <w:hideMark/>
          </w:tcPr>
          <w:p w14:paraId="6C746753"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58654714" w14:textId="77777777" w:rsidTr="005219D8">
        <w:trPr>
          <w:trHeight w:val="180"/>
        </w:trPr>
        <w:tc>
          <w:tcPr>
            <w:tcW w:w="1838" w:type="dxa"/>
            <w:vMerge/>
            <w:vAlign w:val="center"/>
          </w:tcPr>
          <w:p w14:paraId="60033817"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2A73834A" w14:textId="401AD251"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Karachi Central</w:t>
            </w:r>
          </w:p>
        </w:tc>
        <w:tc>
          <w:tcPr>
            <w:tcW w:w="1352" w:type="dxa"/>
            <w:shd w:val="clear" w:color="000000" w:fill="FFFFFF"/>
            <w:noWrap/>
            <w:vAlign w:val="bottom"/>
            <w:hideMark/>
          </w:tcPr>
          <w:p w14:paraId="2C807DC2"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78%</w:t>
            </w:r>
          </w:p>
        </w:tc>
      </w:tr>
      <w:tr w:rsidR="005219D8" w:rsidRPr="005219D8" w14:paraId="65EEA7A8" w14:textId="77777777" w:rsidTr="005219D8">
        <w:trPr>
          <w:trHeight w:val="180"/>
        </w:trPr>
        <w:tc>
          <w:tcPr>
            <w:tcW w:w="1838" w:type="dxa"/>
            <w:vMerge/>
            <w:vAlign w:val="center"/>
          </w:tcPr>
          <w:p w14:paraId="429C84F7"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4064AEAB" w14:textId="0E3C83E4"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Karachi East</w:t>
            </w:r>
          </w:p>
        </w:tc>
        <w:tc>
          <w:tcPr>
            <w:tcW w:w="1352" w:type="dxa"/>
            <w:shd w:val="clear" w:color="000000" w:fill="FFFFFF"/>
            <w:noWrap/>
            <w:vAlign w:val="bottom"/>
            <w:hideMark/>
          </w:tcPr>
          <w:p w14:paraId="718DBF3E"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70%</w:t>
            </w:r>
          </w:p>
        </w:tc>
      </w:tr>
      <w:tr w:rsidR="005219D8" w:rsidRPr="005219D8" w14:paraId="05456398" w14:textId="77777777" w:rsidTr="005219D8">
        <w:trPr>
          <w:trHeight w:val="180"/>
        </w:trPr>
        <w:tc>
          <w:tcPr>
            <w:tcW w:w="1838" w:type="dxa"/>
            <w:vMerge/>
            <w:vAlign w:val="center"/>
          </w:tcPr>
          <w:p w14:paraId="7F52497E"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0FA2B4DF" w14:textId="6777F080"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Karachi South</w:t>
            </w:r>
          </w:p>
        </w:tc>
        <w:tc>
          <w:tcPr>
            <w:tcW w:w="1352" w:type="dxa"/>
            <w:shd w:val="clear" w:color="000000" w:fill="FFFFFF"/>
            <w:noWrap/>
            <w:vAlign w:val="bottom"/>
            <w:hideMark/>
          </w:tcPr>
          <w:p w14:paraId="70018482"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146D429B" w14:textId="77777777" w:rsidTr="005219D8">
        <w:trPr>
          <w:trHeight w:val="180"/>
        </w:trPr>
        <w:tc>
          <w:tcPr>
            <w:tcW w:w="1838" w:type="dxa"/>
            <w:vMerge/>
            <w:vAlign w:val="center"/>
          </w:tcPr>
          <w:p w14:paraId="61A6601D"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520A7524" w14:textId="05C7EB9B" w:rsidR="005219D8" w:rsidRPr="005219D8" w:rsidRDefault="005219D8" w:rsidP="005219D8">
            <w:pPr>
              <w:spacing w:line="240" w:lineRule="auto"/>
              <w:jc w:val="right"/>
              <w:rPr>
                <w:rFonts w:ascii="Arial" w:eastAsia="Times New Roman" w:hAnsi="Arial"/>
                <w:color w:val="auto"/>
                <w:sz w:val="14"/>
                <w:szCs w:val="14"/>
                <w:lang w:eastAsia="en-GB"/>
              </w:rPr>
            </w:pPr>
            <w:bookmarkStart w:id="124" w:name="_Hlk19433254"/>
            <w:r w:rsidRPr="005219D8">
              <w:rPr>
                <w:rFonts w:ascii="Arial" w:eastAsia="Times New Roman" w:hAnsi="Arial"/>
                <w:color w:val="auto"/>
                <w:sz w:val="14"/>
                <w:szCs w:val="14"/>
                <w:lang w:eastAsia="en-GB"/>
              </w:rPr>
              <w:t>Karachi west</w:t>
            </w:r>
            <w:bookmarkEnd w:id="124"/>
          </w:p>
        </w:tc>
        <w:tc>
          <w:tcPr>
            <w:tcW w:w="1352" w:type="dxa"/>
            <w:shd w:val="clear" w:color="000000" w:fill="FFFFFF"/>
            <w:noWrap/>
            <w:vAlign w:val="bottom"/>
            <w:hideMark/>
          </w:tcPr>
          <w:p w14:paraId="763CC562"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43%</w:t>
            </w:r>
          </w:p>
        </w:tc>
      </w:tr>
      <w:tr w:rsidR="005219D8" w:rsidRPr="005219D8" w14:paraId="66285E61" w14:textId="77777777" w:rsidTr="005219D8">
        <w:trPr>
          <w:trHeight w:val="180"/>
        </w:trPr>
        <w:tc>
          <w:tcPr>
            <w:tcW w:w="1838" w:type="dxa"/>
            <w:vMerge/>
            <w:vAlign w:val="center"/>
          </w:tcPr>
          <w:p w14:paraId="45B6EAFF"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3EA0ED7B" w14:textId="32FD97D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Korangi</w:t>
            </w:r>
          </w:p>
        </w:tc>
        <w:tc>
          <w:tcPr>
            <w:tcW w:w="1352" w:type="dxa"/>
            <w:shd w:val="clear" w:color="000000" w:fill="FFFFFF"/>
            <w:noWrap/>
            <w:vAlign w:val="bottom"/>
            <w:hideMark/>
          </w:tcPr>
          <w:p w14:paraId="3EC351DD"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41%</w:t>
            </w:r>
          </w:p>
        </w:tc>
      </w:tr>
      <w:tr w:rsidR="005219D8" w:rsidRPr="005219D8" w14:paraId="148402FB" w14:textId="77777777" w:rsidTr="005219D8">
        <w:trPr>
          <w:trHeight w:val="180"/>
        </w:trPr>
        <w:tc>
          <w:tcPr>
            <w:tcW w:w="1838" w:type="dxa"/>
            <w:vMerge/>
            <w:vAlign w:val="center"/>
          </w:tcPr>
          <w:p w14:paraId="3EEB3ED3"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35B999F0" w14:textId="6992C70D"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Malir</w:t>
            </w:r>
            <w:proofErr w:type="spellEnd"/>
          </w:p>
        </w:tc>
        <w:tc>
          <w:tcPr>
            <w:tcW w:w="1352" w:type="dxa"/>
            <w:shd w:val="clear" w:color="000000" w:fill="FFFFFF"/>
            <w:noWrap/>
            <w:vAlign w:val="bottom"/>
            <w:hideMark/>
          </w:tcPr>
          <w:p w14:paraId="2C5358D7"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3C435A78" w14:textId="77777777" w:rsidTr="005219D8">
        <w:trPr>
          <w:trHeight w:val="180"/>
        </w:trPr>
        <w:tc>
          <w:tcPr>
            <w:tcW w:w="1838" w:type="dxa"/>
            <w:vMerge/>
            <w:vAlign w:val="center"/>
          </w:tcPr>
          <w:p w14:paraId="5FF6509D"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2773069D" w14:textId="27115BAA"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Matari</w:t>
            </w:r>
            <w:proofErr w:type="spellEnd"/>
          </w:p>
        </w:tc>
        <w:tc>
          <w:tcPr>
            <w:tcW w:w="1352" w:type="dxa"/>
            <w:shd w:val="clear" w:color="000000" w:fill="FFFFFF"/>
            <w:noWrap/>
            <w:vAlign w:val="bottom"/>
            <w:hideMark/>
          </w:tcPr>
          <w:p w14:paraId="02D18E0E"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446F4AD0" w14:textId="77777777" w:rsidTr="005219D8">
        <w:trPr>
          <w:trHeight w:val="180"/>
        </w:trPr>
        <w:tc>
          <w:tcPr>
            <w:tcW w:w="1838" w:type="dxa"/>
            <w:vMerge/>
            <w:vAlign w:val="center"/>
          </w:tcPr>
          <w:p w14:paraId="5AFC740C"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7EF28DF3" w14:textId="0B947FEE"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 xml:space="preserve">Shaheed </w:t>
            </w:r>
            <w:proofErr w:type="spellStart"/>
            <w:r w:rsidRPr="005219D8">
              <w:rPr>
                <w:rFonts w:ascii="Arial" w:eastAsia="Times New Roman" w:hAnsi="Arial"/>
                <w:color w:val="auto"/>
                <w:sz w:val="14"/>
                <w:szCs w:val="14"/>
                <w:lang w:eastAsia="en-GB"/>
              </w:rPr>
              <w:t>Benazirabad</w:t>
            </w:r>
            <w:proofErr w:type="spellEnd"/>
          </w:p>
        </w:tc>
        <w:tc>
          <w:tcPr>
            <w:tcW w:w="1352" w:type="dxa"/>
            <w:shd w:val="clear" w:color="000000" w:fill="FFFFFF"/>
            <w:noWrap/>
            <w:vAlign w:val="bottom"/>
            <w:hideMark/>
          </w:tcPr>
          <w:p w14:paraId="3A3CAAC0"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r w:rsidR="005219D8" w:rsidRPr="005219D8" w14:paraId="496DDDFC" w14:textId="77777777" w:rsidTr="005219D8">
        <w:trPr>
          <w:trHeight w:val="180"/>
        </w:trPr>
        <w:tc>
          <w:tcPr>
            <w:tcW w:w="1838" w:type="dxa"/>
            <w:vMerge/>
            <w:vAlign w:val="center"/>
          </w:tcPr>
          <w:p w14:paraId="22496F2C" w14:textId="77777777" w:rsidR="005219D8" w:rsidRPr="005219D8" w:rsidRDefault="005219D8" w:rsidP="005219D8">
            <w:pPr>
              <w:spacing w:line="240" w:lineRule="auto"/>
              <w:jc w:val="center"/>
              <w:rPr>
                <w:rFonts w:ascii="Arial" w:eastAsia="Times New Roman" w:hAnsi="Arial"/>
                <w:color w:val="auto"/>
                <w:sz w:val="14"/>
                <w:szCs w:val="14"/>
                <w:lang w:eastAsia="en-GB"/>
              </w:rPr>
            </w:pPr>
          </w:p>
        </w:tc>
        <w:tc>
          <w:tcPr>
            <w:tcW w:w="1843" w:type="dxa"/>
            <w:shd w:val="clear" w:color="auto" w:fill="auto"/>
            <w:noWrap/>
            <w:vAlign w:val="bottom"/>
            <w:hideMark/>
          </w:tcPr>
          <w:p w14:paraId="7C95D6D7" w14:textId="30615D6A" w:rsidR="005219D8" w:rsidRPr="005219D8" w:rsidRDefault="005219D8" w:rsidP="005219D8">
            <w:pPr>
              <w:spacing w:line="240" w:lineRule="auto"/>
              <w:jc w:val="right"/>
              <w:rPr>
                <w:rFonts w:ascii="Arial" w:eastAsia="Times New Roman" w:hAnsi="Arial"/>
                <w:color w:val="auto"/>
                <w:sz w:val="14"/>
                <w:szCs w:val="14"/>
                <w:lang w:eastAsia="en-GB"/>
              </w:rPr>
            </w:pPr>
            <w:proofErr w:type="spellStart"/>
            <w:r w:rsidRPr="005219D8">
              <w:rPr>
                <w:rFonts w:ascii="Arial" w:eastAsia="Times New Roman" w:hAnsi="Arial"/>
                <w:color w:val="auto"/>
                <w:sz w:val="14"/>
                <w:szCs w:val="14"/>
                <w:lang w:eastAsia="en-GB"/>
              </w:rPr>
              <w:t>Tando</w:t>
            </w:r>
            <w:proofErr w:type="spellEnd"/>
            <w:r w:rsidRPr="005219D8">
              <w:rPr>
                <w:rFonts w:ascii="Arial" w:eastAsia="Times New Roman" w:hAnsi="Arial"/>
                <w:color w:val="auto"/>
                <w:sz w:val="14"/>
                <w:szCs w:val="14"/>
                <w:lang w:eastAsia="en-GB"/>
              </w:rPr>
              <w:t xml:space="preserve"> Allah </w:t>
            </w:r>
            <w:proofErr w:type="spellStart"/>
            <w:r w:rsidRPr="005219D8">
              <w:rPr>
                <w:rFonts w:ascii="Arial" w:eastAsia="Times New Roman" w:hAnsi="Arial"/>
                <w:color w:val="auto"/>
                <w:sz w:val="14"/>
                <w:szCs w:val="14"/>
                <w:lang w:eastAsia="en-GB"/>
              </w:rPr>
              <w:t>Yar</w:t>
            </w:r>
            <w:proofErr w:type="spellEnd"/>
            <w:r w:rsidRPr="005219D8">
              <w:rPr>
                <w:rFonts w:ascii="Arial" w:eastAsia="Times New Roman" w:hAnsi="Arial"/>
                <w:color w:val="auto"/>
                <w:sz w:val="14"/>
                <w:szCs w:val="14"/>
                <w:lang w:eastAsia="en-GB"/>
              </w:rPr>
              <w:t xml:space="preserve"> </w:t>
            </w:r>
          </w:p>
        </w:tc>
        <w:tc>
          <w:tcPr>
            <w:tcW w:w="1352" w:type="dxa"/>
            <w:shd w:val="clear" w:color="000000" w:fill="FFFFFF"/>
            <w:noWrap/>
            <w:vAlign w:val="bottom"/>
            <w:hideMark/>
          </w:tcPr>
          <w:p w14:paraId="1B5FE8AC" w14:textId="77777777" w:rsidR="005219D8" w:rsidRPr="005219D8" w:rsidRDefault="005219D8" w:rsidP="005219D8">
            <w:pPr>
              <w:spacing w:line="240" w:lineRule="auto"/>
              <w:jc w:val="right"/>
              <w:rPr>
                <w:rFonts w:ascii="Arial" w:eastAsia="Times New Roman" w:hAnsi="Arial"/>
                <w:color w:val="auto"/>
                <w:sz w:val="14"/>
                <w:szCs w:val="14"/>
                <w:lang w:eastAsia="en-GB"/>
              </w:rPr>
            </w:pPr>
            <w:r w:rsidRPr="005219D8">
              <w:rPr>
                <w:rFonts w:ascii="Arial" w:eastAsia="Times New Roman" w:hAnsi="Arial"/>
                <w:color w:val="auto"/>
                <w:sz w:val="14"/>
                <w:szCs w:val="14"/>
                <w:lang w:eastAsia="en-GB"/>
              </w:rPr>
              <w:t>95%</w:t>
            </w:r>
          </w:p>
        </w:tc>
      </w:tr>
    </w:tbl>
    <w:p w14:paraId="257FEA08" w14:textId="77777777" w:rsidR="00FD3381" w:rsidRPr="005219D8" w:rsidRDefault="00FD3381" w:rsidP="00FD3381">
      <w:pPr>
        <w:pStyle w:val="Normalnumbered"/>
        <w:numPr>
          <w:ilvl w:val="0"/>
          <w:numId w:val="0"/>
        </w:numPr>
        <w:ind w:left="152"/>
        <w:rPr>
          <w:color w:val="404040" w:themeColor="text1" w:themeTint="BF"/>
          <w:sz w:val="28"/>
          <w:szCs w:val="28"/>
        </w:rPr>
      </w:pPr>
    </w:p>
    <w:p w14:paraId="2CBBD1F9" w14:textId="77777777" w:rsidR="00A10375" w:rsidRDefault="00A10375" w:rsidP="00A10375">
      <w:pPr>
        <w:pStyle w:val="Normalnumbered"/>
        <w:numPr>
          <w:ilvl w:val="0"/>
          <w:numId w:val="0"/>
        </w:numPr>
        <w:outlineLvl w:val="1"/>
        <w:rPr>
          <w:rStyle w:val="SubtleEmphasis"/>
          <w:b w:val="0"/>
        </w:rPr>
      </w:pPr>
      <w:bookmarkStart w:id="125" w:name="_Toc19545353"/>
      <w:r w:rsidRPr="00A10375">
        <w:rPr>
          <w:rStyle w:val="SubtleEmphasis"/>
          <w:b w:val="0"/>
        </w:rPr>
        <w:t>Micronutrients powders (children)</w:t>
      </w:r>
      <w:bookmarkEnd w:id="125"/>
    </w:p>
    <w:p w14:paraId="31C48CBE" w14:textId="3B98330E" w:rsidR="00B8074F" w:rsidRPr="005A2461" w:rsidRDefault="00A10375" w:rsidP="000242D4">
      <w:pPr>
        <w:pStyle w:val="Normalnumbered"/>
      </w:pPr>
      <w:r w:rsidRPr="00B8074F">
        <w:rPr>
          <w:b/>
        </w:rPr>
        <w:t xml:space="preserve"> </w:t>
      </w:r>
      <w:r w:rsidR="00B8074F" w:rsidRPr="005A2461">
        <w:t xml:space="preserve">Multiple </w:t>
      </w:r>
      <w:r w:rsidR="0043287D">
        <w:t>m</w:t>
      </w:r>
      <w:r w:rsidR="00B8074F" w:rsidRPr="005A2461">
        <w:t xml:space="preserve">icronutrient </w:t>
      </w:r>
      <w:r w:rsidR="0043287D">
        <w:t>p</w:t>
      </w:r>
      <w:r w:rsidR="00B8074F" w:rsidRPr="005A2461">
        <w:t xml:space="preserve">owders are powders of various vitamins and minerals (at least iron, vitamin A and zinc) added to or sprinkled on a child’s complementary food for improving iron status and reducing anaemia of children 6-23 months of age. The </w:t>
      </w:r>
      <w:r w:rsidR="00202BF8">
        <w:t>NSP in Sindh is responsible</w:t>
      </w:r>
      <w:r w:rsidR="00B8074F" w:rsidRPr="005A2461">
        <w:t xml:space="preserve"> for scaling up </w:t>
      </w:r>
      <w:r w:rsidR="00202BF8">
        <w:t>this intervention</w:t>
      </w:r>
      <w:r w:rsidR="00B8074F" w:rsidRPr="005A2461">
        <w:t xml:space="preserve"> in </w:t>
      </w:r>
      <w:r w:rsidR="00F26271">
        <w:t>9</w:t>
      </w:r>
      <w:r w:rsidR="00B8074F" w:rsidRPr="005A2461">
        <w:t xml:space="preserve"> </w:t>
      </w:r>
      <w:r w:rsidR="00F26271">
        <w:t>districts</w:t>
      </w:r>
      <w:r w:rsidR="000242D4">
        <w:t xml:space="preserve"> targeting </w:t>
      </w:r>
      <w:r w:rsidR="0022079F">
        <w:t>non-SAM</w:t>
      </w:r>
      <w:r w:rsidR="000242D4">
        <w:t xml:space="preserve"> c</w:t>
      </w:r>
      <w:r w:rsidR="00B8074F" w:rsidRPr="005A2461">
        <w:t>hildren 6-</w:t>
      </w:r>
      <w:r w:rsidR="000242D4">
        <w:t>59</w:t>
      </w:r>
      <w:r w:rsidR="00B8074F" w:rsidRPr="005A2461">
        <w:t xml:space="preserve"> months</w:t>
      </w:r>
      <w:r w:rsidR="00C44892">
        <w:t xml:space="preserve"> of age</w:t>
      </w:r>
      <w:r w:rsidR="000242D4">
        <w:t>.</w:t>
      </w:r>
      <w:bookmarkStart w:id="126" w:name="OLE_LINK1"/>
    </w:p>
    <w:bookmarkEnd w:id="126"/>
    <w:p w14:paraId="7A40A14A" w14:textId="66CE08BF" w:rsidR="00EB778A" w:rsidRDefault="00CE6474" w:rsidP="005D31BE">
      <w:pPr>
        <w:pStyle w:val="Normalnumbered"/>
      </w:pPr>
      <w:r w:rsidRPr="00CE6474">
        <w:rPr>
          <w:bCs/>
        </w:rPr>
        <w:t>Unit costs</w:t>
      </w:r>
      <w:r>
        <w:rPr>
          <w:b/>
        </w:rPr>
        <w:t xml:space="preserve"> </w:t>
      </w:r>
      <w:r>
        <w:rPr>
          <w:bCs/>
        </w:rPr>
        <w:t xml:space="preserve">include the </w:t>
      </w:r>
      <w:r>
        <w:t>p</w:t>
      </w:r>
      <w:r w:rsidR="00B8074F">
        <w:t>rocurement of m</w:t>
      </w:r>
      <w:r w:rsidR="00B8074F" w:rsidRPr="001F705C">
        <w:t>icronutrient sachets</w:t>
      </w:r>
      <w:r w:rsidR="00C317FD">
        <w:t xml:space="preserve">, </w:t>
      </w:r>
      <w:r w:rsidR="00C65FF4">
        <w:t>t</w:t>
      </w:r>
      <w:r w:rsidR="00C317FD">
        <w:t>r</w:t>
      </w:r>
      <w:r w:rsidR="00C65FF4">
        <w:t>aining</w:t>
      </w:r>
      <w:r w:rsidR="00580EE4">
        <w:t>,</w:t>
      </w:r>
      <w:r w:rsidR="00C65FF4">
        <w:t xml:space="preserve"> a</w:t>
      </w:r>
      <w:r w:rsidR="00C317FD">
        <w:t>d</w:t>
      </w:r>
      <w:r w:rsidR="00C65FF4">
        <w:t>v</w:t>
      </w:r>
      <w:r w:rsidR="00C317FD">
        <w:t xml:space="preserve">ocacy </w:t>
      </w:r>
      <w:r w:rsidR="00580EE4">
        <w:t xml:space="preserve">and other indirect programme </w:t>
      </w:r>
      <w:r w:rsidR="00C317FD">
        <w:t xml:space="preserve">costs. </w:t>
      </w:r>
      <w:r w:rsidR="004C008C">
        <w:t>The average unit cost was calculated b</w:t>
      </w:r>
      <w:r w:rsidR="00B02C1C">
        <w:t>y</w:t>
      </w:r>
      <w:r w:rsidR="004C008C">
        <w:t xml:space="preserve"> dividing total </w:t>
      </w:r>
      <w:r w:rsidR="00B02C1C">
        <w:t xml:space="preserve">NSP </w:t>
      </w:r>
      <w:r w:rsidR="004C008C">
        <w:t xml:space="preserve">costs by the number of beneficiaries </w:t>
      </w:r>
      <w:r w:rsidR="00F35014">
        <w:t xml:space="preserve">of </w:t>
      </w:r>
      <w:r w:rsidR="004C008C">
        <w:t>the intervention</w:t>
      </w:r>
      <w:r w:rsidR="00F35014">
        <w:t xml:space="preserve">. </w:t>
      </w:r>
      <w:bookmarkStart w:id="127" w:name="_Hlk19459515"/>
      <w:r w:rsidR="004D3EF4" w:rsidRPr="00BE6CA5">
        <w:rPr>
          <w:b/>
          <w:bCs/>
        </w:rPr>
        <w:t xml:space="preserve">The estimated </w:t>
      </w:r>
      <w:r w:rsidR="006A5940" w:rsidRPr="00BE6CA5">
        <w:rPr>
          <w:b/>
          <w:bCs/>
        </w:rPr>
        <w:t xml:space="preserve">average </w:t>
      </w:r>
      <w:r w:rsidR="004D3EF4" w:rsidRPr="00BE6CA5">
        <w:rPr>
          <w:b/>
          <w:bCs/>
        </w:rPr>
        <w:t xml:space="preserve">unit cost for </w:t>
      </w:r>
      <w:r w:rsidR="00A66E2A" w:rsidRPr="00BE6CA5">
        <w:rPr>
          <w:b/>
          <w:bCs/>
        </w:rPr>
        <w:t xml:space="preserve">delivering the intervention </w:t>
      </w:r>
      <w:r w:rsidR="006A5940" w:rsidRPr="00BE6CA5">
        <w:rPr>
          <w:b/>
          <w:bCs/>
        </w:rPr>
        <w:t xml:space="preserve">(assumed 55% </w:t>
      </w:r>
      <w:r w:rsidR="00E46E14" w:rsidRPr="00BE6CA5">
        <w:rPr>
          <w:b/>
          <w:bCs/>
        </w:rPr>
        <w:t xml:space="preserve">implemented at </w:t>
      </w:r>
      <w:r w:rsidR="006A5940" w:rsidRPr="00BE6CA5">
        <w:rPr>
          <w:b/>
          <w:bCs/>
        </w:rPr>
        <w:t xml:space="preserve">community and 45% </w:t>
      </w:r>
      <w:r w:rsidR="00E46E14" w:rsidRPr="00BE6CA5">
        <w:rPr>
          <w:b/>
          <w:bCs/>
        </w:rPr>
        <w:t xml:space="preserve">at </w:t>
      </w:r>
      <w:r w:rsidR="006A5940" w:rsidRPr="00BE6CA5">
        <w:rPr>
          <w:b/>
          <w:bCs/>
        </w:rPr>
        <w:t>health facilities</w:t>
      </w:r>
      <w:r w:rsidR="00E46E14" w:rsidRPr="00BE6CA5">
        <w:rPr>
          <w:b/>
          <w:bCs/>
        </w:rPr>
        <w:t>)</w:t>
      </w:r>
      <w:r w:rsidR="00A66E2A" w:rsidRPr="00BE6CA5">
        <w:rPr>
          <w:b/>
          <w:bCs/>
        </w:rPr>
        <w:t xml:space="preserve"> </w:t>
      </w:r>
      <w:r w:rsidR="00E46E14" w:rsidRPr="00BE6CA5">
        <w:rPr>
          <w:b/>
          <w:bCs/>
        </w:rPr>
        <w:t xml:space="preserve">was around US$ </w:t>
      </w:r>
      <w:ins w:id="128" w:author="davide de beni" w:date="2019-10-28T22:02:00Z">
        <w:r w:rsidR="000E1441">
          <w:rPr>
            <w:b/>
            <w:bCs/>
          </w:rPr>
          <w:t>1.01</w:t>
        </w:r>
      </w:ins>
      <w:ins w:id="129" w:author="davide de beni" w:date="2019-10-28T22:03:00Z">
        <w:r w:rsidR="000E1441">
          <w:rPr>
            <w:b/>
            <w:bCs/>
          </w:rPr>
          <w:t xml:space="preserve"> </w:t>
        </w:r>
      </w:ins>
      <w:del w:id="130" w:author="davide de beni" w:date="2019-10-28T22:02:00Z">
        <w:r w:rsidR="00E46E14" w:rsidRPr="00BE6CA5" w:rsidDel="000E1441">
          <w:rPr>
            <w:b/>
            <w:bCs/>
          </w:rPr>
          <w:delText xml:space="preserve">1.37 </w:delText>
        </w:r>
      </w:del>
      <w:r w:rsidR="00E46E14" w:rsidRPr="00BE6CA5">
        <w:rPr>
          <w:b/>
          <w:bCs/>
        </w:rPr>
        <w:t xml:space="preserve">(PKR </w:t>
      </w:r>
      <w:r w:rsidR="00BE6CA5" w:rsidRPr="00BE6CA5">
        <w:rPr>
          <w:b/>
          <w:bCs/>
        </w:rPr>
        <w:t>151) per child</w:t>
      </w:r>
      <w:r w:rsidR="00BE6CA5" w:rsidRPr="00EB778A">
        <w:rPr>
          <w:b/>
          <w:bCs/>
        </w:rPr>
        <w:t>.</w:t>
      </w:r>
    </w:p>
    <w:bookmarkEnd w:id="1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4"/>
        <w:gridCol w:w="1140"/>
        <w:gridCol w:w="1028"/>
        <w:gridCol w:w="1053"/>
        <w:gridCol w:w="1140"/>
        <w:gridCol w:w="1028"/>
        <w:gridCol w:w="1053"/>
        <w:gridCol w:w="1414"/>
      </w:tblGrid>
      <w:tr w:rsidR="00245901" w:rsidRPr="00245901" w14:paraId="60F12F7D" w14:textId="77777777" w:rsidTr="00C317FD">
        <w:trPr>
          <w:trHeight w:val="510"/>
        </w:trPr>
        <w:tc>
          <w:tcPr>
            <w:tcW w:w="0" w:type="auto"/>
            <w:shd w:val="clear" w:color="auto" w:fill="auto"/>
            <w:noWrap/>
            <w:vAlign w:val="center"/>
            <w:hideMark/>
          </w:tcPr>
          <w:p w14:paraId="398CB3AF" w14:textId="6B4D4794" w:rsidR="00245901" w:rsidRPr="00245901" w:rsidRDefault="00245901" w:rsidP="00245901">
            <w:pPr>
              <w:spacing w:line="240" w:lineRule="auto"/>
              <w:jc w:val="center"/>
              <w:rPr>
                <w:rFonts w:ascii="Arial" w:eastAsia="Times New Roman" w:hAnsi="Arial"/>
                <w:b/>
                <w:bCs/>
                <w:color w:val="auto"/>
                <w:sz w:val="14"/>
                <w:szCs w:val="14"/>
                <w:lang w:eastAsia="en-GB"/>
              </w:rPr>
            </w:pPr>
          </w:p>
        </w:tc>
        <w:tc>
          <w:tcPr>
            <w:tcW w:w="7574" w:type="dxa"/>
            <w:gridSpan w:val="7"/>
            <w:shd w:val="clear" w:color="000000" w:fill="E7E6E6"/>
            <w:vAlign w:val="center"/>
            <w:hideMark/>
          </w:tcPr>
          <w:p w14:paraId="65D61504" w14:textId="77777777" w:rsidR="00245901" w:rsidRPr="00245901" w:rsidRDefault="00245901" w:rsidP="00245901">
            <w:pPr>
              <w:spacing w:line="240" w:lineRule="auto"/>
              <w:jc w:val="center"/>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 xml:space="preserve">Unit cost </w:t>
            </w:r>
            <w:r w:rsidRPr="00245901">
              <w:rPr>
                <w:rFonts w:ascii="Arial" w:eastAsia="Times New Roman" w:hAnsi="Arial"/>
                <w:b/>
                <w:bCs/>
                <w:color w:val="auto"/>
                <w:sz w:val="14"/>
                <w:szCs w:val="14"/>
                <w:lang w:eastAsia="en-GB"/>
              </w:rPr>
              <w:br/>
              <w:t>(PKR per beneficiary per year)</w:t>
            </w:r>
          </w:p>
        </w:tc>
      </w:tr>
      <w:tr w:rsidR="00245901" w:rsidRPr="00245901" w14:paraId="266DB1A1" w14:textId="77777777" w:rsidTr="00C317FD">
        <w:trPr>
          <w:trHeight w:val="510"/>
        </w:trPr>
        <w:tc>
          <w:tcPr>
            <w:tcW w:w="0" w:type="auto"/>
            <w:shd w:val="clear" w:color="auto" w:fill="auto"/>
            <w:noWrap/>
            <w:vAlign w:val="center"/>
            <w:hideMark/>
          </w:tcPr>
          <w:p w14:paraId="1FB7C3FA" w14:textId="0EBFF1B4" w:rsidR="00245901" w:rsidRPr="00245901" w:rsidRDefault="00245901" w:rsidP="00245901">
            <w:pPr>
              <w:spacing w:line="240" w:lineRule="auto"/>
              <w:jc w:val="center"/>
              <w:rPr>
                <w:rFonts w:ascii="Arial" w:eastAsia="Times New Roman" w:hAnsi="Arial"/>
                <w:b/>
                <w:bCs/>
                <w:color w:val="auto"/>
                <w:sz w:val="14"/>
                <w:szCs w:val="14"/>
                <w:lang w:eastAsia="en-GB"/>
              </w:rPr>
            </w:pPr>
          </w:p>
        </w:tc>
        <w:tc>
          <w:tcPr>
            <w:tcW w:w="0" w:type="auto"/>
            <w:gridSpan w:val="3"/>
            <w:shd w:val="clear" w:color="000000" w:fill="BFBFBF"/>
            <w:vAlign w:val="center"/>
            <w:hideMark/>
          </w:tcPr>
          <w:p w14:paraId="67E60112" w14:textId="77777777" w:rsidR="00245901" w:rsidRPr="00245901" w:rsidRDefault="00245901" w:rsidP="00245901">
            <w:pPr>
              <w:spacing w:line="240" w:lineRule="auto"/>
              <w:jc w:val="center"/>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 xml:space="preserve">Micronutrients powders </w:t>
            </w:r>
            <w:r w:rsidRPr="00245901">
              <w:rPr>
                <w:rFonts w:ascii="Arial" w:eastAsia="Times New Roman" w:hAnsi="Arial"/>
                <w:b/>
                <w:bCs/>
                <w:color w:val="auto"/>
                <w:sz w:val="14"/>
                <w:szCs w:val="14"/>
                <w:lang w:eastAsia="en-GB"/>
              </w:rPr>
              <w:br/>
              <w:t>(Community)</w:t>
            </w:r>
          </w:p>
        </w:tc>
        <w:tc>
          <w:tcPr>
            <w:tcW w:w="0" w:type="auto"/>
            <w:gridSpan w:val="3"/>
            <w:shd w:val="clear" w:color="000000" w:fill="BFBFBF"/>
            <w:vAlign w:val="center"/>
            <w:hideMark/>
          </w:tcPr>
          <w:p w14:paraId="7DC3F2AA" w14:textId="77777777" w:rsidR="00245901" w:rsidRPr="00245901" w:rsidRDefault="00245901" w:rsidP="00245901">
            <w:pPr>
              <w:spacing w:line="240" w:lineRule="auto"/>
              <w:jc w:val="center"/>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 xml:space="preserve">Micronutrients powders </w:t>
            </w:r>
            <w:r w:rsidRPr="00245901">
              <w:rPr>
                <w:rFonts w:ascii="Arial" w:eastAsia="Times New Roman" w:hAnsi="Arial"/>
                <w:b/>
                <w:bCs/>
                <w:color w:val="auto"/>
                <w:sz w:val="14"/>
                <w:szCs w:val="14"/>
                <w:lang w:eastAsia="en-GB"/>
              </w:rPr>
              <w:br/>
              <w:t>(Health Facility)</w:t>
            </w:r>
          </w:p>
        </w:tc>
        <w:tc>
          <w:tcPr>
            <w:tcW w:w="1414" w:type="dxa"/>
            <w:shd w:val="clear" w:color="000000" w:fill="BFBFBF"/>
            <w:vAlign w:val="center"/>
            <w:hideMark/>
          </w:tcPr>
          <w:p w14:paraId="61416FDF" w14:textId="77777777" w:rsidR="00245901" w:rsidRPr="00245901" w:rsidRDefault="00245901" w:rsidP="00245901">
            <w:pPr>
              <w:spacing w:line="240" w:lineRule="auto"/>
              <w:jc w:val="center"/>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Micronutrients powders</w:t>
            </w:r>
          </w:p>
        </w:tc>
      </w:tr>
      <w:tr w:rsidR="00245901" w:rsidRPr="00245901" w14:paraId="2703ADAA" w14:textId="77777777" w:rsidTr="00C317FD">
        <w:trPr>
          <w:trHeight w:val="20"/>
        </w:trPr>
        <w:tc>
          <w:tcPr>
            <w:tcW w:w="0" w:type="auto"/>
            <w:shd w:val="clear" w:color="auto" w:fill="auto"/>
            <w:noWrap/>
            <w:vAlign w:val="center"/>
            <w:hideMark/>
          </w:tcPr>
          <w:p w14:paraId="59442B61" w14:textId="74A84075" w:rsidR="00245901" w:rsidRPr="00245901" w:rsidRDefault="00245901" w:rsidP="00245901">
            <w:pPr>
              <w:spacing w:line="240" w:lineRule="auto"/>
              <w:jc w:val="center"/>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Province/District</w:t>
            </w:r>
          </w:p>
        </w:tc>
        <w:tc>
          <w:tcPr>
            <w:tcW w:w="0" w:type="auto"/>
            <w:shd w:val="clear" w:color="000000" w:fill="FFFFFF"/>
            <w:vAlign w:val="center"/>
            <w:hideMark/>
          </w:tcPr>
          <w:p w14:paraId="2741036E" w14:textId="77777777" w:rsidR="00245901" w:rsidRPr="00245901" w:rsidRDefault="00245901" w:rsidP="00245901">
            <w:pPr>
              <w:spacing w:line="240" w:lineRule="auto"/>
              <w:jc w:val="center"/>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Total programme costs</w:t>
            </w:r>
          </w:p>
        </w:tc>
        <w:tc>
          <w:tcPr>
            <w:tcW w:w="0" w:type="auto"/>
            <w:shd w:val="clear" w:color="000000" w:fill="FFFFFF"/>
            <w:vAlign w:val="center"/>
            <w:hideMark/>
          </w:tcPr>
          <w:p w14:paraId="042D489D" w14:textId="77777777" w:rsidR="00245901" w:rsidRPr="00245901" w:rsidRDefault="00245901" w:rsidP="00245901">
            <w:pPr>
              <w:spacing w:line="240" w:lineRule="auto"/>
              <w:jc w:val="center"/>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 beneficiaries</w:t>
            </w:r>
          </w:p>
        </w:tc>
        <w:tc>
          <w:tcPr>
            <w:tcW w:w="0" w:type="auto"/>
            <w:shd w:val="clear" w:color="000000" w:fill="D9D9D9"/>
            <w:vAlign w:val="center"/>
            <w:hideMark/>
          </w:tcPr>
          <w:p w14:paraId="5847649C" w14:textId="77777777" w:rsidR="00245901" w:rsidRPr="00245901" w:rsidRDefault="00245901" w:rsidP="00245901">
            <w:pPr>
              <w:spacing w:line="240" w:lineRule="auto"/>
              <w:jc w:val="center"/>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Total unit cost per average case</w:t>
            </w:r>
          </w:p>
        </w:tc>
        <w:tc>
          <w:tcPr>
            <w:tcW w:w="0" w:type="auto"/>
            <w:shd w:val="clear" w:color="000000" w:fill="FFFFFF"/>
            <w:vAlign w:val="center"/>
            <w:hideMark/>
          </w:tcPr>
          <w:p w14:paraId="45EB89A4" w14:textId="77777777" w:rsidR="00245901" w:rsidRPr="00245901" w:rsidRDefault="00245901" w:rsidP="00245901">
            <w:pPr>
              <w:spacing w:line="240" w:lineRule="auto"/>
              <w:jc w:val="center"/>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Total programme costs</w:t>
            </w:r>
          </w:p>
        </w:tc>
        <w:tc>
          <w:tcPr>
            <w:tcW w:w="0" w:type="auto"/>
            <w:shd w:val="clear" w:color="000000" w:fill="FFFFFF"/>
            <w:vAlign w:val="center"/>
            <w:hideMark/>
          </w:tcPr>
          <w:p w14:paraId="780C31AA" w14:textId="77777777" w:rsidR="00245901" w:rsidRPr="00245901" w:rsidRDefault="00245901" w:rsidP="00245901">
            <w:pPr>
              <w:spacing w:line="240" w:lineRule="auto"/>
              <w:jc w:val="center"/>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 beneficiaries</w:t>
            </w:r>
          </w:p>
        </w:tc>
        <w:tc>
          <w:tcPr>
            <w:tcW w:w="0" w:type="auto"/>
            <w:shd w:val="clear" w:color="000000" w:fill="D9D9D9"/>
            <w:vAlign w:val="center"/>
            <w:hideMark/>
          </w:tcPr>
          <w:p w14:paraId="06DA45D7" w14:textId="77777777" w:rsidR="00245901" w:rsidRPr="00245901" w:rsidRDefault="00245901" w:rsidP="00245901">
            <w:pPr>
              <w:spacing w:line="240" w:lineRule="auto"/>
              <w:jc w:val="center"/>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Total unit cost per average case</w:t>
            </w:r>
          </w:p>
        </w:tc>
        <w:tc>
          <w:tcPr>
            <w:tcW w:w="1414" w:type="dxa"/>
            <w:shd w:val="clear" w:color="000000" w:fill="D9D9D9"/>
            <w:vAlign w:val="center"/>
            <w:hideMark/>
          </w:tcPr>
          <w:p w14:paraId="7EB5FEFA" w14:textId="77777777" w:rsidR="00245901" w:rsidRPr="00245901" w:rsidRDefault="00245901" w:rsidP="00245901">
            <w:pPr>
              <w:spacing w:line="240" w:lineRule="auto"/>
              <w:jc w:val="center"/>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Total unit cost per average case (assumed 55% community and 45% health facilities)</w:t>
            </w:r>
          </w:p>
        </w:tc>
      </w:tr>
      <w:tr w:rsidR="00245901" w:rsidRPr="00245901" w14:paraId="26A655BD" w14:textId="77777777" w:rsidTr="00C317FD">
        <w:trPr>
          <w:trHeight w:val="615"/>
        </w:trPr>
        <w:tc>
          <w:tcPr>
            <w:tcW w:w="0" w:type="auto"/>
            <w:shd w:val="clear" w:color="000000" w:fill="FFFFFF"/>
            <w:noWrap/>
            <w:vAlign w:val="center"/>
            <w:hideMark/>
          </w:tcPr>
          <w:p w14:paraId="532A1B83" w14:textId="77777777" w:rsidR="00245901" w:rsidRPr="00245901" w:rsidRDefault="00245901" w:rsidP="00245901">
            <w:pPr>
              <w:spacing w:line="240" w:lineRule="auto"/>
              <w:jc w:val="right"/>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Sindh</w:t>
            </w:r>
          </w:p>
        </w:tc>
        <w:tc>
          <w:tcPr>
            <w:tcW w:w="0" w:type="auto"/>
            <w:shd w:val="clear" w:color="000000" w:fill="FFFFFF"/>
            <w:noWrap/>
            <w:vAlign w:val="center"/>
            <w:hideMark/>
          </w:tcPr>
          <w:p w14:paraId="116E58BE" w14:textId="0B7948B6" w:rsidR="00245901" w:rsidRPr="00245901" w:rsidRDefault="00245901" w:rsidP="00245901">
            <w:pPr>
              <w:spacing w:line="240" w:lineRule="auto"/>
              <w:jc w:val="right"/>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174,901,782</w:t>
            </w:r>
          </w:p>
        </w:tc>
        <w:tc>
          <w:tcPr>
            <w:tcW w:w="0" w:type="auto"/>
            <w:shd w:val="clear" w:color="000000" w:fill="FFFFFF"/>
            <w:noWrap/>
            <w:vAlign w:val="center"/>
            <w:hideMark/>
          </w:tcPr>
          <w:p w14:paraId="514F36EE" w14:textId="2B8D9B11" w:rsidR="00245901" w:rsidRPr="00245901" w:rsidRDefault="00245901" w:rsidP="00245901">
            <w:pPr>
              <w:spacing w:line="240" w:lineRule="auto"/>
              <w:jc w:val="right"/>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2,313,703</w:t>
            </w:r>
          </w:p>
        </w:tc>
        <w:tc>
          <w:tcPr>
            <w:tcW w:w="0" w:type="auto"/>
            <w:shd w:val="clear" w:color="000000" w:fill="D9D9D9"/>
            <w:noWrap/>
            <w:vAlign w:val="center"/>
            <w:hideMark/>
          </w:tcPr>
          <w:p w14:paraId="66FB345B" w14:textId="174B1B76" w:rsidR="00245901" w:rsidRPr="00245901" w:rsidRDefault="00245901" w:rsidP="00245901">
            <w:pPr>
              <w:spacing w:line="240" w:lineRule="auto"/>
              <w:jc w:val="right"/>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90</w:t>
            </w:r>
          </w:p>
        </w:tc>
        <w:tc>
          <w:tcPr>
            <w:tcW w:w="0" w:type="auto"/>
            <w:shd w:val="clear" w:color="000000" w:fill="FFFFFF"/>
            <w:noWrap/>
            <w:vAlign w:val="center"/>
            <w:hideMark/>
          </w:tcPr>
          <w:p w14:paraId="4E14767A" w14:textId="5B573A77" w:rsidR="00245901" w:rsidRPr="00245901" w:rsidRDefault="00245901" w:rsidP="00245901">
            <w:pPr>
              <w:spacing w:line="240" w:lineRule="auto"/>
              <w:jc w:val="right"/>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110,899,132</w:t>
            </w:r>
          </w:p>
        </w:tc>
        <w:tc>
          <w:tcPr>
            <w:tcW w:w="0" w:type="auto"/>
            <w:shd w:val="clear" w:color="000000" w:fill="FFFFFF"/>
            <w:noWrap/>
            <w:vAlign w:val="center"/>
            <w:hideMark/>
          </w:tcPr>
          <w:p w14:paraId="021203FC" w14:textId="67D0D1F3" w:rsidR="00245901" w:rsidRPr="00245901" w:rsidRDefault="00245901" w:rsidP="00245901">
            <w:pPr>
              <w:spacing w:line="240" w:lineRule="auto"/>
              <w:jc w:val="right"/>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833,547</w:t>
            </w:r>
          </w:p>
        </w:tc>
        <w:tc>
          <w:tcPr>
            <w:tcW w:w="0" w:type="auto"/>
            <w:shd w:val="clear" w:color="000000" w:fill="D9D9D9"/>
            <w:noWrap/>
            <w:vAlign w:val="center"/>
            <w:hideMark/>
          </w:tcPr>
          <w:p w14:paraId="082F8FF9" w14:textId="6A1C08E0" w:rsidR="00245901" w:rsidRPr="00245901" w:rsidRDefault="00245901" w:rsidP="00245901">
            <w:pPr>
              <w:spacing w:line="240" w:lineRule="auto"/>
              <w:jc w:val="right"/>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226</w:t>
            </w:r>
          </w:p>
        </w:tc>
        <w:tc>
          <w:tcPr>
            <w:tcW w:w="1414" w:type="dxa"/>
            <w:shd w:val="clear" w:color="000000" w:fill="D9D9D9"/>
            <w:noWrap/>
            <w:vAlign w:val="center"/>
            <w:hideMark/>
          </w:tcPr>
          <w:p w14:paraId="23B30A7E" w14:textId="5D58C1A1" w:rsidR="00245901" w:rsidRPr="00245901" w:rsidRDefault="00245901" w:rsidP="00245901">
            <w:pPr>
              <w:spacing w:line="240" w:lineRule="auto"/>
              <w:jc w:val="right"/>
              <w:rPr>
                <w:rFonts w:ascii="Arial" w:eastAsia="Times New Roman" w:hAnsi="Arial"/>
                <w:b/>
                <w:bCs/>
                <w:color w:val="auto"/>
                <w:sz w:val="14"/>
                <w:szCs w:val="14"/>
                <w:lang w:eastAsia="en-GB"/>
              </w:rPr>
            </w:pPr>
            <w:r w:rsidRPr="00245901">
              <w:rPr>
                <w:rFonts w:ascii="Arial" w:eastAsia="Times New Roman" w:hAnsi="Arial"/>
                <w:b/>
                <w:bCs/>
                <w:color w:val="auto"/>
                <w:sz w:val="14"/>
                <w:szCs w:val="14"/>
                <w:lang w:eastAsia="en-GB"/>
              </w:rPr>
              <w:t>151.10</w:t>
            </w:r>
          </w:p>
        </w:tc>
      </w:tr>
      <w:tr w:rsidR="00245901" w:rsidRPr="00245901" w14:paraId="43059EE6" w14:textId="77777777" w:rsidTr="00C317FD">
        <w:trPr>
          <w:trHeight w:val="180"/>
        </w:trPr>
        <w:tc>
          <w:tcPr>
            <w:tcW w:w="0" w:type="auto"/>
            <w:shd w:val="clear" w:color="auto" w:fill="auto"/>
            <w:noWrap/>
            <w:vAlign w:val="center"/>
            <w:hideMark/>
          </w:tcPr>
          <w:p w14:paraId="5633F350" w14:textId="77777777" w:rsidR="00245901" w:rsidRPr="00245901" w:rsidRDefault="00245901" w:rsidP="00245901">
            <w:pPr>
              <w:spacing w:line="240" w:lineRule="auto"/>
              <w:jc w:val="right"/>
              <w:rPr>
                <w:rFonts w:ascii="Arial" w:eastAsia="Times New Roman" w:hAnsi="Arial"/>
                <w:color w:val="auto"/>
                <w:sz w:val="14"/>
                <w:szCs w:val="14"/>
                <w:lang w:eastAsia="en-GB"/>
              </w:rPr>
            </w:pPr>
            <w:proofErr w:type="spellStart"/>
            <w:r w:rsidRPr="00245901">
              <w:rPr>
                <w:rFonts w:ascii="Arial" w:eastAsia="Times New Roman" w:hAnsi="Arial"/>
                <w:color w:val="auto"/>
                <w:sz w:val="14"/>
                <w:szCs w:val="14"/>
                <w:lang w:eastAsia="en-GB"/>
              </w:rPr>
              <w:t>Tahrparkar</w:t>
            </w:r>
            <w:proofErr w:type="spellEnd"/>
          </w:p>
        </w:tc>
        <w:tc>
          <w:tcPr>
            <w:tcW w:w="0" w:type="auto"/>
            <w:shd w:val="clear" w:color="000000" w:fill="FFFFFF"/>
            <w:noWrap/>
            <w:vAlign w:val="center"/>
            <w:hideMark/>
          </w:tcPr>
          <w:p w14:paraId="220A1660" w14:textId="448046CF"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26,531,434</w:t>
            </w:r>
          </w:p>
        </w:tc>
        <w:tc>
          <w:tcPr>
            <w:tcW w:w="0" w:type="auto"/>
            <w:shd w:val="clear" w:color="000000" w:fill="FFFFFF"/>
            <w:noWrap/>
            <w:vAlign w:val="center"/>
            <w:hideMark/>
          </w:tcPr>
          <w:p w14:paraId="7809159F" w14:textId="33778A90"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545,515</w:t>
            </w:r>
          </w:p>
        </w:tc>
        <w:tc>
          <w:tcPr>
            <w:tcW w:w="0" w:type="auto"/>
            <w:shd w:val="clear" w:color="000000" w:fill="F2F2F2"/>
            <w:noWrap/>
            <w:vAlign w:val="center"/>
            <w:hideMark/>
          </w:tcPr>
          <w:p w14:paraId="0F8F702C" w14:textId="33D0EC64"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49</w:t>
            </w:r>
          </w:p>
        </w:tc>
        <w:tc>
          <w:tcPr>
            <w:tcW w:w="0" w:type="auto"/>
            <w:shd w:val="clear" w:color="000000" w:fill="FFFFFF"/>
            <w:noWrap/>
            <w:vAlign w:val="center"/>
            <w:hideMark/>
          </w:tcPr>
          <w:p w14:paraId="0CCF01C2" w14:textId="162B1974"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9,292,157</w:t>
            </w:r>
          </w:p>
        </w:tc>
        <w:tc>
          <w:tcPr>
            <w:tcW w:w="0" w:type="auto"/>
            <w:shd w:val="clear" w:color="000000" w:fill="FFFFFF"/>
            <w:noWrap/>
            <w:vAlign w:val="center"/>
            <w:hideMark/>
          </w:tcPr>
          <w:p w14:paraId="7C8324AC" w14:textId="4CFA3B61"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104,414</w:t>
            </w:r>
          </w:p>
        </w:tc>
        <w:tc>
          <w:tcPr>
            <w:tcW w:w="0" w:type="auto"/>
            <w:shd w:val="clear" w:color="000000" w:fill="F2F2F2"/>
            <w:noWrap/>
            <w:vAlign w:val="center"/>
            <w:hideMark/>
          </w:tcPr>
          <w:p w14:paraId="4E22D956" w14:textId="393D499C"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89</w:t>
            </w:r>
          </w:p>
        </w:tc>
        <w:tc>
          <w:tcPr>
            <w:tcW w:w="1414" w:type="dxa"/>
            <w:shd w:val="clear" w:color="000000" w:fill="F2F2F2"/>
            <w:noWrap/>
            <w:vAlign w:val="center"/>
            <w:hideMark/>
          </w:tcPr>
          <w:p w14:paraId="29F8A604" w14:textId="7C92F128"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66.80</w:t>
            </w:r>
          </w:p>
        </w:tc>
      </w:tr>
      <w:tr w:rsidR="00245901" w:rsidRPr="00245901" w14:paraId="0113A016" w14:textId="77777777" w:rsidTr="00C317FD">
        <w:trPr>
          <w:trHeight w:val="180"/>
        </w:trPr>
        <w:tc>
          <w:tcPr>
            <w:tcW w:w="0" w:type="auto"/>
            <w:shd w:val="clear" w:color="auto" w:fill="auto"/>
            <w:noWrap/>
            <w:vAlign w:val="center"/>
            <w:hideMark/>
          </w:tcPr>
          <w:p w14:paraId="49ADC747" w14:textId="77777777" w:rsidR="00245901" w:rsidRPr="00245901" w:rsidRDefault="00245901" w:rsidP="00245901">
            <w:pPr>
              <w:spacing w:line="240" w:lineRule="auto"/>
              <w:jc w:val="right"/>
              <w:rPr>
                <w:rFonts w:ascii="Arial" w:eastAsia="Times New Roman" w:hAnsi="Arial"/>
                <w:color w:val="auto"/>
                <w:sz w:val="14"/>
                <w:szCs w:val="14"/>
                <w:lang w:eastAsia="en-GB"/>
              </w:rPr>
            </w:pPr>
            <w:proofErr w:type="spellStart"/>
            <w:r w:rsidRPr="00245901">
              <w:rPr>
                <w:rFonts w:ascii="Arial" w:eastAsia="Times New Roman" w:hAnsi="Arial"/>
                <w:color w:val="auto"/>
                <w:sz w:val="14"/>
                <w:szCs w:val="14"/>
                <w:lang w:eastAsia="en-GB"/>
              </w:rPr>
              <w:t>Umerkot</w:t>
            </w:r>
            <w:proofErr w:type="spellEnd"/>
          </w:p>
        </w:tc>
        <w:tc>
          <w:tcPr>
            <w:tcW w:w="0" w:type="auto"/>
            <w:shd w:val="clear" w:color="000000" w:fill="FFFFFF"/>
            <w:noWrap/>
            <w:vAlign w:val="center"/>
            <w:hideMark/>
          </w:tcPr>
          <w:p w14:paraId="2AC2D3F3" w14:textId="5EFDE6CC"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18,353,764</w:t>
            </w:r>
          </w:p>
        </w:tc>
        <w:tc>
          <w:tcPr>
            <w:tcW w:w="0" w:type="auto"/>
            <w:shd w:val="clear" w:color="000000" w:fill="FFFFFF"/>
            <w:noWrap/>
            <w:vAlign w:val="center"/>
            <w:hideMark/>
          </w:tcPr>
          <w:p w14:paraId="0F49CD00" w14:textId="11FD230B"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302,858</w:t>
            </w:r>
          </w:p>
        </w:tc>
        <w:tc>
          <w:tcPr>
            <w:tcW w:w="0" w:type="auto"/>
            <w:shd w:val="clear" w:color="000000" w:fill="F2F2F2"/>
            <w:noWrap/>
            <w:vAlign w:val="center"/>
            <w:hideMark/>
          </w:tcPr>
          <w:p w14:paraId="1D4A2390" w14:textId="2F4B2D54"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61</w:t>
            </w:r>
          </w:p>
        </w:tc>
        <w:tc>
          <w:tcPr>
            <w:tcW w:w="0" w:type="auto"/>
            <w:shd w:val="clear" w:color="000000" w:fill="FFFFFF"/>
            <w:noWrap/>
            <w:vAlign w:val="center"/>
            <w:hideMark/>
          </w:tcPr>
          <w:p w14:paraId="40430562" w14:textId="6F7996C1"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8,166,419</w:t>
            </w:r>
          </w:p>
        </w:tc>
        <w:tc>
          <w:tcPr>
            <w:tcW w:w="0" w:type="auto"/>
            <w:shd w:val="clear" w:color="000000" w:fill="FFFFFF"/>
            <w:noWrap/>
            <w:vAlign w:val="center"/>
            <w:hideMark/>
          </w:tcPr>
          <w:p w14:paraId="663251AC" w14:textId="63CD56FC"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89,908</w:t>
            </w:r>
          </w:p>
        </w:tc>
        <w:tc>
          <w:tcPr>
            <w:tcW w:w="0" w:type="auto"/>
            <w:shd w:val="clear" w:color="000000" w:fill="F2F2F2"/>
            <w:noWrap/>
            <w:vAlign w:val="center"/>
            <w:hideMark/>
          </w:tcPr>
          <w:p w14:paraId="337421DB" w14:textId="21EFEF32"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91</w:t>
            </w:r>
          </w:p>
        </w:tc>
        <w:tc>
          <w:tcPr>
            <w:tcW w:w="1414" w:type="dxa"/>
            <w:shd w:val="clear" w:color="000000" w:fill="F2F2F2"/>
            <w:noWrap/>
            <w:vAlign w:val="center"/>
            <w:hideMark/>
          </w:tcPr>
          <w:p w14:paraId="09439764" w14:textId="0BE16A62"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74.20</w:t>
            </w:r>
          </w:p>
        </w:tc>
      </w:tr>
      <w:tr w:rsidR="00245901" w:rsidRPr="00245901" w14:paraId="15ADF9C9" w14:textId="77777777" w:rsidTr="00C317FD">
        <w:trPr>
          <w:trHeight w:val="180"/>
        </w:trPr>
        <w:tc>
          <w:tcPr>
            <w:tcW w:w="0" w:type="auto"/>
            <w:shd w:val="clear" w:color="auto" w:fill="auto"/>
            <w:noWrap/>
            <w:vAlign w:val="center"/>
            <w:hideMark/>
          </w:tcPr>
          <w:p w14:paraId="68F12DC7" w14:textId="77777777" w:rsidR="00245901" w:rsidRPr="00245901" w:rsidRDefault="00245901" w:rsidP="00245901">
            <w:pPr>
              <w:spacing w:line="240" w:lineRule="auto"/>
              <w:jc w:val="right"/>
              <w:rPr>
                <w:rFonts w:ascii="Arial" w:eastAsia="Times New Roman" w:hAnsi="Arial"/>
                <w:color w:val="auto"/>
                <w:sz w:val="14"/>
                <w:szCs w:val="14"/>
                <w:lang w:eastAsia="en-GB"/>
              </w:rPr>
            </w:pPr>
            <w:proofErr w:type="spellStart"/>
            <w:r w:rsidRPr="00245901">
              <w:rPr>
                <w:rFonts w:ascii="Arial" w:eastAsia="Times New Roman" w:hAnsi="Arial"/>
                <w:color w:val="auto"/>
                <w:sz w:val="14"/>
                <w:szCs w:val="14"/>
                <w:lang w:eastAsia="en-GB"/>
              </w:rPr>
              <w:t>Sanghar</w:t>
            </w:r>
            <w:proofErr w:type="spellEnd"/>
          </w:p>
        </w:tc>
        <w:tc>
          <w:tcPr>
            <w:tcW w:w="0" w:type="auto"/>
            <w:shd w:val="clear" w:color="000000" w:fill="FFFFFF"/>
            <w:noWrap/>
            <w:vAlign w:val="center"/>
            <w:hideMark/>
          </w:tcPr>
          <w:p w14:paraId="07761792" w14:textId="57D97A1F"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28,545,194</w:t>
            </w:r>
          </w:p>
        </w:tc>
        <w:tc>
          <w:tcPr>
            <w:tcW w:w="0" w:type="auto"/>
            <w:shd w:val="clear" w:color="000000" w:fill="FFFFFF"/>
            <w:noWrap/>
            <w:vAlign w:val="center"/>
            <w:hideMark/>
          </w:tcPr>
          <w:p w14:paraId="5872E6AC" w14:textId="1888BF14"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474,164</w:t>
            </w:r>
          </w:p>
        </w:tc>
        <w:tc>
          <w:tcPr>
            <w:tcW w:w="0" w:type="auto"/>
            <w:shd w:val="clear" w:color="000000" w:fill="F2F2F2"/>
            <w:noWrap/>
            <w:vAlign w:val="center"/>
            <w:hideMark/>
          </w:tcPr>
          <w:p w14:paraId="4B083BE3" w14:textId="7C81D903"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60</w:t>
            </w:r>
          </w:p>
        </w:tc>
        <w:tc>
          <w:tcPr>
            <w:tcW w:w="0" w:type="auto"/>
            <w:shd w:val="clear" w:color="000000" w:fill="FFFFFF"/>
            <w:noWrap/>
            <w:vAlign w:val="center"/>
            <w:hideMark/>
          </w:tcPr>
          <w:p w14:paraId="15EE406B" w14:textId="7482D393"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35,431,771</w:t>
            </w:r>
          </w:p>
        </w:tc>
        <w:tc>
          <w:tcPr>
            <w:tcW w:w="0" w:type="auto"/>
            <w:shd w:val="clear" w:color="000000" w:fill="FFFFFF"/>
            <w:noWrap/>
            <w:vAlign w:val="center"/>
            <w:hideMark/>
          </w:tcPr>
          <w:p w14:paraId="702A1140" w14:textId="243E8679"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261,073</w:t>
            </w:r>
          </w:p>
        </w:tc>
        <w:tc>
          <w:tcPr>
            <w:tcW w:w="0" w:type="auto"/>
            <w:shd w:val="clear" w:color="000000" w:fill="F2F2F2"/>
            <w:noWrap/>
            <w:vAlign w:val="center"/>
            <w:hideMark/>
          </w:tcPr>
          <w:p w14:paraId="18E4AFED" w14:textId="240A876F"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136</w:t>
            </w:r>
          </w:p>
        </w:tc>
        <w:tc>
          <w:tcPr>
            <w:tcW w:w="1414" w:type="dxa"/>
            <w:shd w:val="clear" w:color="000000" w:fill="F2F2F2"/>
            <w:noWrap/>
            <w:vAlign w:val="center"/>
            <w:hideMark/>
          </w:tcPr>
          <w:p w14:paraId="183DCB53" w14:textId="1CF2AC88"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94.18</w:t>
            </w:r>
          </w:p>
        </w:tc>
      </w:tr>
      <w:tr w:rsidR="00245901" w:rsidRPr="00245901" w14:paraId="361B381F" w14:textId="77777777" w:rsidTr="00C317FD">
        <w:trPr>
          <w:trHeight w:val="180"/>
        </w:trPr>
        <w:tc>
          <w:tcPr>
            <w:tcW w:w="0" w:type="auto"/>
            <w:shd w:val="clear" w:color="auto" w:fill="auto"/>
            <w:noWrap/>
            <w:vAlign w:val="center"/>
            <w:hideMark/>
          </w:tcPr>
          <w:p w14:paraId="4E544433" w14:textId="77777777"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Jacobabad</w:t>
            </w:r>
          </w:p>
        </w:tc>
        <w:tc>
          <w:tcPr>
            <w:tcW w:w="0" w:type="auto"/>
            <w:shd w:val="clear" w:color="000000" w:fill="FFFFFF"/>
            <w:noWrap/>
            <w:vAlign w:val="center"/>
            <w:hideMark/>
          </w:tcPr>
          <w:p w14:paraId="11C92A81" w14:textId="18EC060A"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18,571,793</w:t>
            </w:r>
          </w:p>
        </w:tc>
        <w:tc>
          <w:tcPr>
            <w:tcW w:w="0" w:type="auto"/>
            <w:shd w:val="clear" w:color="000000" w:fill="FFFFFF"/>
            <w:noWrap/>
            <w:vAlign w:val="center"/>
            <w:hideMark/>
          </w:tcPr>
          <w:p w14:paraId="6D703F66" w14:textId="5A0DF85D"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145,233</w:t>
            </w:r>
          </w:p>
        </w:tc>
        <w:tc>
          <w:tcPr>
            <w:tcW w:w="0" w:type="auto"/>
            <w:shd w:val="clear" w:color="000000" w:fill="F2F2F2"/>
            <w:noWrap/>
            <w:vAlign w:val="center"/>
            <w:hideMark/>
          </w:tcPr>
          <w:p w14:paraId="063D102A" w14:textId="7CDF109C"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128</w:t>
            </w:r>
          </w:p>
        </w:tc>
        <w:tc>
          <w:tcPr>
            <w:tcW w:w="0" w:type="auto"/>
            <w:shd w:val="clear" w:color="000000" w:fill="FFFFFF"/>
            <w:noWrap/>
            <w:vAlign w:val="center"/>
            <w:hideMark/>
          </w:tcPr>
          <w:p w14:paraId="6FA1C225" w14:textId="070639A5"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7,367,028</w:t>
            </w:r>
          </w:p>
        </w:tc>
        <w:tc>
          <w:tcPr>
            <w:tcW w:w="0" w:type="auto"/>
            <w:shd w:val="clear" w:color="000000" w:fill="FFFFFF"/>
            <w:noWrap/>
            <w:vAlign w:val="center"/>
            <w:hideMark/>
          </w:tcPr>
          <w:p w14:paraId="2BA1E9B2" w14:textId="2B8A35A3"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30,577</w:t>
            </w:r>
          </w:p>
        </w:tc>
        <w:tc>
          <w:tcPr>
            <w:tcW w:w="0" w:type="auto"/>
            <w:shd w:val="clear" w:color="000000" w:fill="F2F2F2"/>
            <w:noWrap/>
            <w:vAlign w:val="center"/>
            <w:hideMark/>
          </w:tcPr>
          <w:p w14:paraId="7D8F2D00" w14:textId="3FD76027"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241</w:t>
            </w:r>
          </w:p>
        </w:tc>
        <w:tc>
          <w:tcPr>
            <w:tcW w:w="1414" w:type="dxa"/>
            <w:shd w:val="clear" w:color="000000" w:fill="F2F2F2"/>
            <w:noWrap/>
            <w:vAlign w:val="center"/>
            <w:hideMark/>
          </w:tcPr>
          <w:p w14:paraId="78BE42F2" w14:textId="777DBC92"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178.75</w:t>
            </w:r>
          </w:p>
        </w:tc>
      </w:tr>
      <w:tr w:rsidR="00245901" w:rsidRPr="00245901" w14:paraId="19C47918" w14:textId="77777777" w:rsidTr="00C317FD">
        <w:trPr>
          <w:trHeight w:val="180"/>
        </w:trPr>
        <w:tc>
          <w:tcPr>
            <w:tcW w:w="0" w:type="auto"/>
            <w:shd w:val="clear" w:color="auto" w:fill="auto"/>
            <w:noWrap/>
            <w:vAlign w:val="center"/>
            <w:hideMark/>
          </w:tcPr>
          <w:p w14:paraId="4D44E0FE" w14:textId="77777777"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Larkana</w:t>
            </w:r>
          </w:p>
        </w:tc>
        <w:tc>
          <w:tcPr>
            <w:tcW w:w="0" w:type="auto"/>
            <w:shd w:val="clear" w:color="000000" w:fill="FFFFFF"/>
            <w:noWrap/>
            <w:vAlign w:val="center"/>
            <w:hideMark/>
          </w:tcPr>
          <w:p w14:paraId="6678410B" w14:textId="0C36C616"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21,349,284</w:t>
            </w:r>
          </w:p>
        </w:tc>
        <w:tc>
          <w:tcPr>
            <w:tcW w:w="0" w:type="auto"/>
            <w:shd w:val="clear" w:color="000000" w:fill="FFFFFF"/>
            <w:noWrap/>
            <w:vAlign w:val="center"/>
            <w:hideMark/>
          </w:tcPr>
          <w:p w14:paraId="2E643BDB" w14:textId="11BE3D58"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228,227</w:t>
            </w:r>
          </w:p>
        </w:tc>
        <w:tc>
          <w:tcPr>
            <w:tcW w:w="0" w:type="auto"/>
            <w:shd w:val="clear" w:color="000000" w:fill="F2F2F2"/>
            <w:noWrap/>
            <w:vAlign w:val="center"/>
            <w:hideMark/>
          </w:tcPr>
          <w:p w14:paraId="565919DF" w14:textId="32EE3CF0"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94</w:t>
            </w:r>
          </w:p>
        </w:tc>
        <w:tc>
          <w:tcPr>
            <w:tcW w:w="0" w:type="auto"/>
            <w:shd w:val="clear" w:color="000000" w:fill="FFFFFF"/>
            <w:noWrap/>
            <w:vAlign w:val="center"/>
            <w:hideMark/>
          </w:tcPr>
          <w:p w14:paraId="33426DA2" w14:textId="5A20F5A4"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13,799,575</w:t>
            </w:r>
          </w:p>
        </w:tc>
        <w:tc>
          <w:tcPr>
            <w:tcW w:w="0" w:type="auto"/>
            <w:shd w:val="clear" w:color="000000" w:fill="FFFFFF"/>
            <w:noWrap/>
            <w:vAlign w:val="center"/>
            <w:hideMark/>
          </w:tcPr>
          <w:p w14:paraId="1674AFBA" w14:textId="6CD52BD0"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93,086</w:t>
            </w:r>
          </w:p>
        </w:tc>
        <w:tc>
          <w:tcPr>
            <w:tcW w:w="0" w:type="auto"/>
            <w:shd w:val="clear" w:color="000000" w:fill="F2F2F2"/>
            <w:noWrap/>
            <w:vAlign w:val="center"/>
            <w:hideMark/>
          </w:tcPr>
          <w:p w14:paraId="15863E2D" w14:textId="6EB8F559"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148</w:t>
            </w:r>
          </w:p>
        </w:tc>
        <w:tc>
          <w:tcPr>
            <w:tcW w:w="1414" w:type="dxa"/>
            <w:shd w:val="clear" w:color="000000" w:fill="F2F2F2"/>
            <w:noWrap/>
            <w:vAlign w:val="center"/>
            <w:hideMark/>
          </w:tcPr>
          <w:p w14:paraId="5A0C0263" w14:textId="22176563"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118.16</w:t>
            </w:r>
          </w:p>
        </w:tc>
      </w:tr>
      <w:tr w:rsidR="00245901" w:rsidRPr="00245901" w14:paraId="39593F3F" w14:textId="77777777" w:rsidTr="00C317FD">
        <w:trPr>
          <w:trHeight w:val="180"/>
        </w:trPr>
        <w:tc>
          <w:tcPr>
            <w:tcW w:w="0" w:type="auto"/>
            <w:shd w:val="clear" w:color="auto" w:fill="auto"/>
            <w:noWrap/>
            <w:vAlign w:val="center"/>
            <w:hideMark/>
          </w:tcPr>
          <w:p w14:paraId="21663B21" w14:textId="77777777"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TMK</w:t>
            </w:r>
          </w:p>
        </w:tc>
        <w:tc>
          <w:tcPr>
            <w:tcW w:w="0" w:type="auto"/>
            <w:shd w:val="clear" w:color="000000" w:fill="FFFFFF"/>
            <w:noWrap/>
            <w:vAlign w:val="center"/>
            <w:hideMark/>
          </w:tcPr>
          <w:p w14:paraId="69F7174F" w14:textId="6FBCEEB6"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11,098,459</w:t>
            </w:r>
          </w:p>
        </w:tc>
        <w:tc>
          <w:tcPr>
            <w:tcW w:w="0" w:type="auto"/>
            <w:shd w:val="clear" w:color="000000" w:fill="FFFFFF"/>
            <w:noWrap/>
            <w:vAlign w:val="center"/>
            <w:hideMark/>
          </w:tcPr>
          <w:p w14:paraId="474625FD" w14:textId="3A373E0A"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108,224</w:t>
            </w:r>
          </w:p>
        </w:tc>
        <w:tc>
          <w:tcPr>
            <w:tcW w:w="0" w:type="auto"/>
            <w:shd w:val="clear" w:color="000000" w:fill="F2F2F2"/>
            <w:noWrap/>
            <w:vAlign w:val="center"/>
            <w:hideMark/>
          </w:tcPr>
          <w:p w14:paraId="692C3127" w14:textId="4FE4DFCF"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103</w:t>
            </w:r>
          </w:p>
        </w:tc>
        <w:tc>
          <w:tcPr>
            <w:tcW w:w="0" w:type="auto"/>
            <w:shd w:val="clear" w:color="000000" w:fill="FFFFFF"/>
            <w:noWrap/>
            <w:vAlign w:val="center"/>
            <w:hideMark/>
          </w:tcPr>
          <w:p w14:paraId="5F6681A1" w14:textId="14FAC271"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6,068,923</w:t>
            </w:r>
          </w:p>
        </w:tc>
        <w:tc>
          <w:tcPr>
            <w:tcW w:w="0" w:type="auto"/>
            <w:shd w:val="clear" w:color="000000" w:fill="FFFFFF"/>
            <w:noWrap/>
            <w:vAlign w:val="center"/>
            <w:hideMark/>
          </w:tcPr>
          <w:p w14:paraId="7A87DCDE" w14:textId="334C75DF"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23,633</w:t>
            </w:r>
          </w:p>
        </w:tc>
        <w:tc>
          <w:tcPr>
            <w:tcW w:w="0" w:type="auto"/>
            <w:shd w:val="clear" w:color="000000" w:fill="F2F2F2"/>
            <w:noWrap/>
            <w:vAlign w:val="center"/>
            <w:hideMark/>
          </w:tcPr>
          <w:p w14:paraId="4931399E" w14:textId="5B5526B2"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257</w:t>
            </w:r>
          </w:p>
        </w:tc>
        <w:tc>
          <w:tcPr>
            <w:tcW w:w="1414" w:type="dxa"/>
            <w:shd w:val="clear" w:color="000000" w:fill="F2F2F2"/>
            <w:noWrap/>
            <w:vAlign w:val="center"/>
            <w:hideMark/>
          </w:tcPr>
          <w:p w14:paraId="007C3DBD" w14:textId="46CF41ED"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171.96</w:t>
            </w:r>
          </w:p>
        </w:tc>
      </w:tr>
      <w:tr w:rsidR="00245901" w:rsidRPr="00245901" w14:paraId="485F3437" w14:textId="77777777" w:rsidTr="00C317FD">
        <w:trPr>
          <w:trHeight w:val="180"/>
        </w:trPr>
        <w:tc>
          <w:tcPr>
            <w:tcW w:w="0" w:type="auto"/>
            <w:shd w:val="clear" w:color="auto" w:fill="auto"/>
            <w:noWrap/>
            <w:vAlign w:val="center"/>
            <w:hideMark/>
          </w:tcPr>
          <w:p w14:paraId="2FDC2796" w14:textId="77777777"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Badin</w:t>
            </w:r>
          </w:p>
        </w:tc>
        <w:tc>
          <w:tcPr>
            <w:tcW w:w="0" w:type="auto"/>
            <w:shd w:val="clear" w:color="000000" w:fill="FFFFFF"/>
            <w:noWrap/>
            <w:vAlign w:val="center"/>
            <w:hideMark/>
          </w:tcPr>
          <w:p w14:paraId="2BE76050" w14:textId="45C309CA"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22,664,287</w:t>
            </w:r>
          </w:p>
        </w:tc>
        <w:tc>
          <w:tcPr>
            <w:tcW w:w="0" w:type="auto"/>
            <w:shd w:val="clear" w:color="000000" w:fill="FFFFFF"/>
            <w:noWrap/>
            <w:vAlign w:val="center"/>
            <w:hideMark/>
          </w:tcPr>
          <w:p w14:paraId="6666A717" w14:textId="5A06FD0D"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248,313</w:t>
            </w:r>
          </w:p>
        </w:tc>
        <w:tc>
          <w:tcPr>
            <w:tcW w:w="0" w:type="auto"/>
            <w:shd w:val="clear" w:color="000000" w:fill="F2F2F2"/>
            <w:noWrap/>
            <w:vAlign w:val="center"/>
            <w:hideMark/>
          </w:tcPr>
          <w:p w14:paraId="0B2508E2" w14:textId="400704D8"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91</w:t>
            </w:r>
          </w:p>
        </w:tc>
        <w:tc>
          <w:tcPr>
            <w:tcW w:w="0" w:type="auto"/>
            <w:shd w:val="clear" w:color="000000" w:fill="FFFFFF"/>
            <w:noWrap/>
            <w:vAlign w:val="center"/>
            <w:hideMark/>
          </w:tcPr>
          <w:p w14:paraId="26D26C51" w14:textId="1E29FCF2"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12,879,123</w:t>
            </w:r>
          </w:p>
        </w:tc>
        <w:tc>
          <w:tcPr>
            <w:tcW w:w="0" w:type="auto"/>
            <w:shd w:val="clear" w:color="000000" w:fill="FFFFFF"/>
            <w:noWrap/>
            <w:vAlign w:val="center"/>
            <w:hideMark/>
          </w:tcPr>
          <w:p w14:paraId="71922B53" w14:textId="74DCCA9D"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193,305</w:t>
            </w:r>
          </w:p>
        </w:tc>
        <w:tc>
          <w:tcPr>
            <w:tcW w:w="0" w:type="auto"/>
            <w:shd w:val="clear" w:color="000000" w:fill="F2F2F2"/>
            <w:noWrap/>
            <w:vAlign w:val="center"/>
            <w:hideMark/>
          </w:tcPr>
          <w:p w14:paraId="0F950F6F" w14:textId="5C4ED5FE"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67</w:t>
            </w:r>
          </w:p>
        </w:tc>
        <w:tc>
          <w:tcPr>
            <w:tcW w:w="1414" w:type="dxa"/>
            <w:shd w:val="clear" w:color="000000" w:fill="F2F2F2"/>
            <w:noWrap/>
            <w:vAlign w:val="center"/>
            <w:hideMark/>
          </w:tcPr>
          <w:p w14:paraId="647DC799" w14:textId="23F3C364"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80.18</w:t>
            </w:r>
          </w:p>
        </w:tc>
      </w:tr>
      <w:tr w:rsidR="00245901" w:rsidRPr="00245901" w14:paraId="13BDF0BB" w14:textId="77777777" w:rsidTr="00C317FD">
        <w:trPr>
          <w:trHeight w:val="180"/>
        </w:trPr>
        <w:tc>
          <w:tcPr>
            <w:tcW w:w="0" w:type="auto"/>
            <w:shd w:val="clear" w:color="auto" w:fill="auto"/>
            <w:noWrap/>
            <w:vAlign w:val="center"/>
            <w:hideMark/>
          </w:tcPr>
          <w:p w14:paraId="0762F096" w14:textId="77777777" w:rsidR="00245901" w:rsidRPr="00245901" w:rsidRDefault="00245901" w:rsidP="00245901">
            <w:pPr>
              <w:spacing w:line="240" w:lineRule="auto"/>
              <w:jc w:val="right"/>
              <w:rPr>
                <w:rFonts w:ascii="Arial" w:eastAsia="Times New Roman" w:hAnsi="Arial"/>
                <w:color w:val="auto"/>
                <w:sz w:val="14"/>
                <w:szCs w:val="14"/>
                <w:lang w:eastAsia="en-GB"/>
              </w:rPr>
            </w:pPr>
            <w:proofErr w:type="spellStart"/>
            <w:r w:rsidRPr="00245901">
              <w:rPr>
                <w:rFonts w:ascii="Arial" w:eastAsia="Times New Roman" w:hAnsi="Arial"/>
                <w:color w:val="auto"/>
                <w:sz w:val="14"/>
                <w:szCs w:val="14"/>
                <w:lang w:eastAsia="en-GB"/>
              </w:rPr>
              <w:t>Kambar</w:t>
            </w:r>
            <w:proofErr w:type="spellEnd"/>
            <w:r w:rsidRPr="00245901">
              <w:rPr>
                <w:rFonts w:ascii="Arial" w:eastAsia="Times New Roman" w:hAnsi="Arial"/>
                <w:color w:val="auto"/>
                <w:sz w:val="14"/>
                <w:szCs w:val="14"/>
                <w:lang w:eastAsia="en-GB"/>
              </w:rPr>
              <w:t xml:space="preserve"> </w:t>
            </w:r>
            <w:proofErr w:type="spellStart"/>
            <w:r w:rsidRPr="00245901">
              <w:rPr>
                <w:rFonts w:ascii="Arial" w:eastAsia="Times New Roman" w:hAnsi="Arial"/>
                <w:color w:val="auto"/>
                <w:sz w:val="14"/>
                <w:szCs w:val="14"/>
                <w:lang w:eastAsia="en-GB"/>
              </w:rPr>
              <w:t>Shahdadkot</w:t>
            </w:r>
            <w:proofErr w:type="spellEnd"/>
          </w:p>
        </w:tc>
        <w:tc>
          <w:tcPr>
            <w:tcW w:w="0" w:type="auto"/>
            <w:shd w:val="clear" w:color="000000" w:fill="FFFFFF"/>
            <w:noWrap/>
            <w:vAlign w:val="center"/>
            <w:hideMark/>
          </w:tcPr>
          <w:p w14:paraId="79B44C5B" w14:textId="3F72744B"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12,244,589</w:t>
            </w:r>
          </w:p>
        </w:tc>
        <w:tc>
          <w:tcPr>
            <w:tcW w:w="0" w:type="auto"/>
            <w:shd w:val="clear" w:color="000000" w:fill="FFFFFF"/>
            <w:noWrap/>
            <w:vAlign w:val="center"/>
            <w:hideMark/>
          </w:tcPr>
          <w:p w14:paraId="14E24329" w14:textId="5FDE8DA4"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89,773</w:t>
            </w:r>
          </w:p>
        </w:tc>
        <w:tc>
          <w:tcPr>
            <w:tcW w:w="0" w:type="auto"/>
            <w:shd w:val="clear" w:color="000000" w:fill="F2F2F2"/>
            <w:noWrap/>
            <w:vAlign w:val="center"/>
            <w:hideMark/>
          </w:tcPr>
          <w:p w14:paraId="4737385D" w14:textId="4EE9AF53"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136</w:t>
            </w:r>
          </w:p>
        </w:tc>
        <w:tc>
          <w:tcPr>
            <w:tcW w:w="0" w:type="auto"/>
            <w:shd w:val="clear" w:color="000000" w:fill="FFFFFF"/>
            <w:noWrap/>
            <w:vAlign w:val="center"/>
            <w:hideMark/>
          </w:tcPr>
          <w:p w14:paraId="2C7A11AA" w14:textId="41250B1A"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10,298,090</w:t>
            </w:r>
          </w:p>
        </w:tc>
        <w:tc>
          <w:tcPr>
            <w:tcW w:w="0" w:type="auto"/>
            <w:shd w:val="clear" w:color="000000" w:fill="FFFFFF"/>
            <w:noWrap/>
            <w:vAlign w:val="center"/>
            <w:hideMark/>
          </w:tcPr>
          <w:p w14:paraId="62048457" w14:textId="1E93E106"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24,477</w:t>
            </w:r>
          </w:p>
        </w:tc>
        <w:tc>
          <w:tcPr>
            <w:tcW w:w="0" w:type="auto"/>
            <w:shd w:val="clear" w:color="000000" w:fill="F2F2F2"/>
            <w:noWrap/>
            <w:vAlign w:val="center"/>
            <w:hideMark/>
          </w:tcPr>
          <w:p w14:paraId="6255F8C9" w14:textId="058BD419"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421</w:t>
            </w:r>
          </w:p>
        </w:tc>
        <w:tc>
          <w:tcPr>
            <w:tcW w:w="1414" w:type="dxa"/>
            <w:shd w:val="clear" w:color="000000" w:fill="F2F2F2"/>
            <w:noWrap/>
            <w:vAlign w:val="center"/>
            <w:hideMark/>
          </w:tcPr>
          <w:p w14:paraId="1736288A" w14:textId="24D08C8D"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264.34</w:t>
            </w:r>
          </w:p>
        </w:tc>
      </w:tr>
      <w:tr w:rsidR="00245901" w:rsidRPr="00245901" w14:paraId="5DD2E703" w14:textId="77777777" w:rsidTr="00C317FD">
        <w:trPr>
          <w:trHeight w:val="180"/>
        </w:trPr>
        <w:tc>
          <w:tcPr>
            <w:tcW w:w="0" w:type="auto"/>
            <w:shd w:val="clear" w:color="auto" w:fill="auto"/>
            <w:noWrap/>
            <w:vAlign w:val="center"/>
            <w:hideMark/>
          </w:tcPr>
          <w:p w14:paraId="78C8EB0E" w14:textId="77777777" w:rsidR="00245901" w:rsidRPr="00245901" w:rsidRDefault="00245901" w:rsidP="00245901">
            <w:pPr>
              <w:spacing w:line="240" w:lineRule="auto"/>
              <w:jc w:val="right"/>
              <w:rPr>
                <w:rFonts w:ascii="Arial" w:eastAsia="Times New Roman" w:hAnsi="Arial"/>
                <w:color w:val="auto"/>
                <w:sz w:val="14"/>
                <w:szCs w:val="14"/>
                <w:lang w:eastAsia="en-GB"/>
              </w:rPr>
            </w:pPr>
            <w:proofErr w:type="spellStart"/>
            <w:r w:rsidRPr="00245901">
              <w:rPr>
                <w:rFonts w:ascii="Arial" w:eastAsia="Times New Roman" w:hAnsi="Arial"/>
                <w:color w:val="auto"/>
                <w:sz w:val="14"/>
                <w:szCs w:val="14"/>
                <w:lang w:eastAsia="en-GB"/>
              </w:rPr>
              <w:t>Kashmore</w:t>
            </w:r>
            <w:proofErr w:type="spellEnd"/>
          </w:p>
        </w:tc>
        <w:tc>
          <w:tcPr>
            <w:tcW w:w="0" w:type="auto"/>
            <w:shd w:val="clear" w:color="000000" w:fill="FFFFFF"/>
            <w:noWrap/>
            <w:vAlign w:val="center"/>
            <w:hideMark/>
          </w:tcPr>
          <w:p w14:paraId="4EEE6FF8" w14:textId="53A99F28"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15,542,978</w:t>
            </w:r>
          </w:p>
        </w:tc>
        <w:tc>
          <w:tcPr>
            <w:tcW w:w="0" w:type="auto"/>
            <w:shd w:val="clear" w:color="000000" w:fill="FFFFFF"/>
            <w:noWrap/>
            <w:vAlign w:val="center"/>
            <w:hideMark/>
          </w:tcPr>
          <w:p w14:paraId="2C4A6EE9" w14:textId="4B8B3B0B"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171,396</w:t>
            </w:r>
          </w:p>
        </w:tc>
        <w:tc>
          <w:tcPr>
            <w:tcW w:w="0" w:type="auto"/>
            <w:shd w:val="clear" w:color="000000" w:fill="F2F2F2"/>
            <w:noWrap/>
            <w:vAlign w:val="center"/>
            <w:hideMark/>
          </w:tcPr>
          <w:p w14:paraId="3E8DB71D" w14:textId="340931FD"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91</w:t>
            </w:r>
          </w:p>
        </w:tc>
        <w:tc>
          <w:tcPr>
            <w:tcW w:w="0" w:type="auto"/>
            <w:shd w:val="clear" w:color="000000" w:fill="FFFFFF"/>
            <w:noWrap/>
            <w:vAlign w:val="center"/>
            <w:hideMark/>
          </w:tcPr>
          <w:p w14:paraId="5DB69E89" w14:textId="357B8F41"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7,596,046</w:t>
            </w:r>
          </w:p>
        </w:tc>
        <w:tc>
          <w:tcPr>
            <w:tcW w:w="0" w:type="auto"/>
            <w:shd w:val="clear" w:color="000000" w:fill="FFFFFF"/>
            <w:noWrap/>
            <w:vAlign w:val="center"/>
            <w:hideMark/>
          </w:tcPr>
          <w:p w14:paraId="41ECE727" w14:textId="34C090E6"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13,074</w:t>
            </w:r>
          </w:p>
        </w:tc>
        <w:tc>
          <w:tcPr>
            <w:tcW w:w="0" w:type="auto"/>
            <w:shd w:val="clear" w:color="000000" w:fill="F2F2F2"/>
            <w:noWrap/>
            <w:vAlign w:val="center"/>
            <w:hideMark/>
          </w:tcPr>
          <w:p w14:paraId="386CA6E6" w14:textId="06497793"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581</w:t>
            </w:r>
          </w:p>
        </w:tc>
        <w:tc>
          <w:tcPr>
            <w:tcW w:w="1414" w:type="dxa"/>
            <w:shd w:val="clear" w:color="000000" w:fill="F2F2F2"/>
            <w:noWrap/>
            <w:vAlign w:val="center"/>
            <w:hideMark/>
          </w:tcPr>
          <w:p w14:paraId="3B4B9654" w14:textId="14C640D8" w:rsidR="00245901" w:rsidRPr="00245901" w:rsidRDefault="00245901" w:rsidP="00245901">
            <w:pPr>
              <w:spacing w:line="240" w:lineRule="auto"/>
              <w:jc w:val="right"/>
              <w:rPr>
                <w:rFonts w:ascii="Arial" w:eastAsia="Times New Roman" w:hAnsi="Arial"/>
                <w:color w:val="auto"/>
                <w:sz w:val="14"/>
                <w:szCs w:val="14"/>
                <w:lang w:eastAsia="en-GB"/>
              </w:rPr>
            </w:pPr>
            <w:r w:rsidRPr="00245901">
              <w:rPr>
                <w:rFonts w:ascii="Arial" w:eastAsia="Times New Roman" w:hAnsi="Arial"/>
                <w:color w:val="auto"/>
                <w:sz w:val="14"/>
                <w:szCs w:val="14"/>
                <w:lang w:eastAsia="en-GB"/>
              </w:rPr>
              <w:t>311.33</w:t>
            </w:r>
          </w:p>
        </w:tc>
      </w:tr>
    </w:tbl>
    <w:p w14:paraId="6D5B8CAA" w14:textId="756D21CD" w:rsidR="00245901" w:rsidRDefault="00245901" w:rsidP="007610E1">
      <w:pPr>
        <w:pStyle w:val="Normalnumbered"/>
        <w:numPr>
          <w:ilvl w:val="0"/>
          <w:numId w:val="0"/>
        </w:num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4"/>
        <w:gridCol w:w="1170"/>
        <w:gridCol w:w="1006"/>
        <w:gridCol w:w="966"/>
        <w:gridCol w:w="982"/>
        <w:gridCol w:w="1006"/>
        <w:gridCol w:w="1271"/>
        <w:gridCol w:w="1455"/>
      </w:tblGrid>
      <w:tr w:rsidR="001F4201" w:rsidRPr="001F4201" w14:paraId="0AA80A29" w14:textId="77777777" w:rsidTr="00C317FD">
        <w:trPr>
          <w:trHeight w:val="510"/>
        </w:trPr>
        <w:tc>
          <w:tcPr>
            <w:tcW w:w="0" w:type="auto"/>
            <w:shd w:val="clear" w:color="auto" w:fill="auto"/>
            <w:noWrap/>
            <w:vAlign w:val="center"/>
            <w:hideMark/>
          </w:tcPr>
          <w:p w14:paraId="6126DC04" w14:textId="3EB2E091" w:rsidR="001F4201" w:rsidRPr="001F4201" w:rsidRDefault="001F4201" w:rsidP="007610E1">
            <w:pPr>
              <w:spacing w:line="240" w:lineRule="auto"/>
              <w:rPr>
                <w:rFonts w:ascii="Arial" w:eastAsia="Times New Roman" w:hAnsi="Arial"/>
                <w:b/>
                <w:bCs/>
                <w:color w:val="auto"/>
                <w:sz w:val="14"/>
                <w:szCs w:val="14"/>
                <w:lang w:eastAsia="en-GB"/>
              </w:rPr>
            </w:pPr>
          </w:p>
        </w:tc>
        <w:tc>
          <w:tcPr>
            <w:tcW w:w="0" w:type="auto"/>
            <w:gridSpan w:val="7"/>
            <w:shd w:val="clear" w:color="000000" w:fill="E7E6E6"/>
            <w:vAlign w:val="center"/>
            <w:hideMark/>
          </w:tcPr>
          <w:p w14:paraId="2AD363CA" w14:textId="77777777" w:rsidR="001F4201" w:rsidRPr="001F4201" w:rsidRDefault="001F4201" w:rsidP="001F4201">
            <w:pPr>
              <w:spacing w:line="240" w:lineRule="auto"/>
              <w:jc w:val="center"/>
              <w:rPr>
                <w:rFonts w:ascii="Arial" w:eastAsia="Times New Roman" w:hAnsi="Arial"/>
                <w:b/>
                <w:bCs/>
                <w:color w:val="auto"/>
                <w:sz w:val="14"/>
                <w:szCs w:val="14"/>
                <w:lang w:eastAsia="en-GB"/>
              </w:rPr>
            </w:pPr>
            <w:r w:rsidRPr="001F4201">
              <w:rPr>
                <w:rFonts w:ascii="Arial" w:eastAsia="Times New Roman" w:hAnsi="Arial"/>
                <w:b/>
                <w:bCs/>
                <w:color w:val="auto"/>
                <w:sz w:val="14"/>
                <w:szCs w:val="14"/>
                <w:lang w:eastAsia="en-GB"/>
              </w:rPr>
              <w:t xml:space="preserve">Unit cost </w:t>
            </w:r>
            <w:r w:rsidRPr="001F4201">
              <w:rPr>
                <w:rFonts w:ascii="Arial" w:eastAsia="Times New Roman" w:hAnsi="Arial"/>
                <w:b/>
                <w:bCs/>
                <w:color w:val="auto"/>
                <w:sz w:val="14"/>
                <w:szCs w:val="14"/>
                <w:lang w:eastAsia="en-GB"/>
              </w:rPr>
              <w:br/>
              <w:t>(US$ per beneficiary per year)</w:t>
            </w:r>
          </w:p>
        </w:tc>
      </w:tr>
      <w:tr w:rsidR="007610E1" w:rsidRPr="001F4201" w14:paraId="36B84FD7" w14:textId="77777777" w:rsidTr="000E1441">
        <w:trPr>
          <w:trHeight w:val="510"/>
        </w:trPr>
        <w:tc>
          <w:tcPr>
            <w:tcW w:w="0" w:type="auto"/>
            <w:shd w:val="clear" w:color="auto" w:fill="auto"/>
            <w:noWrap/>
            <w:vAlign w:val="center"/>
            <w:hideMark/>
          </w:tcPr>
          <w:p w14:paraId="6B9A8F33" w14:textId="6F5DF9C2" w:rsidR="001F4201" w:rsidRPr="001F4201" w:rsidRDefault="001F4201" w:rsidP="001F4201">
            <w:pPr>
              <w:spacing w:line="240" w:lineRule="auto"/>
              <w:jc w:val="center"/>
              <w:rPr>
                <w:rFonts w:ascii="Arial" w:eastAsia="Times New Roman" w:hAnsi="Arial"/>
                <w:b/>
                <w:bCs/>
                <w:color w:val="auto"/>
                <w:sz w:val="14"/>
                <w:szCs w:val="14"/>
                <w:lang w:eastAsia="en-GB"/>
              </w:rPr>
            </w:pPr>
          </w:p>
        </w:tc>
        <w:tc>
          <w:tcPr>
            <w:tcW w:w="0" w:type="auto"/>
            <w:gridSpan w:val="3"/>
            <w:shd w:val="clear" w:color="000000" w:fill="BFBFBF"/>
            <w:vAlign w:val="center"/>
            <w:hideMark/>
          </w:tcPr>
          <w:p w14:paraId="23747C3C" w14:textId="77777777" w:rsidR="001F4201" w:rsidRPr="001F4201" w:rsidRDefault="001F4201" w:rsidP="001F4201">
            <w:pPr>
              <w:spacing w:line="240" w:lineRule="auto"/>
              <w:jc w:val="center"/>
              <w:rPr>
                <w:rFonts w:ascii="Arial" w:eastAsia="Times New Roman" w:hAnsi="Arial"/>
                <w:b/>
                <w:bCs/>
                <w:color w:val="auto"/>
                <w:sz w:val="14"/>
                <w:szCs w:val="14"/>
                <w:lang w:eastAsia="en-GB"/>
              </w:rPr>
            </w:pPr>
            <w:r w:rsidRPr="001F4201">
              <w:rPr>
                <w:rFonts w:ascii="Arial" w:eastAsia="Times New Roman" w:hAnsi="Arial"/>
                <w:b/>
                <w:bCs/>
                <w:color w:val="auto"/>
                <w:sz w:val="14"/>
                <w:szCs w:val="14"/>
                <w:lang w:eastAsia="en-GB"/>
              </w:rPr>
              <w:t xml:space="preserve">Micronutrients powders </w:t>
            </w:r>
            <w:r w:rsidRPr="001F4201">
              <w:rPr>
                <w:rFonts w:ascii="Arial" w:eastAsia="Times New Roman" w:hAnsi="Arial"/>
                <w:b/>
                <w:bCs/>
                <w:color w:val="auto"/>
                <w:sz w:val="14"/>
                <w:szCs w:val="14"/>
                <w:lang w:eastAsia="en-GB"/>
              </w:rPr>
              <w:br/>
              <w:t>(Community)</w:t>
            </w:r>
          </w:p>
        </w:tc>
        <w:tc>
          <w:tcPr>
            <w:tcW w:w="3259" w:type="dxa"/>
            <w:gridSpan w:val="3"/>
            <w:shd w:val="clear" w:color="000000" w:fill="BFBFBF"/>
            <w:vAlign w:val="center"/>
            <w:hideMark/>
          </w:tcPr>
          <w:p w14:paraId="46CEC211" w14:textId="77777777" w:rsidR="001F4201" w:rsidRPr="001F4201" w:rsidRDefault="001F4201" w:rsidP="001F4201">
            <w:pPr>
              <w:spacing w:line="240" w:lineRule="auto"/>
              <w:jc w:val="center"/>
              <w:rPr>
                <w:rFonts w:ascii="Arial" w:eastAsia="Times New Roman" w:hAnsi="Arial"/>
                <w:b/>
                <w:bCs/>
                <w:color w:val="auto"/>
                <w:sz w:val="14"/>
                <w:szCs w:val="14"/>
                <w:lang w:eastAsia="en-GB"/>
              </w:rPr>
            </w:pPr>
            <w:r w:rsidRPr="001F4201">
              <w:rPr>
                <w:rFonts w:ascii="Arial" w:eastAsia="Times New Roman" w:hAnsi="Arial"/>
                <w:b/>
                <w:bCs/>
                <w:color w:val="auto"/>
                <w:sz w:val="14"/>
                <w:szCs w:val="14"/>
                <w:lang w:eastAsia="en-GB"/>
              </w:rPr>
              <w:t xml:space="preserve">Micronutrients powders </w:t>
            </w:r>
            <w:r w:rsidRPr="001F4201">
              <w:rPr>
                <w:rFonts w:ascii="Arial" w:eastAsia="Times New Roman" w:hAnsi="Arial"/>
                <w:b/>
                <w:bCs/>
                <w:color w:val="auto"/>
                <w:sz w:val="14"/>
                <w:szCs w:val="14"/>
                <w:lang w:eastAsia="en-GB"/>
              </w:rPr>
              <w:br/>
              <w:t>(Health Facility)</w:t>
            </w:r>
          </w:p>
        </w:tc>
        <w:tc>
          <w:tcPr>
            <w:tcW w:w="1455" w:type="dxa"/>
            <w:shd w:val="clear" w:color="000000" w:fill="BFBFBF"/>
            <w:vAlign w:val="center"/>
            <w:hideMark/>
          </w:tcPr>
          <w:p w14:paraId="04F7EFD4" w14:textId="77777777" w:rsidR="001F4201" w:rsidRPr="001F4201" w:rsidRDefault="001F4201" w:rsidP="001F4201">
            <w:pPr>
              <w:spacing w:line="240" w:lineRule="auto"/>
              <w:jc w:val="center"/>
              <w:rPr>
                <w:rFonts w:ascii="Arial" w:eastAsia="Times New Roman" w:hAnsi="Arial"/>
                <w:b/>
                <w:bCs/>
                <w:color w:val="auto"/>
                <w:sz w:val="14"/>
                <w:szCs w:val="14"/>
                <w:lang w:eastAsia="en-GB"/>
              </w:rPr>
            </w:pPr>
            <w:r w:rsidRPr="001F4201">
              <w:rPr>
                <w:rFonts w:ascii="Arial" w:eastAsia="Times New Roman" w:hAnsi="Arial"/>
                <w:b/>
                <w:bCs/>
                <w:color w:val="auto"/>
                <w:sz w:val="14"/>
                <w:szCs w:val="14"/>
                <w:lang w:eastAsia="en-GB"/>
              </w:rPr>
              <w:t>Micronutrients powders</w:t>
            </w:r>
          </w:p>
        </w:tc>
      </w:tr>
      <w:tr w:rsidR="001F4201" w:rsidRPr="001F4201" w14:paraId="5DA454C6" w14:textId="77777777" w:rsidTr="00C317FD">
        <w:trPr>
          <w:trHeight w:val="20"/>
        </w:trPr>
        <w:tc>
          <w:tcPr>
            <w:tcW w:w="0" w:type="auto"/>
            <w:shd w:val="clear" w:color="auto" w:fill="auto"/>
            <w:noWrap/>
            <w:vAlign w:val="center"/>
            <w:hideMark/>
          </w:tcPr>
          <w:p w14:paraId="57DBAAF1" w14:textId="03437494" w:rsidR="001F4201" w:rsidRPr="001F4201" w:rsidRDefault="001F4201" w:rsidP="001F4201">
            <w:pPr>
              <w:spacing w:line="240" w:lineRule="auto"/>
              <w:jc w:val="center"/>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lastRenderedPageBreak/>
              <w:t>Province/District</w:t>
            </w:r>
          </w:p>
        </w:tc>
        <w:tc>
          <w:tcPr>
            <w:tcW w:w="0" w:type="auto"/>
            <w:shd w:val="clear" w:color="000000" w:fill="FFFFFF"/>
            <w:vAlign w:val="center"/>
            <w:hideMark/>
          </w:tcPr>
          <w:p w14:paraId="2139D677" w14:textId="77777777" w:rsidR="001F4201" w:rsidRPr="001F4201" w:rsidRDefault="001F4201" w:rsidP="001F4201">
            <w:pPr>
              <w:spacing w:line="240" w:lineRule="auto"/>
              <w:jc w:val="center"/>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Total programme costs</w:t>
            </w:r>
          </w:p>
        </w:tc>
        <w:tc>
          <w:tcPr>
            <w:tcW w:w="0" w:type="auto"/>
            <w:shd w:val="clear" w:color="000000" w:fill="FFFFFF"/>
            <w:vAlign w:val="center"/>
            <w:hideMark/>
          </w:tcPr>
          <w:p w14:paraId="42E550D2" w14:textId="77777777" w:rsidR="001F4201" w:rsidRPr="001F4201" w:rsidRDefault="001F4201" w:rsidP="001F4201">
            <w:pPr>
              <w:spacing w:line="240" w:lineRule="auto"/>
              <w:jc w:val="center"/>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beneficiaries</w:t>
            </w:r>
          </w:p>
        </w:tc>
        <w:tc>
          <w:tcPr>
            <w:tcW w:w="0" w:type="auto"/>
            <w:shd w:val="clear" w:color="000000" w:fill="D9D9D9"/>
            <w:vAlign w:val="center"/>
            <w:hideMark/>
          </w:tcPr>
          <w:p w14:paraId="725A6DF7" w14:textId="77777777" w:rsidR="001F4201" w:rsidRPr="001F4201" w:rsidRDefault="001F4201" w:rsidP="001F4201">
            <w:pPr>
              <w:spacing w:line="240" w:lineRule="auto"/>
              <w:jc w:val="center"/>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Total unit cost per average case</w:t>
            </w:r>
          </w:p>
        </w:tc>
        <w:tc>
          <w:tcPr>
            <w:tcW w:w="0" w:type="auto"/>
            <w:shd w:val="clear" w:color="000000" w:fill="FFFFFF"/>
            <w:vAlign w:val="center"/>
            <w:hideMark/>
          </w:tcPr>
          <w:p w14:paraId="1239893B" w14:textId="77777777" w:rsidR="001F4201" w:rsidRPr="001F4201" w:rsidRDefault="001F4201" w:rsidP="001F4201">
            <w:pPr>
              <w:spacing w:line="240" w:lineRule="auto"/>
              <w:jc w:val="center"/>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Total programme costs</w:t>
            </w:r>
          </w:p>
        </w:tc>
        <w:tc>
          <w:tcPr>
            <w:tcW w:w="0" w:type="auto"/>
            <w:shd w:val="clear" w:color="000000" w:fill="FFFFFF"/>
            <w:vAlign w:val="center"/>
            <w:hideMark/>
          </w:tcPr>
          <w:p w14:paraId="44525082" w14:textId="77777777" w:rsidR="001F4201" w:rsidRPr="001F4201" w:rsidRDefault="001F4201" w:rsidP="001F4201">
            <w:pPr>
              <w:spacing w:line="240" w:lineRule="auto"/>
              <w:jc w:val="center"/>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 beneficiaries</w:t>
            </w:r>
          </w:p>
        </w:tc>
        <w:tc>
          <w:tcPr>
            <w:tcW w:w="1271" w:type="dxa"/>
            <w:shd w:val="clear" w:color="000000" w:fill="D9D9D9"/>
            <w:vAlign w:val="center"/>
            <w:hideMark/>
          </w:tcPr>
          <w:p w14:paraId="24E76E49" w14:textId="77777777" w:rsidR="001F4201" w:rsidRPr="001F4201" w:rsidRDefault="001F4201" w:rsidP="001F4201">
            <w:pPr>
              <w:spacing w:line="240" w:lineRule="auto"/>
              <w:jc w:val="center"/>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Total unit cost per average case</w:t>
            </w:r>
          </w:p>
        </w:tc>
        <w:tc>
          <w:tcPr>
            <w:tcW w:w="1455" w:type="dxa"/>
            <w:shd w:val="clear" w:color="000000" w:fill="D9D9D9"/>
            <w:vAlign w:val="center"/>
            <w:hideMark/>
          </w:tcPr>
          <w:p w14:paraId="5D7E9EF0" w14:textId="77777777" w:rsidR="001F4201" w:rsidRPr="001F4201" w:rsidRDefault="001F4201" w:rsidP="001F4201">
            <w:pPr>
              <w:spacing w:line="240" w:lineRule="auto"/>
              <w:jc w:val="center"/>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Total unit cost per average case (assumed 55% community and 45% health facilities)</w:t>
            </w:r>
          </w:p>
        </w:tc>
      </w:tr>
      <w:tr w:rsidR="000E1441" w:rsidRPr="001F4201" w14:paraId="38AEC409" w14:textId="77777777" w:rsidTr="00C317FD">
        <w:trPr>
          <w:trHeight w:val="615"/>
        </w:trPr>
        <w:tc>
          <w:tcPr>
            <w:tcW w:w="0" w:type="auto"/>
            <w:shd w:val="clear" w:color="000000" w:fill="FFFFFF"/>
            <w:noWrap/>
            <w:vAlign w:val="center"/>
            <w:hideMark/>
          </w:tcPr>
          <w:p w14:paraId="045505E0" w14:textId="77777777" w:rsidR="000E1441" w:rsidRPr="001F4201" w:rsidRDefault="000E1441" w:rsidP="000E1441">
            <w:pPr>
              <w:spacing w:line="240" w:lineRule="auto"/>
              <w:jc w:val="right"/>
              <w:rPr>
                <w:rFonts w:ascii="Arial" w:eastAsia="Times New Roman" w:hAnsi="Arial"/>
                <w:b/>
                <w:bCs/>
                <w:color w:val="auto"/>
                <w:sz w:val="14"/>
                <w:szCs w:val="14"/>
                <w:lang w:eastAsia="en-GB"/>
              </w:rPr>
            </w:pPr>
            <w:r w:rsidRPr="001F4201">
              <w:rPr>
                <w:rFonts w:ascii="Arial" w:eastAsia="Times New Roman" w:hAnsi="Arial"/>
                <w:b/>
                <w:bCs/>
                <w:color w:val="auto"/>
                <w:sz w:val="14"/>
                <w:szCs w:val="14"/>
                <w:lang w:eastAsia="en-GB"/>
              </w:rPr>
              <w:t>Sindh</w:t>
            </w:r>
          </w:p>
        </w:tc>
        <w:tc>
          <w:tcPr>
            <w:tcW w:w="0" w:type="auto"/>
            <w:shd w:val="clear" w:color="000000" w:fill="FFFFFF"/>
            <w:noWrap/>
            <w:vAlign w:val="center"/>
            <w:hideMark/>
          </w:tcPr>
          <w:p w14:paraId="4CCF22F6" w14:textId="00117AE9" w:rsidR="000E1441" w:rsidRPr="001F4201" w:rsidRDefault="000E1441" w:rsidP="000E1441">
            <w:pPr>
              <w:spacing w:line="240" w:lineRule="auto"/>
              <w:jc w:val="right"/>
              <w:rPr>
                <w:rFonts w:ascii="Arial" w:eastAsia="Times New Roman" w:hAnsi="Arial"/>
                <w:b/>
                <w:bCs/>
                <w:color w:val="auto"/>
                <w:sz w:val="14"/>
                <w:szCs w:val="14"/>
                <w:lang w:eastAsia="en-GB"/>
              </w:rPr>
            </w:pPr>
            <w:r>
              <w:rPr>
                <w:rFonts w:ascii="Arial" w:hAnsi="Arial"/>
                <w:b/>
                <w:bCs/>
                <w:sz w:val="14"/>
                <w:szCs w:val="14"/>
              </w:rPr>
              <w:t xml:space="preserve">        1,166,012 </w:t>
            </w:r>
          </w:p>
        </w:tc>
        <w:tc>
          <w:tcPr>
            <w:tcW w:w="0" w:type="auto"/>
            <w:shd w:val="clear" w:color="000000" w:fill="FFFFFF"/>
            <w:noWrap/>
            <w:vAlign w:val="center"/>
            <w:hideMark/>
          </w:tcPr>
          <w:p w14:paraId="417D273C" w14:textId="074C2A8F" w:rsidR="000E1441" w:rsidRPr="001F4201" w:rsidRDefault="000E1441" w:rsidP="000E1441">
            <w:pPr>
              <w:spacing w:line="240" w:lineRule="auto"/>
              <w:jc w:val="right"/>
              <w:rPr>
                <w:rFonts w:ascii="Arial" w:eastAsia="Times New Roman" w:hAnsi="Arial"/>
                <w:b/>
                <w:bCs/>
                <w:color w:val="auto"/>
                <w:sz w:val="14"/>
                <w:szCs w:val="14"/>
                <w:lang w:eastAsia="en-GB"/>
              </w:rPr>
            </w:pPr>
            <w:r>
              <w:rPr>
                <w:rFonts w:ascii="Arial" w:hAnsi="Arial"/>
                <w:b/>
                <w:bCs/>
                <w:sz w:val="14"/>
                <w:szCs w:val="14"/>
              </w:rPr>
              <w:t xml:space="preserve">   2,313,703 </w:t>
            </w:r>
          </w:p>
        </w:tc>
        <w:tc>
          <w:tcPr>
            <w:tcW w:w="0" w:type="auto"/>
            <w:shd w:val="clear" w:color="000000" w:fill="D9D9D9"/>
            <w:noWrap/>
            <w:vAlign w:val="center"/>
            <w:hideMark/>
          </w:tcPr>
          <w:p w14:paraId="795709E7" w14:textId="553D86FD" w:rsidR="000E1441" w:rsidRPr="001F4201" w:rsidRDefault="000E1441" w:rsidP="000E1441">
            <w:pPr>
              <w:spacing w:line="240" w:lineRule="auto"/>
              <w:jc w:val="right"/>
              <w:rPr>
                <w:rFonts w:ascii="Arial" w:eastAsia="Times New Roman" w:hAnsi="Arial"/>
                <w:b/>
                <w:bCs/>
                <w:color w:val="auto"/>
                <w:sz w:val="14"/>
                <w:szCs w:val="14"/>
                <w:lang w:eastAsia="en-GB"/>
              </w:rPr>
            </w:pPr>
            <w:r>
              <w:rPr>
                <w:rFonts w:ascii="Arial" w:hAnsi="Arial"/>
                <w:b/>
                <w:bCs/>
                <w:sz w:val="14"/>
                <w:szCs w:val="14"/>
              </w:rPr>
              <w:t xml:space="preserve">           0.60 </w:t>
            </w:r>
          </w:p>
        </w:tc>
        <w:tc>
          <w:tcPr>
            <w:tcW w:w="0" w:type="auto"/>
            <w:shd w:val="clear" w:color="000000" w:fill="FFFFFF"/>
            <w:noWrap/>
            <w:vAlign w:val="center"/>
            <w:hideMark/>
          </w:tcPr>
          <w:p w14:paraId="1B23CC58" w14:textId="5C88B93A" w:rsidR="000E1441" w:rsidRPr="001F4201" w:rsidRDefault="000E1441" w:rsidP="000E1441">
            <w:pPr>
              <w:spacing w:line="240" w:lineRule="auto"/>
              <w:jc w:val="right"/>
              <w:rPr>
                <w:rFonts w:ascii="Arial" w:eastAsia="Times New Roman" w:hAnsi="Arial"/>
                <w:b/>
                <w:bCs/>
                <w:color w:val="auto"/>
                <w:sz w:val="14"/>
                <w:szCs w:val="14"/>
                <w:lang w:eastAsia="en-GB"/>
              </w:rPr>
            </w:pPr>
            <w:r>
              <w:rPr>
                <w:rFonts w:ascii="Arial" w:hAnsi="Arial"/>
                <w:b/>
                <w:bCs/>
                <w:sz w:val="14"/>
                <w:szCs w:val="14"/>
              </w:rPr>
              <w:t xml:space="preserve">      739,328 </w:t>
            </w:r>
          </w:p>
        </w:tc>
        <w:tc>
          <w:tcPr>
            <w:tcW w:w="0" w:type="auto"/>
            <w:shd w:val="clear" w:color="000000" w:fill="FFFFFF"/>
            <w:noWrap/>
            <w:vAlign w:val="center"/>
            <w:hideMark/>
          </w:tcPr>
          <w:p w14:paraId="47631553" w14:textId="440E1813" w:rsidR="000E1441" w:rsidRPr="001F4201" w:rsidRDefault="000E1441" w:rsidP="000E1441">
            <w:pPr>
              <w:spacing w:line="240" w:lineRule="auto"/>
              <w:jc w:val="right"/>
              <w:rPr>
                <w:rFonts w:ascii="Arial" w:eastAsia="Times New Roman" w:hAnsi="Arial"/>
                <w:b/>
                <w:bCs/>
                <w:color w:val="auto"/>
                <w:sz w:val="14"/>
                <w:szCs w:val="14"/>
                <w:lang w:eastAsia="en-GB"/>
              </w:rPr>
            </w:pPr>
            <w:r>
              <w:rPr>
                <w:rFonts w:ascii="Arial" w:hAnsi="Arial"/>
                <w:b/>
                <w:bCs/>
                <w:sz w:val="14"/>
                <w:szCs w:val="14"/>
              </w:rPr>
              <w:t xml:space="preserve">     833,547 </w:t>
            </w:r>
          </w:p>
        </w:tc>
        <w:tc>
          <w:tcPr>
            <w:tcW w:w="1271" w:type="dxa"/>
            <w:shd w:val="clear" w:color="000000" w:fill="D9D9D9"/>
            <w:noWrap/>
            <w:vAlign w:val="center"/>
            <w:hideMark/>
          </w:tcPr>
          <w:p w14:paraId="3F35E453" w14:textId="02E98E83" w:rsidR="000E1441" w:rsidRPr="001F4201" w:rsidRDefault="000E1441" w:rsidP="000E1441">
            <w:pPr>
              <w:spacing w:line="240" w:lineRule="auto"/>
              <w:jc w:val="right"/>
              <w:rPr>
                <w:rFonts w:ascii="Arial" w:eastAsia="Times New Roman" w:hAnsi="Arial"/>
                <w:b/>
                <w:bCs/>
                <w:color w:val="auto"/>
                <w:sz w:val="14"/>
                <w:szCs w:val="14"/>
                <w:lang w:eastAsia="en-GB"/>
              </w:rPr>
            </w:pPr>
            <w:r>
              <w:rPr>
                <w:rFonts w:ascii="Arial" w:hAnsi="Arial"/>
                <w:b/>
                <w:bCs/>
                <w:sz w:val="14"/>
                <w:szCs w:val="14"/>
              </w:rPr>
              <w:t xml:space="preserve">            1.50 </w:t>
            </w:r>
          </w:p>
        </w:tc>
        <w:tc>
          <w:tcPr>
            <w:tcW w:w="1455" w:type="dxa"/>
            <w:shd w:val="clear" w:color="000000" w:fill="D9D9D9"/>
            <w:noWrap/>
            <w:vAlign w:val="center"/>
            <w:hideMark/>
          </w:tcPr>
          <w:p w14:paraId="11850F75" w14:textId="68B75E79" w:rsidR="000E1441" w:rsidRPr="001F4201" w:rsidRDefault="000E1441" w:rsidP="000E1441">
            <w:pPr>
              <w:spacing w:line="240" w:lineRule="auto"/>
              <w:jc w:val="right"/>
              <w:rPr>
                <w:rFonts w:ascii="Arial" w:eastAsia="Times New Roman" w:hAnsi="Arial"/>
                <w:b/>
                <w:bCs/>
                <w:color w:val="auto"/>
                <w:sz w:val="14"/>
                <w:szCs w:val="14"/>
                <w:lang w:eastAsia="en-GB"/>
              </w:rPr>
            </w:pPr>
            <w:r>
              <w:rPr>
                <w:rFonts w:ascii="Arial" w:hAnsi="Arial"/>
                <w:b/>
                <w:bCs/>
                <w:sz w:val="14"/>
                <w:szCs w:val="14"/>
              </w:rPr>
              <w:t xml:space="preserve">                1.01 </w:t>
            </w:r>
          </w:p>
        </w:tc>
      </w:tr>
      <w:tr w:rsidR="000E1441" w:rsidRPr="001F4201" w14:paraId="139B3ED4" w14:textId="77777777" w:rsidTr="000E1441">
        <w:trPr>
          <w:trHeight w:val="180"/>
        </w:trPr>
        <w:tc>
          <w:tcPr>
            <w:tcW w:w="0" w:type="auto"/>
            <w:shd w:val="clear" w:color="auto" w:fill="auto"/>
            <w:noWrap/>
            <w:vAlign w:val="center"/>
            <w:hideMark/>
          </w:tcPr>
          <w:p w14:paraId="23A36084" w14:textId="77777777" w:rsidR="000E1441" w:rsidRPr="001F4201" w:rsidRDefault="000E1441" w:rsidP="000E1441">
            <w:pPr>
              <w:spacing w:line="240" w:lineRule="auto"/>
              <w:jc w:val="right"/>
              <w:rPr>
                <w:rFonts w:ascii="Arial" w:eastAsia="Times New Roman" w:hAnsi="Arial"/>
                <w:color w:val="auto"/>
                <w:sz w:val="14"/>
                <w:szCs w:val="14"/>
                <w:lang w:eastAsia="en-GB"/>
              </w:rPr>
            </w:pPr>
            <w:proofErr w:type="spellStart"/>
            <w:r w:rsidRPr="001F4201">
              <w:rPr>
                <w:rFonts w:ascii="Arial" w:eastAsia="Times New Roman" w:hAnsi="Arial"/>
                <w:color w:val="auto"/>
                <w:sz w:val="14"/>
                <w:szCs w:val="14"/>
                <w:lang w:eastAsia="en-GB"/>
              </w:rPr>
              <w:t>Tahrparkar</w:t>
            </w:r>
            <w:proofErr w:type="spellEnd"/>
          </w:p>
        </w:tc>
        <w:tc>
          <w:tcPr>
            <w:tcW w:w="0" w:type="auto"/>
            <w:shd w:val="clear" w:color="000000" w:fill="FFFFFF"/>
            <w:noWrap/>
            <w:vAlign w:val="bottom"/>
            <w:hideMark/>
          </w:tcPr>
          <w:p w14:paraId="4DBA7A39" w14:textId="4C071E82"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176,876 </w:t>
            </w:r>
          </w:p>
        </w:tc>
        <w:tc>
          <w:tcPr>
            <w:tcW w:w="0" w:type="auto"/>
            <w:shd w:val="clear" w:color="000000" w:fill="FFFFFF"/>
            <w:noWrap/>
            <w:vAlign w:val="bottom"/>
            <w:hideMark/>
          </w:tcPr>
          <w:p w14:paraId="05EFC77C" w14:textId="1A284A52"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545,515 </w:t>
            </w:r>
          </w:p>
        </w:tc>
        <w:tc>
          <w:tcPr>
            <w:tcW w:w="0" w:type="auto"/>
            <w:shd w:val="clear" w:color="000000" w:fill="F2F2F2"/>
            <w:noWrap/>
            <w:vAlign w:val="bottom"/>
            <w:hideMark/>
          </w:tcPr>
          <w:p w14:paraId="5AC48D4D" w14:textId="28C05113"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0.32 </w:t>
            </w:r>
          </w:p>
        </w:tc>
        <w:tc>
          <w:tcPr>
            <w:tcW w:w="0" w:type="auto"/>
            <w:shd w:val="clear" w:color="000000" w:fill="FFFFFF"/>
            <w:noWrap/>
            <w:vAlign w:val="bottom"/>
            <w:hideMark/>
          </w:tcPr>
          <w:p w14:paraId="416DB816" w14:textId="290AE7C4"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61,948 </w:t>
            </w:r>
          </w:p>
        </w:tc>
        <w:tc>
          <w:tcPr>
            <w:tcW w:w="0" w:type="auto"/>
            <w:shd w:val="clear" w:color="000000" w:fill="FFFFFF"/>
            <w:noWrap/>
            <w:vAlign w:val="bottom"/>
            <w:hideMark/>
          </w:tcPr>
          <w:p w14:paraId="293BFA29" w14:textId="587D7F23"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104,414 </w:t>
            </w:r>
          </w:p>
        </w:tc>
        <w:tc>
          <w:tcPr>
            <w:tcW w:w="1271" w:type="dxa"/>
            <w:shd w:val="clear" w:color="000000" w:fill="F2F2F2"/>
            <w:noWrap/>
            <w:vAlign w:val="bottom"/>
            <w:hideMark/>
          </w:tcPr>
          <w:p w14:paraId="7CF8CC62" w14:textId="06D4D71E"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0.59 </w:t>
            </w:r>
          </w:p>
        </w:tc>
        <w:tc>
          <w:tcPr>
            <w:tcW w:w="1455" w:type="dxa"/>
            <w:shd w:val="clear" w:color="000000" w:fill="F2F2F2"/>
            <w:noWrap/>
            <w:vAlign w:val="bottom"/>
            <w:hideMark/>
          </w:tcPr>
          <w:p w14:paraId="6FC5D578" w14:textId="6795626C"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0.45 </w:t>
            </w:r>
          </w:p>
        </w:tc>
      </w:tr>
      <w:tr w:rsidR="000E1441" w:rsidRPr="001F4201" w14:paraId="16117C20" w14:textId="77777777" w:rsidTr="000E1441">
        <w:trPr>
          <w:trHeight w:val="180"/>
        </w:trPr>
        <w:tc>
          <w:tcPr>
            <w:tcW w:w="0" w:type="auto"/>
            <w:shd w:val="clear" w:color="auto" w:fill="auto"/>
            <w:noWrap/>
            <w:vAlign w:val="center"/>
            <w:hideMark/>
          </w:tcPr>
          <w:p w14:paraId="45C60396" w14:textId="77777777" w:rsidR="000E1441" w:rsidRPr="001F4201" w:rsidRDefault="000E1441" w:rsidP="000E1441">
            <w:pPr>
              <w:spacing w:line="240" w:lineRule="auto"/>
              <w:jc w:val="right"/>
              <w:rPr>
                <w:rFonts w:ascii="Arial" w:eastAsia="Times New Roman" w:hAnsi="Arial"/>
                <w:color w:val="auto"/>
                <w:sz w:val="14"/>
                <w:szCs w:val="14"/>
                <w:lang w:eastAsia="en-GB"/>
              </w:rPr>
            </w:pPr>
            <w:proofErr w:type="spellStart"/>
            <w:r w:rsidRPr="001F4201">
              <w:rPr>
                <w:rFonts w:ascii="Arial" w:eastAsia="Times New Roman" w:hAnsi="Arial"/>
                <w:color w:val="auto"/>
                <w:sz w:val="14"/>
                <w:szCs w:val="14"/>
                <w:lang w:eastAsia="en-GB"/>
              </w:rPr>
              <w:t>Umerkot</w:t>
            </w:r>
            <w:proofErr w:type="spellEnd"/>
          </w:p>
        </w:tc>
        <w:tc>
          <w:tcPr>
            <w:tcW w:w="0" w:type="auto"/>
            <w:shd w:val="clear" w:color="000000" w:fill="FFFFFF"/>
            <w:noWrap/>
            <w:vAlign w:val="bottom"/>
            <w:hideMark/>
          </w:tcPr>
          <w:p w14:paraId="588470A6" w14:textId="03E5AFEB"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122,358 </w:t>
            </w:r>
          </w:p>
        </w:tc>
        <w:tc>
          <w:tcPr>
            <w:tcW w:w="0" w:type="auto"/>
            <w:shd w:val="clear" w:color="000000" w:fill="FFFFFF"/>
            <w:noWrap/>
            <w:vAlign w:val="bottom"/>
            <w:hideMark/>
          </w:tcPr>
          <w:p w14:paraId="6BE2845E" w14:textId="495990D5"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302,858 </w:t>
            </w:r>
          </w:p>
        </w:tc>
        <w:tc>
          <w:tcPr>
            <w:tcW w:w="0" w:type="auto"/>
            <w:shd w:val="clear" w:color="000000" w:fill="F2F2F2"/>
            <w:noWrap/>
            <w:vAlign w:val="bottom"/>
            <w:hideMark/>
          </w:tcPr>
          <w:p w14:paraId="6BFCF1D9" w14:textId="486C3DAB"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0.40 </w:t>
            </w:r>
          </w:p>
        </w:tc>
        <w:tc>
          <w:tcPr>
            <w:tcW w:w="0" w:type="auto"/>
            <w:shd w:val="clear" w:color="000000" w:fill="FFFFFF"/>
            <w:noWrap/>
            <w:vAlign w:val="bottom"/>
            <w:hideMark/>
          </w:tcPr>
          <w:p w14:paraId="61D6FAA8" w14:textId="76C4CD6F"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54,443 </w:t>
            </w:r>
          </w:p>
        </w:tc>
        <w:tc>
          <w:tcPr>
            <w:tcW w:w="0" w:type="auto"/>
            <w:shd w:val="clear" w:color="000000" w:fill="FFFFFF"/>
            <w:noWrap/>
            <w:vAlign w:val="bottom"/>
            <w:hideMark/>
          </w:tcPr>
          <w:p w14:paraId="0F5ADD5F" w14:textId="57BDF396"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89,908 </w:t>
            </w:r>
          </w:p>
        </w:tc>
        <w:tc>
          <w:tcPr>
            <w:tcW w:w="1271" w:type="dxa"/>
            <w:shd w:val="clear" w:color="000000" w:fill="F2F2F2"/>
            <w:noWrap/>
            <w:vAlign w:val="bottom"/>
            <w:hideMark/>
          </w:tcPr>
          <w:p w14:paraId="2BEB2CED" w14:textId="2295E1B1"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0.61 </w:t>
            </w:r>
          </w:p>
        </w:tc>
        <w:tc>
          <w:tcPr>
            <w:tcW w:w="1455" w:type="dxa"/>
            <w:shd w:val="clear" w:color="000000" w:fill="F2F2F2"/>
            <w:noWrap/>
            <w:vAlign w:val="bottom"/>
            <w:hideMark/>
          </w:tcPr>
          <w:p w14:paraId="78274866" w14:textId="7B1DA5C5"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0.49 </w:t>
            </w:r>
          </w:p>
        </w:tc>
      </w:tr>
      <w:tr w:rsidR="000E1441" w:rsidRPr="001F4201" w14:paraId="20B6A2D7" w14:textId="77777777" w:rsidTr="000E1441">
        <w:trPr>
          <w:trHeight w:val="180"/>
        </w:trPr>
        <w:tc>
          <w:tcPr>
            <w:tcW w:w="0" w:type="auto"/>
            <w:shd w:val="clear" w:color="auto" w:fill="auto"/>
            <w:noWrap/>
            <w:vAlign w:val="center"/>
            <w:hideMark/>
          </w:tcPr>
          <w:p w14:paraId="37D38FE6" w14:textId="77777777" w:rsidR="000E1441" w:rsidRPr="001F4201" w:rsidRDefault="000E1441" w:rsidP="000E1441">
            <w:pPr>
              <w:spacing w:line="240" w:lineRule="auto"/>
              <w:jc w:val="right"/>
              <w:rPr>
                <w:rFonts w:ascii="Arial" w:eastAsia="Times New Roman" w:hAnsi="Arial"/>
                <w:color w:val="auto"/>
                <w:sz w:val="14"/>
                <w:szCs w:val="14"/>
                <w:lang w:eastAsia="en-GB"/>
              </w:rPr>
            </w:pPr>
            <w:proofErr w:type="spellStart"/>
            <w:r w:rsidRPr="001F4201">
              <w:rPr>
                <w:rFonts w:ascii="Arial" w:eastAsia="Times New Roman" w:hAnsi="Arial"/>
                <w:color w:val="auto"/>
                <w:sz w:val="14"/>
                <w:szCs w:val="14"/>
                <w:lang w:eastAsia="en-GB"/>
              </w:rPr>
              <w:t>Sanghar</w:t>
            </w:r>
            <w:proofErr w:type="spellEnd"/>
          </w:p>
        </w:tc>
        <w:tc>
          <w:tcPr>
            <w:tcW w:w="0" w:type="auto"/>
            <w:shd w:val="clear" w:color="000000" w:fill="FFFFFF"/>
            <w:noWrap/>
            <w:vAlign w:val="bottom"/>
            <w:hideMark/>
          </w:tcPr>
          <w:p w14:paraId="4A442DD7" w14:textId="6EF9D1C3"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190,301 </w:t>
            </w:r>
          </w:p>
        </w:tc>
        <w:tc>
          <w:tcPr>
            <w:tcW w:w="0" w:type="auto"/>
            <w:shd w:val="clear" w:color="000000" w:fill="FFFFFF"/>
            <w:noWrap/>
            <w:vAlign w:val="bottom"/>
            <w:hideMark/>
          </w:tcPr>
          <w:p w14:paraId="349F6F4B" w14:textId="3D2AF2E1"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474,164 </w:t>
            </w:r>
          </w:p>
        </w:tc>
        <w:tc>
          <w:tcPr>
            <w:tcW w:w="0" w:type="auto"/>
            <w:shd w:val="clear" w:color="000000" w:fill="F2F2F2"/>
            <w:noWrap/>
            <w:vAlign w:val="bottom"/>
            <w:hideMark/>
          </w:tcPr>
          <w:p w14:paraId="637D5015" w14:textId="2F1DCC95"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0.40 </w:t>
            </w:r>
          </w:p>
        </w:tc>
        <w:tc>
          <w:tcPr>
            <w:tcW w:w="0" w:type="auto"/>
            <w:shd w:val="clear" w:color="000000" w:fill="FFFFFF"/>
            <w:noWrap/>
            <w:vAlign w:val="bottom"/>
            <w:hideMark/>
          </w:tcPr>
          <w:p w14:paraId="59762C8A" w14:textId="6004D3A5"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236,212 </w:t>
            </w:r>
          </w:p>
        </w:tc>
        <w:tc>
          <w:tcPr>
            <w:tcW w:w="0" w:type="auto"/>
            <w:shd w:val="clear" w:color="000000" w:fill="FFFFFF"/>
            <w:noWrap/>
            <w:vAlign w:val="bottom"/>
            <w:hideMark/>
          </w:tcPr>
          <w:p w14:paraId="25978E17" w14:textId="7010AFD6"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261,073 </w:t>
            </w:r>
          </w:p>
        </w:tc>
        <w:tc>
          <w:tcPr>
            <w:tcW w:w="1271" w:type="dxa"/>
            <w:shd w:val="clear" w:color="000000" w:fill="F2F2F2"/>
            <w:noWrap/>
            <w:vAlign w:val="bottom"/>
            <w:hideMark/>
          </w:tcPr>
          <w:p w14:paraId="4232C7AC" w14:textId="0A966756"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0.90 </w:t>
            </w:r>
          </w:p>
        </w:tc>
        <w:tc>
          <w:tcPr>
            <w:tcW w:w="1455" w:type="dxa"/>
            <w:shd w:val="clear" w:color="000000" w:fill="F2F2F2"/>
            <w:noWrap/>
            <w:vAlign w:val="bottom"/>
            <w:hideMark/>
          </w:tcPr>
          <w:p w14:paraId="3122D79E" w14:textId="743591DD"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0.63 </w:t>
            </w:r>
          </w:p>
        </w:tc>
      </w:tr>
      <w:tr w:rsidR="000E1441" w:rsidRPr="001F4201" w14:paraId="71DD2843" w14:textId="77777777" w:rsidTr="000E1441">
        <w:trPr>
          <w:trHeight w:val="180"/>
        </w:trPr>
        <w:tc>
          <w:tcPr>
            <w:tcW w:w="0" w:type="auto"/>
            <w:shd w:val="clear" w:color="auto" w:fill="auto"/>
            <w:noWrap/>
            <w:vAlign w:val="center"/>
            <w:hideMark/>
          </w:tcPr>
          <w:p w14:paraId="1991CECD" w14:textId="77777777" w:rsidR="000E1441" w:rsidRPr="001F4201" w:rsidRDefault="000E1441" w:rsidP="000E144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Jacobabad</w:t>
            </w:r>
          </w:p>
        </w:tc>
        <w:tc>
          <w:tcPr>
            <w:tcW w:w="0" w:type="auto"/>
            <w:shd w:val="clear" w:color="000000" w:fill="FFFFFF"/>
            <w:noWrap/>
            <w:vAlign w:val="bottom"/>
            <w:hideMark/>
          </w:tcPr>
          <w:p w14:paraId="09B746E6" w14:textId="4C61ECE1"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123,812 </w:t>
            </w:r>
          </w:p>
        </w:tc>
        <w:tc>
          <w:tcPr>
            <w:tcW w:w="0" w:type="auto"/>
            <w:shd w:val="clear" w:color="000000" w:fill="FFFFFF"/>
            <w:noWrap/>
            <w:vAlign w:val="bottom"/>
            <w:hideMark/>
          </w:tcPr>
          <w:p w14:paraId="5727906A" w14:textId="3C0E1FCF"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145,233 </w:t>
            </w:r>
          </w:p>
        </w:tc>
        <w:tc>
          <w:tcPr>
            <w:tcW w:w="0" w:type="auto"/>
            <w:shd w:val="clear" w:color="000000" w:fill="F2F2F2"/>
            <w:noWrap/>
            <w:vAlign w:val="bottom"/>
            <w:hideMark/>
          </w:tcPr>
          <w:p w14:paraId="23DC0874" w14:textId="32B583EF"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0.85 </w:t>
            </w:r>
          </w:p>
        </w:tc>
        <w:tc>
          <w:tcPr>
            <w:tcW w:w="0" w:type="auto"/>
            <w:shd w:val="clear" w:color="000000" w:fill="FFFFFF"/>
            <w:noWrap/>
            <w:vAlign w:val="bottom"/>
            <w:hideMark/>
          </w:tcPr>
          <w:p w14:paraId="4B3D0ABA" w14:textId="4384915A"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49,114 </w:t>
            </w:r>
          </w:p>
        </w:tc>
        <w:tc>
          <w:tcPr>
            <w:tcW w:w="0" w:type="auto"/>
            <w:shd w:val="clear" w:color="000000" w:fill="FFFFFF"/>
            <w:noWrap/>
            <w:vAlign w:val="bottom"/>
            <w:hideMark/>
          </w:tcPr>
          <w:p w14:paraId="7FD1716F" w14:textId="6FE995CC"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30,577 </w:t>
            </w:r>
          </w:p>
        </w:tc>
        <w:tc>
          <w:tcPr>
            <w:tcW w:w="1271" w:type="dxa"/>
            <w:shd w:val="clear" w:color="000000" w:fill="F2F2F2"/>
            <w:noWrap/>
            <w:vAlign w:val="bottom"/>
            <w:hideMark/>
          </w:tcPr>
          <w:p w14:paraId="20F9B6CC" w14:textId="6D30DF1E"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1.61 </w:t>
            </w:r>
          </w:p>
        </w:tc>
        <w:tc>
          <w:tcPr>
            <w:tcW w:w="1455" w:type="dxa"/>
            <w:shd w:val="clear" w:color="000000" w:fill="F2F2F2"/>
            <w:noWrap/>
            <w:vAlign w:val="bottom"/>
            <w:hideMark/>
          </w:tcPr>
          <w:p w14:paraId="26E6732C" w14:textId="39BDF767"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1.19 </w:t>
            </w:r>
          </w:p>
        </w:tc>
      </w:tr>
      <w:tr w:rsidR="000E1441" w:rsidRPr="001F4201" w14:paraId="6FCACD52" w14:textId="77777777" w:rsidTr="000E1441">
        <w:trPr>
          <w:trHeight w:val="180"/>
        </w:trPr>
        <w:tc>
          <w:tcPr>
            <w:tcW w:w="0" w:type="auto"/>
            <w:shd w:val="clear" w:color="auto" w:fill="auto"/>
            <w:noWrap/>
            <w:vAlign w:val="center"/>
            <w:hideMark/>
          </w:tcPr>
          <w:p w14:paraId="4C5E84E8" w14:textId="77777777" w:rsidR="000E1441" w:rsidRPr="001F4201" w:rsidRDefault="000E1441" w:rsidP="000E144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Larkana</w:t>
            </w:r>
          </w:p>
        </w:tc>
        <w:tc>
          <w:tcPr>
            <w:tcW w:w="0" w:type="auto"/>
            <w:shd w:val="clear" w:color="000000" w:fill="FFFFFF"/>
            <w:noWrap/>
            <w:vAlign w:val="bottom"/>
            <w:hideMark/>
          </w:tcPr>
          <w:p w14:paraId="611D87C7" w14:textId="01D57645"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142,329 </w:t>
            </w:r>
          </w:p>
        </w:tc>
        <w:tc>
          <w:tcPr>
            <w:tcW w:w="0" w:type="auto"/>
            <w:shd w:val="clear" w:color="000000" w:fill="FFFFFF"/>
            <w:noWrap/>
            <w:vAlign w:val="bottom"/>
            <w:hideMark/>
          </w:tcPr>
          <w:p w14:paraId="44EED2C8" w14:textId="70FBCAEF"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228,227 </w:t>
            </w:r>
          </w:p>
        </w:tc>
        <w:tc>
          <w:tcPr>
            <w:tcW w:w="0" w:type="auto"/>
            <w:shd w:val="clear" w:color="000000" w:fill="F2F2F2"/>
            <w:noWrap/>
            <w:vAlign w:val="bottom"/>
            <w:hideMark/>
          </w:tcPr>
          <w:p w14:paraId="1919154E" w14:textId="0A13ABC2"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0.62 </w:t>
            </w:r>
          </w:p>
        </w:tc>
        <w:tc>
          <w:tcPr>
            <w:tcW w:w="0" w:type="auto"/>
            <w:shd w:val="clear" w:color="000000" w:fill="FFFFFF"/>
            <w:noWrap/>
            <w:vAlign w:val="bottom"/>
            <w:hideMark/>
          </w:tcPr>
          <w:p w14:paraId="72531239" w14:textId="3368727E"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91,997 </w:t>
            </w:r>
          </w:p>
        </w:tc>
        <w:tc>
          <w:tcPr>
            <w:tcW w:w="0" w:type="auto"/>
            <w:shd w:val="clear" w:color="000000" w:fill="FFFFFF"/>
            <w:noWrap/>
            <w:vAlign w:val="bottom"/>
            <w:hideMark/>
          </w:tcPr>
          <w:p w14:paraId="77EEFA15" w14:textId="2E2F1C89"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93,086 </w:t>
            </w:r>
          </w:p>
        </w:tc>
        <w:tc>
          <w:tcPr>
            <w:tcW w:w="1271" w:type="dxa"/>
            <w:shd w:val="clear" w:color="000000" w:fill="F2F2F2"/>
            <w:noWrap/>
            <w:vAlign w:val="bottom"/>
            <w:hideMark/>
          </w:tcPr>
          <w:p w14:paraId="25FCEEB1" w14:textId="54C17FFA"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0.99 </w:t>
            </w:r>
          </w:p>
        </w:tc>
        <w:tc>
          <w:tcPr>
            <w:tcW w:w="1455" w:type="dxa"/>
            <w:shd w:val="clear" w:color="000000" w:fill="F2F2F2"/>
            <w:noWrap/>
            <w:vAlign w:val="bottom"/>
            <w:hideMark/>
          </w:tcPr>
          <w:p w14:paraId="735DC7E7" w14:textId="20105D20"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0.79 </w:t>
            </w:r>
          </w:p>
        </w:tc>
      </w:tr>
      <w:tr w:rsidR="000E1441" w:rsidRPr="001F4201" w14:paraId="54BDA919" w14:textId="77777777" w:rsidTr="000E1441">
        <w:trPr>
          <w:trHeight w:val="180"/>
        </w:trPr>
        <w:tc>
          <w:tcPr>
            <w:tcW w:w="0" w:type="auto"/>
            <w:shd w:val="clear" w:color="auto" w:fill="auto"/>
            <w:noWrap/>
            <w:vAlign w:val="center"/>
            <w:hideMark/>
          </w:tcPr>
          <w:p w14:paraId="5233ABEA" w14:textId="77777777" w:rsidR="000E1441" w:rsidRPr="001F4201" w:rsidRDefault="000E1441" w:rsidP="000E144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TMK</w:t>
            </w:r>
          </w:p>
        </w:tc>
        <w:tc>
          <w:tcPr>
            <w:tcW w:w="0" w:type="auto"/>
            <w:shd w:val="clear" w:color="000000" w:fill="FFFFFF"/>
            <w:noWrap/>
            <w:vAlign w:val="bottom"/>
            <w:hideMark/>
          </w:tcPr>
          <w:p w14:paraId="235703DB" w14:textId="2DBF3F82"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73,990 </w:t>
            </w:r>
          </w:p>
        </w:tc>
        <w:tc>
          <w:tcPr>
            <w:tcW w:w="0" w:type="auto"/>
            <w:shd w:val="clear" w:color="000000" w:fill="FFFFFF"/>
            <w:noWrap/>
            <w:vAlign w:val="bottom"/>
            <w:hideMark/>
          </w:tcPr>
          <w:p w14:paraId="5C3BA5D9" w14:textId="5C210380"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108,224 </w:t>
            </w:r>
          </w:p>
        </w:tc>
        <w:tc>
          <w:tcPr>
            <w:tcW w:w="0" w:type="auto"/>
            <w:shd w:val="clear" w:color="000000" w:fill="F2F2F2"/>
            <w:noWrap/>
            <w:vAlign w:val="bottom"/>
            <w:hideMark/>
          </w:tcPr>
          <w:p w14:paraId="775665FF" w14:textId="2888045B"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0.68 </w:t>
            </w:r>
          </w:p>
        </w:tc>
        <w:tc>
          <w:tcPr>
            <w:tcW w:w="0" w:type="auto"/>
            <w:shd w:val="clear" w:color="000000" w:fill="FFFFFF"/>
            <w:noWrap/>
            <w:vAlign w:val="bottom"/>
            <w:hideMark/>
          </w:tcPr>
          <w:p w14:paraId="4893E49E" w14:textId="1C2EF6A4"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40,459 </w:t>
            </w:r>
          </w:p>
        </w:tc>
        <w:tc>
          <w:tcPr>
            <w:tcW w:w="0" w:type="auto"/>
            <w:shd w:val="clear" w:color="000000" w:fill="FFFFFF"/>
            <w:noWrap/>
            <w:vAlign w:val="bottom"/>
            <w:hideMark/>
          </w:tcPr>
          <w:p w14:paraId="6CB65A56" w14:textId="5B74E425"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23,633 </w:t>
            </w:r>
          </w:p>
        </w:tc>
        <w:tc>
          <w:tcPr>
            <w:tcW w:w="1271" w:type="dxa"/>
            <w:shd w:val="clear" w:color="000000" w:fill="F2F2F2"/>
            <w:noWrap/>
            <w:vAlign w:val="bottom"/>
            <w:hideMark/>
          </w:tcPr>
          <w:p w14:paraId="2AB48663" w14:textId="67741C10"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1.71 </w:t>
            </w:r>
          </w:p>
        </w:tc>
        <w:tc>
          <w:tcPr>
            <w:tcW w:w="1455" w:type="dxa"/>
            <w:shd w:val="clear" w:color="000000" w:fill="F2F2F2"/>
            <w:noWrap/>
            <w:vAlign w:val="bottom"/>
            <w:hideMark/>
          </w:tcPr>
          <w:p w14:paraId="6A94423A" w14:textId="0ACB6CBD"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1.15 </w:t>
            </w:r>
          </w:p>
        </w:tc>
      </w:tr>
      <w:tr w:rsidR="000E1441" w:rsidRPr="001F4201" w14:paraId="0654AC46" w14:textId="77777777" w:rsidTr="000E1441">
        <w:trPr>
          <w:trHeight w:val="180"/>
        </w:trPr>
        <w:tc>
          <w:tcPr>
            <w:tcW w:w="0" w:type="auto"/>
            <w:shd w:val="clear" w:color="auto" w:fill="auto"/>
            <w:noWrap/>
            <w:vAlign w:val="center"/>
            <w:hideMark/>
          </w:tcPr>
          <w:p w14:paraId="0B0D11DB" w14:textId="77777777" w:rsidR="000E1441" w:rsidRPr="001F4201" w:rsidRDefault="000E1441" w:rsidP="000E1441">
            <w:pPr>
              <w:spacing w:line="240" w:lineRule="auto"/>
              <w:jc w:val="right"/>
              <w:rPr>
                <w:rFonts w:ascii="Arial" w:eastAsia="Times New Roman" w:hAnsi="Arial"/>
                <w:color w:val="auto"/>
                <w:sz w:val="14"/>
                <w:szCs w:val="14"/>
                <w:lang w:eastAsia="en-GB"/>
              </w:rPr>
            </w:pPr>
            <w:r w:rsidRPr="001F4201">
              <w:rPr>
                <w:rFonts w:ascii="Arial" w:eastAsia="Times New Roman" w:hAnsi="Arial"/>
                <w:color w:val="auto"/>
                <w:sz w:val="14"/>
                <w:szCs w:val="14"/>
                <w:lang w:eastAsia="en-GB"/>
              </w:rPr>
              <w:t>Badin</w:t>
            </w:r>
          </w:p>
        </w:tc>
        <w:tc>
          <w:tcPr>
            <w:tcW w:w="0" w:type="auto"/>
            <w:shd w:val="clear" w:color="000000" w:fill="FFFFFF"/>
            <w:noWrap/>
            <w:vAlign w:val="bottom"/>
            <w:hideMark/>
          </w:tcPr>
          <w:p w14:paraId="0F72B602" w14:textId="4D597E7D"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151,095 </w:t>
            </w:r>
          </w:p>
        </w:tc>
        <w:tc>
          <w:tcPr>
            <w:tcW w:w="0" w:type="auto"/>
            <w:shd w:val="clear" w:color="000000" w:fill="FFFFFF"/>
            <w:noWrap/>
            <w:vAlign w:val="bottom"/>
            <w:hideMark/>
          </w:tcPr>
          <w:p w14:paraId="3EBD2E16" w14:textId="7592B0EF"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248,313 </w:t>
            </w:r>
          </w:p>
        </w:tc>
        <w:tc>
          <w:tcPr>
            <w:tcW w:w="0" w:type="auto"/>
            <w:shd w:val="clear" w:color="000000" w:fill="F2F2F2"/>
            <w:noWrap/>
            <w:vAlign w:val="bottom"/>
            <w:hideMark/>
          </w:tcPr>
          <w:p w14:paraId="7A9DE724" w14:textId="27FFEEE0"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0.61 </w:t>
            </w:r>
          </w:p>
        </w:tc>
        <w:tc>
          <w:tcPr>
            <w:tcW w:w="0" w:type="auto"/>
            <w:shd w:val="clear" w:color="000000" w:fill="FFFFFF"/>
            <w:noWrap/>
            <w:vAlign w:val="bottom"/>
            <w:hideMark/>
          </w:tcPr>
          <w:p w14:paraId="16B95887" w14:textId="4AA9F618"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85,861 </w:t>
            </w:r>
          </w:p>
        </w:tc>
        <w:tc>
          <w:tcPr>
            <w:tcW w:w="0" w:type="auto"/>
            <w:shd w:val="clear" w:color="000000" w:fill="FFFFFF"/>
            <w:noWrap/>
            <w:vAlign w:val="bottom"/>
            <w:hideMark/>
          </w:tcPr>
          <w:p w14:paraId="5F85DDAD" w14:textId="041DBAE0"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193,305 </w:t>
            </w:r>
          </w:p>
        </w:tc>
        <w:tc>
          <w:tcPr>
            <w:tcW w:w="1271" w:type="dxa"/>
            <w:shd w:val="clear" w:color="000000" w:fill="F2F2F2"/>
            <w:noWrap/>
            <w:vAlign w:val="bottom"/>
            <w:hideMark/>
          </w:tcPr>
          <w:p w14:paraId="2D961D40" w14:textId="4EABA49F"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0.44 </w:t>
            </w:r>
          </w:p>
        </w:tc>
        <w:tc>
          <w:tcPr>
            <w:tcW w:w="1455" w:type="dxa"/>
            <w:shd w:val="clear" w:color="000000" w:fill="F2F2F2"/>
            <w:noWrap/>
            <w:vAlign w:val="bottom"/>
            <w:hideMark/>
          </w:tcPr>
          <w:p w14:paraId="72ECED33" w14:textId="44EDA0BC"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0.53 </w:t>
            </w:r>
          </w:p>
        </w:tc>
      </w:tr>
      <w:tr w:rsidR="000E1441" w:rsidRPr="001F4201" w14:paraId="33918252" w14:textId="77777777" w:rsidTr="000E1441">
        <w:trPr>
          <w:trHeight w:val="180"/>
        </w:trPr>
        <w:tc>
          <w:tcPr>
            <w:tcW w:w="0" w:type="auto"/>
            <w:shd w:val="clear" w:color="auto" w:fill="auto"/>
            <w:noWrap/>
            <w:vAlign w:val="center"/>
            <w:hideMark/>
          </w:tcPr>
          <w:p w14:paraId="7961BEE3" w14:textId="77777777" w:rsidR="000E1441" w:rsidRPr="001F4201" w:rsidRDefault="000E1441" w:rsidP="000E1441">
            <w:pPr>
              <w:spacing w:line="240" w:lineRule="auto"/>
              <w:jc w:val="right"/>
              <w:rPr>
                <w:rFonts w:ascii="Arial" w:eastAsia="Times New Roman" w:hAnsi="Arial"/>
                <w:color w:val="auto"/>
                <w:sz w:val="14"/>
                <w:szCs w:val="14"/>
                <w:lang w:eastAsia="en-GB"/>
              </w:rPr>
            </w:pPr>
            <w:proofErr w:type="spellStart"/>
            <w:r w:rsidRPr="001F4201">
              <w:rPr>
                <w:rFonts w:ascii="Arial" w:eastAsia="Times New Roman" w:hAnsi="Arial"/>
                <w:color w:val="auto"/>
                <w:sz w:val="14"/>
                <w:szCs w:val="14"/>
                <w:lang w:eastAsia="en-GB"/>
              </w:rPr>
              <w:t>Kambar</w:t>
            </w:r>
            <w:proofErr w:type="spellEnd"/>
            <w:r w:rsidRPr="001F4201">
              <w:rPr>
                <w:rFonts w:ascii="Arial" w:eastAsia="Times New Roman" w:hAnsi="Arial"/>
                <w:color w:val="auto"/>
                <w:sz w:val="14"/>
                <w:szCs w:val="14"/>
                <w:lang w:eastAsia="en-GB"/>
              </w:rPr>
              <w:t xml:space="preserve"> </w:t>
            </w:r>
            <w:proofErr w:type="spellStart"/>
            <w:r w:rsidRPr="001F4201">
              <w:rPr>
                <w:rFonts w:ascii="Arial" w:eastAsia="Times New Roman" w:hAnsi="Arial"/>
                <w:color w:val="auto"/>
                <w:sz w:val="14"/>
                <w:szCs w:val="14"/>
                <w:lang w:eastAsia="en-GB"/>
              </w:rPr>
              <w:t>Shahdadkot</w:t>
            </w:r>
            <w:proofErr w:type="spellEnd"/>
          </w:p>
        </w:tc>
        <w:tc>
          <w:tcPr>
            <w:tcW w:w="0" w:type="auto"/>
            <w:shd w:val="clear" w:color="000000" w:fill="FFFFFF"/>
            <w:noWrap/>
            <w:vAlign w:val="bottom"/>
            <w:hideMark/>
          </w:tcPr>
          <w:p w14:paraId="35E4F2EA" w14:textId="7CA9E8BB"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81,631 </w:t>
            </w:r>
          </w:p>
        </w:tc>
        <w:tc>
          <w:tcPr>
            <w:tcW w:w="0" w:type="auto"/>
            <w:shd w:val="clear" w:color="000000" w:fill="FFFFFF"/>
            <w:noWrap/>
            <w:vAlign w:val="bottom"/>
            <w:hideMark/>
          </w:tcPr>
          <w:p w14:paraId="2B47DCF1" w14:textId="772B01E0"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89,773 </w:t>
            </w:r>
          </w:p>
        </w:tc>
        <w:tc>
          <w:tcPr>
            <w:tcW w:w="0" w:type="auto"/>
            <w:shd w:val="clear" w:color="000000" w:fill="F2F2F2"/>
            <w:noWrap/>
            <w:vAlign w:val="bottom"/>
            <w:hideMark/>
          </w:tcPr>
          <w:p w14:paraId="7EF3CC88" w14:textId="73C11956"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0.91 </w:t>
            </w:r>
          </w:p>
        </w:tc>
        <w:tc>
          <w:tcPr>
            <w:tcW w:w="0" w:type="auto"/>
            <w:shd w:val="clear" w:color="000000" w:fill="FFFFFF"/>
            <w:noWrap/>
            <w:vAlign w:val="bottom"/>
            <w:hideMark/>
          </w:tcPr>
          <w:p w14:paraId="69FA8C71" w14:textId="6138428A"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68,654 </w:t>
            </w:r>
          </w:p>
        </w:tc>
        <w:tc>
          <w:tcPr>
            <w:tcW w:w="0" w:type="auto"/>
            <w:shd w:val="clear" w:color="000000" w:fill="FFFFFF"/>
            <w:noWrap/>
            <w:vAlign w:val="bottom"/>
            <w:hideMark/>
          </w:tcPr>
          <w:p w14:paraId="4BEAC1D0" w14:textId="10357242"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24,477 </w:t>
            </w:r>
          </w:p>
        </w:tc>
        <w:tc>
          <w:tcPr>
            <w:tcW w:w="1271" w:type="dxa"/>
            <w:shd w:val="clear" w:color="000000" w:fill="F2F2F2"/>
            <w:noWrap/>
            <w:vAlign w:val="bottom"/>
            <w:hideMark/>
          </w:tcPr>
          <w:p w14:paraId="081A1E95" w14:textId="083703D4"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2.80 </w:t>
            </w:r>
          </w:p>
        </w:tc>
        <w:tc>
          <w:tcPr>
            <w:tcW w:w="1455" w:type="dxa"/>
            <w:shd w:val="clear" w:color="000000" w:fill="F2F2F2"/>
            <w:noWrap/>
            <w:vAlign w:val="bottom"/>
            <w:hideMark/>
          </w:tcPr>
          <w:p w14:paraId="6D1401AF" w14:textId="603DB4EE"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1.76 </w:t>
            </w:r>
          </w:p>
        </w:tc>
      </w:tr>
      <w:tr w:rsidR="000E1441" w:rsidRPr="001F4201" w14:paraId="160659F7" w14:textId="77777777" w:rsidTr="000E1441">
        <w:trPr>
          <w:trHeight w:val="180"/>
        </w:trPr>
        <w:tc>
          <w:tcPr>
            <w:tcW w:w="0" w:type="auto"/>
            <w:shd w:val="clear" w:color="auto" w:fill="auto"/>
            <w:noWrap/>
            <w:vAlign w:val="center"/>
            <w:hideMark/>
          </w:tcPr>
          <w:p w14:paraId="7041656B" w14:textId="77777777" w:rsidR="000E1441" w:rsidRPr="001F4201" w:rsidRDefault="000E1441" w:rsidP="000E1441">
            <w:pPr>
              <w:spacing w:line="240" w:lineRule="auto"/>
              <w:jc w:val="right"/>
              <w:rPr>
                <w:rFonts w:ascii="Arial" w:eastAsia="Times New Roman" w:hAnsi="Arial"/>
                <w:color w:val="auto"/>
                <w:sz w:val="14"/>
                <w:szCs w:val="14"/>
                <w:lang w:eastAsia="en-GB"/>
              </w:rPr>
            </w:pPr>
            <w:proofErr w:type="spellStart"/>
            <w:r w:rsidRPr="001F4201">
              <w:rPr>
                <w:rFonts w:ascii="Arial" w:eastAsia="Times New Roman" w:hAnsi="Arial"/>
                <w:color w:val="auto"/>
                <w:sz w:val="14"/>
                <w:szCs w:val="14"/>
                <w:lang w:eastAsia="en-GB"/>
              </w:rPr>
              <w:t>Kashmore</w:t>
            </w:r>
            <w:proofErr w:type="spellEnd"/>
          </w:p>
        </w:tc>
        <w:tc>
          <w:tcPr>
            <w:tcW w:w="0" w:type="auto"/>
            <w:shd w:val="clear" w:color="000000" w:fill="FFFFFF"/>
            <w:noWrap/>
            <w:vAlign w:val="bottom"/>
            <w:hideMark/>
          </w:tcPr>
          <w:p w14:paraId="17DCADB7" w14:textId="19C3625B"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103,620 </w:t>
            </w:r>
          </w:p>
        </w:tc>
        <w:tc>
          <w:tcPr>
            <w:tcW w:w="0" w:type="auto"/>
            <w:shd w:val="clear" w:color="000000" w:fill="FFFFFF"/>
            <w:noWrap/>
            <w:vAlign w:val="bottom"/>
            <w:hideMark/>
          </w:tcPr>
          <w:p w14:paraId="0800F211" w14:textId="73BA0F21"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171,396 </w:t>
            </w:r>
          </w:p>
        </w:tc>
        <w:tc>
          <w:tcPr>
            <w:tcW w:w="0" w:type="auto"/>
            <w:shd w:val="clear" w:color="000000" w:fill="F2F2F2"/>
            <w:noWrap/>
            <w:vAlign w:val="bottom"/>
            <w:hideMark/>
          </w:tcPr>
          <w:p w14:paraId="27532C93" w14:textId="040FED2D"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0.60 </w:t>
            </w:r>
          </w:p>
        </w:tc>
        <w:tc>
          <w:tcPr>
            <w:tcW w:w="0" w:type="auto"/>
            <w:shd w:val="clear" w:color="000000" w:fill="FFFFFF"/>
            <w:noWrap/>
            <w:vAlign w:val="bottom"/>
            <w:hideMark/>
          </w:tcPr>
          <w:p w14:paraId="3CE1D84C" w14:textId="1768CA41"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50,640 </w:t>
            </w:r>
          </w:p>
        </w:tc>
        <w:tc>
          <w:tcPr>
            <w:tcW w:w="0" w:type="auto"/>
            <w:shd w:val="clear" w:color="000000" w:fill="FFFFFF"/>
            <w:noWrap/>
            <w:vAlign w:val="bottom"/>
            <w:hideMark/>
          </w:tcPr>
          <w:p w14:paraId="3F33ADBB" w14:textId="3A9CB415"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13,074 </w:t>
            </w:r>
          </w:p>
        </w:tc>
        <w:tc>
          <w:tcPr>
            <w:tcW w:w="1271" w:type="dxa"/>
            <w:shd w:val="clear" w:color="000000" w:fill="F2F2F2"/>
            <w:noWrap/>
            <w:vAlign w:val="bottom"/>
            <w:hideMark/>
          </w:tcPr>
          <w:p w14:paraId="3C9CBBC5" w14:textId="4EE164DB"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3.87 </w:t>
            </w:r>
          </w:p>
        </w:tc>
        <w:tc>
          <w:tcPr>
            <w:tcW w:w="1455" w:type="dxa"/>
            <w:shd w:val="clear" w:color="000000" w:fill="F2F2F2"/>
            <w:noWrap/>
            <w:vAlign w:val="bottom"/>
            <w:hideMark/>
          </w:tcPr>
          <w:p w14:paraId="63DC506D" w14:textId="3436F9D9" w:rsidR="000E1441" w:rsidRPr="001F4201"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 xml:space="preserve">                2.08 </w:t>
            </w:r>
          </w:p>
        </w:tc>
      </w:tr>
    </w:tbl>
    <w:p w14:paraId="054D58D1" w14:textId="035502F3" w:rsidR="00C317FD" w:rsidRDefault="00C317FD" w:rsidP="00C317FD">
      <w:pPr>
        <w:pStyle w:val="Normalnumbered"/>
        <w:numPr>
          <w:ilvl w:val="0"/>
          <w:numId w:val="0"/>
        </w:numPr>
      </w:pPr>
    </w:p>
    <w:p w14:paraId="00FC5A65" w14:textId="4EA62407" w:rsidR="00C317FD" w:rsidRPr="000C2854" w:rsidRDefault="005309FC" w:rsidP="00C317FD">
      <w:pPr>
        <w:pStyle w:val="Normalnumbered"/>
        <w:rPr>
          <w:b/>
          <w:bCs/>
        </w:rPr>
      </w:pPr>
      <w:r w:rsidRPr="000C2854">
        <w:rPr>
          <w:bCs/>
        </w:rPr>
        <w:t>The c</w:t>
      </w:r>
      <w:r w:rsidR="00C317FD" w:rsidRPr="000C2854">
        <w:rPr>
          <w:bCs/>
        </w:rPr>
        <w:t>overage</w:t>
      </w:r>
      <w:r>
        <w:t xml:space="preserve"> of m</w:t>
      </w:r>
      <w:r w:rsidR="00C317FD">
        <w:t xml:space="preserve">icronutrient </w:t>
      </w:r>
      <w:r>
        <w:t>p</w:t>
      </w:r>
      <w:r w:rsidR="00C317FD">
        <w:t xml:space="preserve">owders </w:t>
      </w:r>
      <w:r>
        <w:t>was made available only for those</w:t>
      </w:r>
      <w:r w:rsidR="006C282A">
        <w:t xml:space="preserve"> ni</w:t>
      </w:r>
      <w:r w:rsidR="00BD69B6">
        <w:t xml:space="preserve">ne </w:t>
      </w:r>
      <w:r>
        <w:t>distr</w:t>
      </w:r>
      <w:r w:rsidR="00650595">
        <w:t>ict</w:t>
      </w:r>
      <w:r w:rsidR="00BD69B6">
        <w:t>s</w:t>
      </w:r>
      <w:r>
        <w:t xml:space="preserve"> covered by the NSP. </w:t>
      </w:r>
      <w:r w:rsidR="00650595">
        <w:t xml:space="preserve">As a </w:t>
      </w:r>
      <w:r w:rsidR="00BD69B6">
        <w:t>consequence</w:t>
      </w:r>
      <w:r w:rsidR="00BD69B6" w:rsidRPr="000C2854">
        <w:rPr>
          <w:b/>
          <w:bCs/>
        </w:rPr>
        <w:t>,</w:t>
      </w:r>
      <w:r w:rsidR="00650595" w:rsidRPr="000C2854">
        <w:rPr>
          <w:b/>
          <w:bCs/>
        </w:rPr>
        <w:t xml:space="preserve"> the calculated average coverage for the province of Sindh is </w:t>
      </w:r>
      <w:r w:rsidR="00783051" w:rsidRPr="000C2854">
        <w:rPr>
          <w:b/>
          <w:bCs/>
        </w:rPr>
        <w:t>around 6% (</w:t>
      </w:r>
      <w:r w:rsidR="000C2854" w:rsidRPr="000C2854">
        <w:rPr>
          <w:b/>
          <w:bCs/>
        </w:rPr>
        <w:t xml:space="preserve">or </w:t>
      </w:r>
      <w:r w:rsidR="00783051" w:rsidRPr="000C2854">
        <w:rPr>
          <w:b/>
          <w:bCs/>
        </w:rPr>
        <w:t>20% for the nine NSP districts)</w:t>
      </w:r>
      <w:r w:rsidR="00C5373B" w:rsidRPr="000C2854">
        <w:rPr>
          <w:b/>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8"/>
        <w:gridCol w:w="1842"/>
        <w:gridCol w:w="1418"/>
      </w:tblGrid>
      <w:tr w:rsidR="00A04A68" w:rsidRPr="002D2724" w14:paraId="71F27C19" w14:textId="77777777" w:rsidTr="00D52E65">
        <w:trPr>
          <w:trHeight w:val="570"/>
        </w:trPr>
        <w:tc>
          <w:tcPr>
            <w:tcW w:w="5098" w:type="dxa"/>
            <w:gridSpan w:val="3"/>
            <w:shd w:val="clear" w:color="auto" w:fill="D9D9D9" w:themeFill="background1" w:themeFillShade="D9"/>
          </w:tcPr>
          <w:p w14:paraId="29D55412" w14:textId="77777777" w:rsidR="00A04A68" w:rsidRPr="002D2724" w:rsidRDefault="00A04A68" w:rsidP="002D2724">
            <w:pPr>
              <w:spacing w:line="240" w:lineRule="auto"/>
              <w:jc w:val="left"/>
              <w:rPr>
                <w:rFonts w:ascii="Arial" w:eastAsia="Times New Roman" w:hAnsi="Arial"/>
                <w:b/>
                <w:bCs/>
                <w:color w:val="auto"/>
                <w:sz w:val="14"/>
                <w:szCs w:val="14"/>
                <w:lang w:eastAsia="en-GB"/>
              </w:rPr>
            </w:pPr>
            <w:r w:rsidRPr="002D2724">
              <w:rPr>
                <w:rFonts w:ascii="Arial" w:eastAsia="Times New Roman" w:hAnsi="Arial"/>
                <w:b/>
                <w:bCs/>
                <w:color w:val="auto"/>
                <w:sz w:val="14"/>
                <w:szCs w:val="14"/>
                <w:lang w:eastAsia="en-GB"/>
              </w:rPr>
              <w:t> </w:t>
            </w:r>
          </w:p>
          <w:p w14:paraId="2D2EA812" w14:textId="4ED3AE5F" w:rsidR="00A04A68" w:rsidRPr="002D2724" w:rsidRDefault="00A04A68" w:rsidP="002D2724">
            <w:pPr>
              <w:spacing w:line="240" w:lineRule="auto"/>
              <w:jc w:val="center"/>
              <w:rPr>
                <w:rFonts w:ascii="Arial" w:eastAsia="Times New Roman" w:hAnsi="Arial"/>
                <w:b/>
                <w:bCs/>
                <w:color w:val="auto"/>
                <w:sz w:val="14"/>
                <w:szCs w:val="14"/>
                <w:lang w:eastAsia="en-GB"/>
              </w:rPr>
            </w:pPr>
            <w:r w:rsidRPr="002D2724">
              <w:rPr>
                <w:rFonts w:ascii="Arial" w:eastAsia="Times New Roman" w:hAnsi="Arial"/>
                <w:b/>
                <w:bCs/>
                <w:color w:val="auto"/>
                <w:sz w:val="14"/>
                <w:szCs w:val="14"/>
                <w:lang w:eastAsia="en-GB"/>
              </w:rPr>
              <w:t>Baseline coverage</w:t>
            </w:r>
            <w:r w:rsidRPr="002D2724">
              <w:rPr>
                <w:rFonts w:ascii="Arial" w:eastAsia="Times New Roman" w:hAnsi="Arial"/>
                <w:b/>
                <w:bCs/>
                <w:color w:val="auto"/>
                <w:sz w:val="14"/>
                <w:szCs w:val="14"/>
                <w:lang w:eastAsia="en-GB"/>
              </w:rPr>
              <w:br/>
              <w:t>(2019)</w:t>
            </w:r>
          </w:p>
        </w:tc>
      </w:tr>
      <w:tr w:rsidR="00F10CA5" w:rsidRPr="002D2724" w14:paraId="3F39279D" w14:textId="77777777" w:rsidTr="00B01BB9">
        <w:trPr>
          <w:trHeight w:val="510"/>
        </w:trPr>
        <w:tc>
          <w:tcPr>
            <w:tcW w:w="1838" w:type="dxa"/>
            <w:shd w:val="clear" w:color="auto" w:fill="FFFFFF" w:themeFill="background1"/>
            <w:vAlign w:val="center"/>
          </w:tcPr>
          <w:p w14:paraId="1AB90BBD" w14:textId="41DF96B7" w:rsidR="00F10CA5" w:rsidRPr="002D2724" w:rsidRDefault="00F10CA5" w:rsidP="00B01BB9">
            <w:pPr>
              <w:spacing w:line="240" w:lineRule="auto"/>
              <w:jc w:val="center"/>
              <w:rPr>
                <w:rFonts w:ascii="Arial" w:eastAsia="Times New Roman" w:hAnsi="Arial"/>
                <w:b/>
                <w:bCs/>
                <w:color w:val="auto"/>
                <w:sz w:val="14"/>
                <w:szCs w:val="14"/>
                <w:lang w:eastAsia="en-GB"/>
              </w:rPr>
            </w:pPr>
            <w:r>
              <w:rPr>
                <w:rFonts w:ascii="Arial" w:eastAsia="Times New Roman" w:hAnsi="Arial"/>
                <w:b/>
                <w:bCs/>
                <w:color w:val="auto"/>
                <w:sz w:val="14"/>
                <w:szCs w:val="14"/>
                <w:lang w:eastAsia="en-GB"/>
              </w:rPr>
              <w:t>Programme</w:t>
            </w:r>
          </w:p>
        </w:tc>
        <w:tc>
          <w:tcPr>
            <w:tcW w:w="1842" w:type="dxa"/>
            <w:shd w:val="clear" w:color="auto" w:fill="FFFFFF" w:themeFill="background1"/>
            <w:noWrap/>
            <w:vAlign w:val="center"/>
            <w:hideMark/>
          </w:tcPr>
          <w:p w14:paraId="7E8FC8CF" w14:textId="2DE7303D" w:rsidR="00F10CA5" w:rsidRPr="00D52E65" w:rsidRDefault="00F10CA5" w:rsidP="00B01BB9">
            <w:pPr>
              <w:spacing w:line="240" w:lineRule="auto"/>
              <w:jc w:val="center"/>
              <w:rPr>
                <w:rFonts w:ascii="Arial" w:eastAsia="Times New Roman" w:hAnsi="Arial"/>
                <w:b/>
                <w:bCs/>
                <w:color w:val="auto"/>
                <w:sz w:val="14"/>
                <w:szCs w:val="14"/>
                <w:lang w:eastAsia="en-GB"/>
              </w:rPr>
            </w:pPr>
            <w:r w:rsidRPr="00D52E65">
              <w:rPr>
                <w:rFonts w:ascii="Arial" w:eastAsia="Times New Roman" w:hAnsi="Arial"/>
                <w:b/>
                <w:bCs/>
                <w:color w:val="auto"/>
                <w:sz w:val="14"/>
                <w:szCs w:val="14"/>
                <w:lang w:eastAsia="en-GB"/>
              </w:rPr>
              <w:t>Province/District</w:t>
            </w:r>
          </w:p>
        </w:tc>
        <w:tc>
          <w:tcPr>
            <w:tcW w:w="1418" w:type="dxa"/>
            <w:shd w:val="clear" w:color="auto" w:fill="FFFFFF" w:themeFill="background1"/>
            <w:vAlign w:val="center"/>
            <w:hideMark/>
          </w:tcPr>
          <w:p w14:paraId="6D17A59B" w14:textId="77777777" w:rsidR="00F10CA5" w:rsidRPr="002D2724" w:rsidRDefault="00F10CA5" w:rsidP="00B01BB9">
            <w:pPr>
              <w:spacing w:line="240" w:lineRule="auto"/>
              <w:jc w:val="center"/>
              <w:rPr>
                <w:rFonts w:ascii="Arial" w:eastAsia="Times New Roman" w:hAnsi="Arial"/>
                <w:b/>
                <w:bCs/>
                <w:color w:val="auto"/>
                <w:sz w:val="14"/>
                <w:szCs w:val="14"/>
                <w:lang w:eastAsia="en-GB"/>
              </w:rPr>
            </w:pPr>
            <w:r w:rsidRPr="002D2724">
              <w:rPr>
                <w:rFonts w:ascii="Arial" w:eastAsia="Times New Roman" w:hAnsi="Arial"/>
                <w:b/>
                <w:bCs/>
                <w:color w:val="auto"/>
                <w:sz w:val="14"/>
                <w:szCs w:val="14"/>
                <w:lang w:eastAsia="en-GB"/>
              </w:rPr>
              <w:t>Micronutrients powders</w:t>
            </w:r>
          </w:p>
        </w:tc>
      </w:tr>
      <w:tr w:rsidR="00F10CA5" w:rsidRPr="002D2724" w14:paraId="1301008E" w14:textId="77777777" w:rsidTr="00B01BB9">
        <w:trPr>
          <w:trHeight w:val="397"/>
        </w:trPr>
        <w:tc>
          <w:tcPr>
            <w:tcW w:w="1838" w:type="dxa"/>
            <w:shd w:val="clear" w:color="000000" w:fill="FFFFFF"/>
          </w:tcPr>
          <w:p w14:paraId="3A7A250D" w14:textId="77777777" w:rsidR="00F10CA5" w:rsidRPr="002D2724" w:rsidRDefault="00F10CA5" w:rsidP="002D2724">
            <w:pPr>
              <w:spacing w:line="240" w:lineRule="auto"/>
              <w:jc w:val="right"/>
              <w:rPr>
                <w:rFonts w:ascii="Arial" w:eastAsia="Times New Roman" w:hAnsi="Arial"/>
                <w:b/>
                <w:bCs/>
                <w:color w:val="auto"/>
                <w:sz w:val="14"/>
                <w:szCs w:val="14"/>
                <w:lang w:eastAsia="en-GB"/>
              </w:rPr>
            </w:pPr>
          </w:p>
        </w:tc>
        <w:tc>
          <w:tcPr>
            <w:tcW w:w="1842" w:type="dxa"/>
            <w:shd w:val="clear" w:color="000000" w:fill="FFFFFF"/>
            <w:noWrap/>
            <w:vAlign w:val="center"/>
            <w:hideMark/>
          </w:tcPr>
          <w:p w14:paraId="63031AA9" w14:textId="399F973F" w:rsidR="00F10CA5" w:rsidRPr="002D2724" w:rsidRDefault="00F10CA5" w:rsidP="002D2724">
            <w:pPr>
              <w:spacing w:line="240" w:lineRule="auto"/>
              <w:jc w:val="right"/>
              <w:rPr>
                <w:rFonts w:ascii="Arial" w:eastAsia="Times New Roman" w:hAnsi="Arial"/>
                <w:b/>
                <w:bCs/>
                <w:color w:val="auto"/>
                <w:sz w:val="14"/>
                <w:szCs w:val="14"/>
                <w:lang w:eastAsia="en-GB"/>
              </w:rPr>
            </w:pPr>
            <w:r w:rsidRPr="002D2724">
              <w:rPr>
                <w:rFonts w:ascii="Arial" w:eastAsia="Times New Roman" w:hAnsi="Arial"/>
                <w:b/>
                <w:bCs/>
                <w:color w:val="auto"/>
                <w:sz w:val="14"/>
                <w:szCs w:val="14"/>
                <w:lang w:eastAsia="en-GB"/>
              </w:rPr>
              <w:t>Sindh</w:t>
            </w:r>
          </w:p>
        </w:tc>
        <w:tc>
          <w:tcPr>
            <w:tcW w:w="1418" w:type="dxa"/>
            <w:shd w:val="clear" w:color="auto" w:fill="E7E6E6" w:themeFill="background2"/>
            <w:noWrap/>
            <w:vAlign w:val="center"/>
            <w:hideMark/>
          </w:tcPr>
          <w:p w14:paraId="0922B185" w14:textId="77777777" w:rsidR="00F10CA5" w:rsidRPr="002D2724" w:rsidRDefault="00F10CA5" w:rsidP="002D2724">
            <w:pPr>
              <w:spacing w:line="240" w:lineRule="auto"/>
              <w:jc w:val="right"/>
              <w:rPr>
                <w:rFonts w:ascii="Arial" w:eastAsia="Times New Roman" w:hAnsi="Arial"/>
                <w:b/>
                <w:bCs/>
                <w:color w:val="auto"/>
                <w:sz w:val="14"/>
                <w:szCs w:val="14"/>
                <w:lang w:eastAsia="en-GB"/>
              </w:rPr>
            </w:pPr>
            <w:r w:rsidRPr="002D2724">
              <w:rPr>
                <w:rFonts w:ascii="Arial" w:eastAsia="Times New Roman" w:hAnsi="Arial"/>
                <w:b/>
                <w:bCs/>
                <w:color w:val="auto"/>
                <w:sz w:val="14"/>
                <w:szCs w:val="14"/>
                <w:lang w:eastAsia="en-GB"/>
              </w:rPr>
              <w:t>6%</w:t>
            </w:r>
          </w:p>
        </w:tc>
      </w:tr>
      <w:tr w:rsidR="000C2854" w:rsidRPr="002D2724" w14:paraId="52B7BD9F" w14:textId="77777777" w:rsidTr="000C2854">
        <w:trPr>
          <w:trHeight w:val="180"/>
        </w:trPr>
        <w:tc>
          <w:tcPr>
            <w:tcW w:w="1838" w:type="dxa"/>
            <w:vMerge w:val="restart"/>
            <w:vAlign w:val="center"/>
          </w:tcPr>
          <w:p w14:paraId="4BD35F3A" w14:textId="0FBD004D" w:rsidR="000C2854" w:rsidRPr="000C2854" w:rsidRDefault="000C2854" w:rsidP="000C2854">
            <w:pPr>
              <w:spacing w:line="240" w:lineRule="auto"/>
              <w:jc w:val="center"/>
              <w:rPr>
                <w:rFonts w:ascii="Arial" w:eastAsia="Times New Roman" w:hAnsi="Arial"/>
                <w:b/>
                <w:bCs/>
                <w:color w:val="auto"/>
                <w:sz w:val="14"/>
                <w:szCs w:val="14"/>
                <w:lang w:eastAsia="en-GB"/>
              </w:rPr>
            </w:pPr>
            <w:r>
              <w:rPr>
                <w:rFonts w:ascii="Arial" w:eastAsia="Times New Roman" w:hAnsi="Arial"/>
                <w:b/>
                <w:bCs/>
                <w:color w:val="auto"/>
                <w:sz w:val="14"/>
                <w:szCs w:val="14"/>
                <w:lang w:eastAsia="en-GB"/>
              </w:rPr>
              <w:t>NSP</w:t>
            </w:r>
          </w:p>
        </w:tc>
        <w:tc>
          <w:tcPr>
            <w:tcW w:w="1842" w:type="dxa"/>
            <w:shd w:val="clear" w:color="auto" w:fill="auto"/>
            <w:noWrap/>
            <w:vAlign w:val="bottom"/>
            <w:hideMark/>
          </w:tcPr>
          <w:p w14:paraId="287EF4C5" w14:textId="1AA87669" w:rsidR="000C2854" w:rsidRPr="002D2724" w:rsidRDefault="000C2854" w:rsidP="002D2724">
            <w:pPr>
              <w:spacing w:line="240" w:lineRule="auto"/>
              <w:jc w:val="right"/>
              <w:rPr>
                <w:rFonts w:ascii="Arial" w:eastAsia="Times New Roman" w:hAnsi="Arial"/>
                <w:color w:val="auto"/>
                <w:sz w:val="14"/>
                <w:szCs w:val="14"/>
                <w:lang w:eastAsia="en-GB"/>
              </w:rPr>
            </w:pPr>
            <w:proofErr w:type="spellStart"/>
            <w:r w:rsidRPr="002D2724">
              <w:rPr>
                <w:rFonts w:ascii="Arial" w:eastAsia="Times New Roman" w:hAnsi="Arial"/>
                <w:color w:val="auto"/>
                <w:sz w:val="14"/>
                <w:szCs w:val="14"/>
                <w:lang w:eastAsia="en-GB"/>
              </w:rPr>
              <w:t>Tahrparkar</w:t>
            </w:r>
            <w:proofErr w:type="spellEnd"/>
          </w:p>
        </w:tc>
        <w:tc>
          <w:tcPr>
            <w:tcW w:w="1418" w:type="dxa"/>
            <w:shd w:val="clear" w:color="auto" w:fill="FFFFFF" w:themeFill="background1"/>
            <w:noWrap/>
            <w:vAlign w:val="bottom"/>
            <w:hideMark/>
          </w:tcPr>
          <w:p w14:paraId="2980F159" w14:textId="77777777"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10%</w:t>
            </w:r>
          </w:p>
        </w:tc>
      </w:tr>
      <w:tr w:rsidR="000C2854" w:rsidRPr="002D2724" w14:paraId="0E9C2EC1" w14:textId="77777777" w:rsidTr="00B01BB9">
        <w:trPr>
          <w:trHeight w:val="180"/>
        </w:trPr>
        <w:tc>
          <w:tcPr>
            <w:tcW w:w="1838" w:type="dxa"/>
            <w:vMerge/>
          </w:tcPr>
          <w:p w14:paraId="0D175A39" w14:textId="77777777" w:rsidR="000C2854" w:rsidRPr="002D2724" w:rsidRDefault="000C2854" w:rsidP="002D2724">
            <w:pPr>
              <w:spacing w:line="240" w:lineRule="auto"/>
              <w:jc w:val="right"/>
              <w:rPr>
                <w:rFonts w:ascii="Arial" w:eastAsia="Times New Roman" w:hAnsi="Arial"/>
                <w:color w:val="auto"/>
                <w:sz w:val="14"/>
                <w:szCs w:val="14"/>
                <w:lang w:eastAsia="en-GB"/>
              </w:rPr>
            </w:pPr>
          </w:p>
        </w:tc>
        <w:tc>
          <w:tcPr>
            <w:tcW w:w="1842" w:type="dxa"/>
            <w:shd w:val="clear" w:color="auto" w:fill="auto"/>
            <w:noWrap/>
            <w:vAlign w:val="bottom"/>
            <w:hideMark/>
          </w:tcPr>
          <w:p w14:paraId="6DF251E1" w14:textId="5B0C975B" w:rsidR="000C2854" w:rsidRPr="002D2724" w:rsidRDefault="000C2854" w:rsidP="002D2724">
            <w:pPr>
              <w:spacing w:line="240" w:lineRule="auto"/>
              <w:jc w:val="right"/>
              <w:rPr>
                <w:rFonts w:ascii="Arial" w:eastAsia="Times New Roman" w:hAnsi="Arial"/>
                <w:color w:val="auto"/>
                <w:sz w:val="14"/>
                <w:szCs w:val="14"/>
                <w:lang w:eastAsia="en-GB"/>
              </w:rPr>
            </w:pPr>
            <w:proofErr w:type="spellStart"/>
            <w:r w:rsidRPr="002D2724">
              <w:rPr>
                <w:rFonts w:ascii="Arial" w:eastAsia="Times New Roman" w:hAnsi="Arial"/>
                <w:color w:val="auto"/>
                <w:sz w:val="14"/>
                <w:szCs w:val="14"/>
                <w:lang w:eastAsia="en-GB"/>
              </w:rPr>
              <w:t>Umerkot</w:t>
            </w:r>
            <w:proofErr w:type="spellEnd"/>
          </w:p>
        </w:tc>
        <w:tc>
          <w:tcPr>
            <w:tcW w:w="1418" w:type="dxa"/>
            <w:shd w:val="clear" w:color="auto" w:fill="FFFFFF" w:themeFill="background1"/>
            <w:noWrap/>
            <w:vAlign w:val="bottom"/>
            <w:hideMark/>
          </w:tcPr>
          <w:p w14:paraId="043C0BC5" w14:textId="77777777"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10%</w:t>
            </w:r>
          </w:p>
        </w:tc>
      </w:tr>
      <w:tr w:rsidR="000C2854" w:rsidRPr="002D2724" w14:paraId="471D12AC" w14:textId="77777777" w:rsidTr="00B01BB9">
        <w:trPr>
          <w:trHeight w:val="180"/>
        </w:trPr>
        <w:tc>
          <w:tcPr>
            <w:tcW w:w="1838" w:type="dxa"/>
            <w:vMerge/>
          </w:tcPr>
          <w:p w14:paraId="01FAAFEA" w14:textId="77777777" w:rsidR="000C2854" w:rsidRPr="002D2724" w:rsidRDefault="000C2854" w:rsidP="002D2724">
            <w:pPr>
              <w:spacing w:line="240" w:lineRule="auto"/>
              <w:jc w:val="right"/>
              <w:rPr>
                <w:rFonts w:ascii="Arial" w:eastAsia="Times New Roman" w:hAnsi="Arial"/>
                <w:color w:val="auto"/>
                <w:sz w:val="14"/>
                <w:szCs w:val="14"/>
                <w:lang w:eastAsia="en-GB"/>
              </w:rPr>
            </w:pPr>
          </w:p>
        </w:tc>
        <w:tc>
          <w:tcPr>
            <w:tcW w:w="1842" w:type="dxa"/>
            <w:shd w:val="clear" w:color="auto" w:fill="auto"/>
            <w:noWrap/>
            <w:vAlign w:val="bottom"/>
            <w:hideMark/>
          </w:tcPr>
          <w:p w14:paraId="18BA5FB5" w14:textId="751D5960" w:rsidR="000C2854" w:rsidRPr="002D2724" w:rsidRDefault="000C2854" w:rsidP="002D2724">
            <w:pPr>
              <w:spacing w:line="240" w:lineRule="auto"/>
              <w:jc w:val="right"/>
              <w:rPr>
                <w:rFonts w:ascii="Arial" w:eastAsia="Times New Roman" w:hAnsi="Arial"/>
                <w:color w:val="auto"/>
                <w:sz w:val="14"/>
                <w:szCs w:val="14"/>
                <w:lang w:eastAsia="en-GB"/>
              </w:rPr>
            </w:pPr>
            <w:proofErr w:type="spellStart"/>
            <w:r w:rsidRPr="002D2724">
              <w:rPr>
                <w:rFonts w:ascii="Arial" w:eastAsia="Times New Roman" w:hAnsi="Arial"/>
                <w:color w:val="auto"/>
                <w:sz w:val="14"/>
                <w:szCs w:val="14"/>
                <w:lang w:eastAsia="en-GB"/>
              </w:rPr>
              <w:t>Sanghar</w:t>
            </w:r>
            <w:proofErr w:type="spellEnd"/>
          </w:p>
        </w:tc>
        <w:tc>
          <w:tcPr>
            <w:tcW w:w="1418" w:type="dxa"/>
            <w:shd w:val="clear" w:color="auto" w:fill="FFFFFF" w:themeFill="background1"/>
            <w:noWrap/>
            <w:vAlign w:val="bottom"/>
            <w:hideMark/>
          </w:tcPr>
          <w:p w14:paraId="40F66212" w14:textId="77777777"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30%</w:t>
            </w:r>
          </w:p>
        </w:tc>
      </w:tr>
      <w:tr w:rsidR="000C2854" w:rsidRPr="002D2724" w14:paraId="4A475E2B" w14:textId="77777777" w:rsidTr="00B01BB9">
        <w:trPr>
          <w:trHeight w:val="180"/>
        </w:trPr>
        <w:tc>
          <w:tcPr>
            <w:tcW w:w="1838" w:type="dxa"/>
            <w:vMerge/>
          </w:tcPr>
          <w:p w14:paraId="4223AC7F" w14:textId="77777777" w:rsidR="000C2854" w:rsidRPr="002D2724" w:rsidRDefault="000C2854" w:rsidP="002D2724">
            <w:pPr>
              <w:spacing w:line="240" w:lineRule="auto"/>
              <w:jc w:val="right"/>
              <w:rPr>
                <w:rFonts w:ascii="Arial" w:eastAsia="Times New Roman" w:hAnsi="Arial"/>
                <w:color w:val="auto"/>
                <w:sz w:val="14"/>
                <w:szCs w:val="14"/>
                <w:lang w:eastAsia="en-GB"/>
              </w:rPr>
            </w:pPr>
          </w:p>
        </w:tc>
        <w:tc>
          <w:tcPr>
            <w:tcW w:w="1842" w:type="dxa"/>
            <w:shd w:val="clear" w:color="auto" w:fill="auto"/>
            <w:noWrap/>
            <w:vAlign w:val="bottom"/>
            <w:hideMark/>
          </w:tcPr>
          <w:p w14:paraId="41622AEC" w14:textId="5D6D38AA"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Jacobabad</w:t>
            </w:r>
          </w:p>
        </w:tc>
        <w:tc>
          <w:tcPr>
            <w:tcW w:w="1418" w:type="dxa"/>
            <w:shd w:val="clear" w:color="auto" w:fill="FFFFFF" w:themeFill="background1"/>
            <w:noWrap/>
            <w:vAlign w:val="bottom"/>
            <w:hideMark/>
          </w:tcPr>
          <w:p w14:paraId="6E1582C9" w14:textId="77777777"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16%</w:t>
            </w:r>
          </w:p>
        </w:tc>
      </w:tr>
      <w:tr w:rsidR="000C2854" w:rsidRPr="002D2724" w14:paraId="053498FE" w14:textId="77777777" w:rsidTr="00B01BB9">
        <w:trPr>
          <w:trHeight w:val="180"/>
        </w:trPr>
        <w:tc>
          <w:tcPr>
            <w:tcW w:w="1838" w:type="dxa"/>
            <w:vMerge/>
          </w:tcPr>
          <w:p w14:paraId="60AAEDE8" w14:textId="77777777" w:rsidR="000C2854" w:rsidRPr="002D2724" w:rsidRDefault="000C2854" w:rsidP="002D2724">
            <w:pPr>
              <w:spacing w:line="240" w:lineRule="auto"/>
              <w:jc w:val="right"/>
              <w:rPr>
                <w:rFonts w:ascii="Arial" w:eastAsia="Times New Roman" w:hAnsi="Arial"/>
                <w:color w:val="auto"/>
                <w:sz w:val="14"/>
                <w:szCs w:val="14"/>
                <w:lang w:eastAsia="en-GB"/>
              </w:rPr>
            </w:pPr>
          </w:p>
        </w:tc>
        <w:tc>
          <w:tcPr>
            <w:tcW w:w="1842" w:type="dxa"/>
            <w:shd w:val="clear" w:color="auto" w:fill="auto"/>
            <w:noWrap/>
            <w:vAlign w:val="bottom"/>
            <w:hideMark/>
          </w:tcPr>
          <w:p w14:paraId="2EF468EB" w14:textId="419DE019"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Larkana</w:t>
            </w:r>
          </w:p>
        </w:tc>
        <w:tc>
          <w:tcPr>
            <w:tcW w:w="1418" w:type="dxa"/>
            <w:shd w:val="clear" w:color="auto" w:fill="FFFFFF" w:themeFill="background1"/>
            <w:noWrap/>
            <w:vAlign w:val="bottom"/>
            <w:hideMark/>
          </w:tcPr>
          <w:p w14:paraId="7169DC48" w14:textId="77777777"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26%</w:t>
            </w:r>
          </w:p>
        </w:tc>
      </w:tr>
      <w:tr w:rsidR="000C2854" w:rsidRPr="002D2724" w14:paraId="1DEC45CE" w14:textId="77777777" w:rsidTr="00B01BB9">
        <w:trPr>
          <w:trHeight w:val="180"/>
        </w:trPr>
        <w:tc>
          <w:tcPr>
            <w:tcW w:w="1838" w:type="dxa"/>
            <w:vMerge/>
          </w:tcPr>
          <w:p w14:paraId="3B34D034" w14:textId="77777777" w:rsidR="000C2854" w:rsidRPr="002D2724" w:rsidRDefault="000C2854" w:rsidP="002D2724">
            <w:pPr>
              <w:spacing w:line="240" w:lineRule="auto"/>
              <w:jc w:val="right"/>
              <w:rPr>
                <w:rFonts w:ascii="Arial" w:eastAsia="Times New Roman" w:hAnsi="Arial"/>
                <w:color w:val="auto"/>
                <w:sz w:val="14"/>
                <w:szCs w:val="14"/>
                <w:lang w:eastAsia="en-GB"/>
              </w:rPr>
            </w:pPr>
          </w:p>
        </w:tc>
        <w:tc>
          <w:tcPr>
            <w:tcW w:w="1842" w:type="dxa"/>
            <w:shd w:val="clear" w:color="auto" w:fill="auto"/>
            <w:noWrap/>
            <w:vAlign w:val="bottom"/>
            <w:hideMark/>
          </w:tcPr>
          <w:p w14:paraId="4DDDEBDD" w14:textId="21AE6A68"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TMK</w:t>
            </w:r>
          </w:p>
        </w:tc>
        <w:tc>
          <w:tcPr>
            <w:tcW w:w="1418" w:type="dxa"/>
            <w:shd w:val="clear" w:color="auto" w:fill="FFFFFF" w:themeFill="background1"/>
            <w:noWrap/>
            <w:vAlign w:val="bottom"/>
            <w:hideMark/>
          </w:tcPr>
          <w:p w14:paraId="55AE61D7" w14:textId="77777777"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30%</w:t>
            </w:r>
          </w:p>
        </w:tc>
      </w:tr>
      <w:tr w:rsidR="000C2854" w:rsidRPr="002D2724" w14:paraId="608F9D96" w14:textId="77777777" w:rsidTr="00B01BB9">
        <w:trPr>
          <w:trHeight w:val="180"/>
        </w:trPr>
        <w:tc>
          <w:tcPr>
            <w:tcW w:w="1838" w:type="dxa"/>
            <w:vMerge/>
          </w:tcPr>
          <w:p w14:paraId="22F033CF" w14:textId="77777777" w:rsidR="000C2854" w:rsidRPr="002D2724" w:rsidRDefault="000C2854" w:rsidP="002D2724">
            <w:pPr>
              <w:spacing w:line="240" w:lineRule="auto"/>
              <w:jc w:val="right"/>
              <w:rPr>
                <w:rFonts w:ascii="Arial" w:eastAsia="Times New Roman" w:hAnsi="Arial"/>
                <w:color w:val="auto"/>
                <w:sz w:val="14"/>
                <w:szCs w:val="14"/>
                <w:lang w:eastAsia="en-GB"/>
              </w:rPr>
            </w:pPr>
          </w:p>
        </w:tc>
        <w:tc>
          <w:tcPr>
            <w:tcW w:w="1842" w:type="dxa"/>
            <w:shd w:val="clear" w:color="auto" w:fill="auto"/>
            <w:noWrap/>
            <w:vAlign w:val="bottom"/>
            <w:hideMark/>
          </w:tcPr>
          <w:p w14:paraId="0C3EBB5E" w14:textId="36137159"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Badin</w:t>
            </w:r>
          </w:p>
        </w:tc>
        <w:tc>
          <w:tcPr>
            <w:tcW w:w="1418" w:type="dxa"/>
            <w:shd w:val="clear" w:color="auto" w:fill="FFFFFF" w:themeFill="background1"/>
            <w:noWrap/>
            <w:vAlign w:val="bottom"/>
            <w:hideMark/>
          </w:tcPr>
          <w:p w14:paraId="5DA6BC38" w14:textId="77777777"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16%</w:t>
            </w:r>
          </w:p>
        </w:tc>
      </w:tr>
      <w:tr w:rsidR="000C2854" w:rsidRPr="002D2724" w14:paraId="4BE1CB09" w14:textId="77777777" w:rsidTr="00B01BB9">
        <w:trPr>
          <w:trHeight w:val="180"/>
        </w:trPr>
        <w:tc>
          <w:tcPr>
            <w:tcW w:w="1838" w:type="dxa"/>
            <w:vMerge/>
          </w:tcPr>
          <w:p w14:paraId="6E09CA7E" w14:textId="77777777" w:rsidR="000C2854" w:rsidRPr="002D2724" w:rsidRDefault="000C2854" w:rsidP="002D2724">
            <w:pPr>
              <w:spacing w:line="240" w:lineRule="auto"/>
              <w:jc w:val="right"/>
              <w:rPr>
                <w:rFonts w:ascii="Arial" w:eastAsia="Times New Roman" w:hAnsi="Arial"/>
                <w:color w:val="auto"/>
                <w:sz w:val="14"/>
                <w:szCs w:val="14"/>
                <w:lang w:eastAsia="en-GB"/>
              </w:rPr>
            </w:pPr>
          </w:p>
        </w:tc>
        <w:tc>
          <w:tcPr>
            <w:tcW w:w="1842" w:type="dxa"/>
            <w:shd w:val="clear" w:color="auto" w:fill="auto"/>
            <w:noWrap/>
            <w:vAlign w:val="bottom"/>
            <w:hideMark/>
          </w:tcPr>
          <w:p w14:paraId="009D7D41" w14:textId="13A9A41E" w:rsidR="000C2854" w:rsidRPr="002D2724" w:rsidRDefault="000C2854" w:rsidP="002D2724">
            <w:pPr>
              <w:spacing w:line="240" w:lineRule="auto"/>
              <w:jc w:val="right"/>
              <w:rPr>
                <w:rFonts w:ascii="Arial" w:eastAsia="Times New Roman" w:hAnsi="Arial"/>
                <w:color w:val="auto"/>
                <w:sz w:val="14"/>
                <w:szCs w:val="14"/>
                <w:lang w:eastAsia="en-GB"/>
              </w:rPr>
            </w:pPr>
            <w:proofErr w:type="spellStart"/>
            <w:r w:rsidRPr="002D2724">
              <w:rPr>
                <w:rFonts w:ascii="Arial" w:eastAsia="Times New Roman" w:hAnsi="Arial"/>
                <w:color w:val="auto"/>
                <w:sz w:val="14"/>
                <w:szCs w:val="14"/>
                <w:lang w:eastAsia="en-GB"/>
              </w:rPr>
              <w:t>Kambar</w:t>
            </w:r>
            <w:proofErr w:type="spellEnd"/>
            <w:r w:rsidRPr="002D2724">
              <w:rPr>
                <w:rFonts w:ascii="Arial" w:eastAsia="Times New Roman" w:hAnsi="Arial"/>
                <w:color w:val="auto"/>
                <w:sz w:val="14"/>
                <w:szCs w:val="14"/>
                <w:lang w:eastAsia="en-GB"/>
              </w:rPr>
              <w:t xml:space="preserve"> </w:t>
            </w:r>
            <w:proofErr w:type="spellStart"/>
            <w:r w:rsidRPr="002D2724">
              <w:rPr>
                <w:rFonts w:ascii="Arial" w:eastAsia="Times New Roman" w:hAnsi="Arial"/>
                <w:color w:val="auto"/>
                <w:sz w:val="14"/>
                <w:szCs w:val="14"/>
                <w:lang w:eastAsia="en-GB"/>
              </w:rPr>
              <w:t>Shahdadkot</w:t>
            </w:r>
            <w:proofErr w:type="spellEnd"/>
          </w:p>
        </w:tc>
        <w:tc>
          <w:tcPr>
            <w:tcW w:w="1418" w:type="dxa"/>
            <w:shd w:val="clear" w:color="auto" w:fill="FFFFFF" w:themeFill="background1"/>
            <w:noWrap/>
            <w:vAlign w:val="bottom"/>
            <w:hideMark/>
          </w:tcPr>
          <w:p w14:paraId="34DAE075" w14:textId="77777777"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18%</w:t>
            </w:r>
          </w:p>
        </w:tc>
      </w:tr>
      <w:tr w:rsidR="000C2854" w:rsidRPr="002D2724" w14:paraId="1DBE2D20" w14:textId="77777777" w:rsidTr="00B01BB9">
        <w:trPr>
          <w:trHeight w:val="180"/>
        </w:trPr>
        <w:tc>
          <w:tcPr>
            <w:tcW w:w="1838" w:type="dxa"/>
            <w:vMerge/>
          </w:tcPr>
          <w:p w14:paraId="3BF49242" w14:textId="77777777" w:rsidR="000C2854" w:rsidRPr="002D2724" w:rsidRDefault="000C2854" w:rsidP="002D2724">
            <w:pPr>
              <w:spacing w:line="240" w:lineRule="auto"/>
              <w:jc w:val="right"/>
              <w:rPr>
                <w:rFonts w:ascii="Arial" w:eastAsia="Times New Roman" w:hAnsi="Arial"/>
                <w:color w:val="auto"/>
                <w:sz w:val="14"/>
                <w:szCs w:val="14"/>
                <w:lang w:eastAsia="en-GB"/>
              </w:rPr>
            </w:pPr>
          </w:p>
        </w:tc>
        <w:tc>
          <w:tcPr>
            <w:tcW w:w="1842" w:type="dxa"/>
            <w:shd w:val="clear" w:color="auto" w:fill="auto"/>
            <w:noWrap/>
            <w:vAlign w:val="bottom"/>
            <w:hideMark/>
          </w:tcPr>
          <w:p w14:paraId="3036F824" w14:textId="55E1367F" w:rsidR="000C2854" w:rsidRPr="002D2724" w:rsidRDefault="000C2854" w:rsidP="002D2724">
            <w:pPr>
              <w:spacing w:line="240" w:lineRule="auto"/>
              <w:jc w:val="right"/>
              <w:rPr>
                <w:rFonts w:ascii="Arial" w:eastAsia="Times New Roman" w:hAnsi="Arial"/>
                <w:color w:val="auto"/>
                <w:sz w:val="14"/>
                <w:szCs w:val="14"/>
                <w:lang w:eastAsia="en-GB"/>
              </w:rPr>
            </w:pPr>
            <w:proofErr w:type="spellStart"/>
            <w:r w:rsidRPr="002D2724">
              <w:rPr>
                <w:rFonts w:ascii="Arial" w:eastAsia="Times New Roman" w:hAnsi="Arial"/>
                <w:color w:val="auto"/>
                <w:sz w:val="14"/>
                <w:szCs w:val="14"/>
                <w:lang w:eastAsia="en-GB"/>
              </w:rPr>
              <w:t>Kashmore</w:t>
            </w:r>
            <w:proofErr w:type="spellEnd"/>
          </w:p>
        </w:tc>
        <w:tc>
          <w:tcPr>
            <w:tcW w:w="1418" w:type="dxa"/>
            <w:shd w:val="clear" w:color="auto" w:fill="FFFFFF" w:themeFill="background1"/>
            <w:noWrap/>
            <w:vAlign w:val="bottom"/>
            <w:hideMark/>
          </w:tcPr>
          <w:p w14:paraId="47DA5365" w14:textId="77777777" w:rsidR="000C2854" w:rsidRPr="002D2724" w:rsidRDefault="000C2854" w:rsidP="002D2724">
            <w:pPr>
              <w:spacing w:line="240" w:lineRule="auto"/>
              <w:jc w:val="right"/>
              <w:rPr>
                <w:rFonts w:ascii="Arial" w:eastAsia="Times New Roman" w:hAnsi="Arial"/>
                <w:color w:val="auto"/>
                <w:sz w:val="14"/>
                <w:szCs w:val="14"/>
                <w:lang w:eastAsia="en-GB"/>
              </w:rPr>
            </w:pPr>
            <w:r w:rsidRPr="002D2724">
              <w:rPr>
                <w:rFonts w:ascii="Arial" w:eastAsia="Times New Roman" w:hAnsi="Arial"/>
                <w:color w:val="auto"/>
                <w:sz w:val="14"/>
                <w:szCs w:val="14"/>
                <w:lang w:eastAsia="en-GB"/>
              </w:rPr>
              <w:t>20%</w:t>
            </w:r>
          </w:p>
        </w:tc>
      </w:tr>
    </w:tbl>
    <w:p w14:paraId="453848ED" w14:textId="77777777" w:rsidR="000C2854" w:rsidRDefault="000C2854" w:rsidP="0045024D">
      <w:pPr>
        <w:pStyle w:val="Normalnumbered"/>
        <w:numPr>
          <w:ilvl w:val="0"/>
          <w:numId w:val="0"/>
        </w:numPr>
      </w:pPr>
    </w:p>
    <w:p w14:paraId="6249C300" w14:textId="6E794071" w:rsidR="00DF4951" w:rsidRPr="00D90E76" w:rsidRDefault="00DF4951" w:rsidP="00DF4951">
      <w:pPr>
        <w:pStyle w:val="Heading2"/>
        <w:rPr>
          <w:rStyle w:val="SubtleEmphasis"/>
          <w:b w:val="0"/>
          <w:bCs/>
        </w:rPr>
      </w:pPr>
      <w:bookmarkStart w:id="131" w:name="_Toc19545354"/>
      <w:r w:rsidRPr="00D90E76">
        <w:rPr>
          <w:rStyle w:val="SubtleEmphasis"/>
          <w:b w:val="0"/>
          <w:bCs/>
        </w:rPr>
        <w:t>Zinc for treatment +</w:t>
      </w:r>
      <w:r w:rsidR="00B40B64" w:rsidRPr="00B40B64">
        <w:t xml:space="preserve"> </w:t>
      </w:r>
      <w:r w:rsidR="00B40B64" w:rsidRPr="00B40B64">
        <w:rPr>
          <w:rStyle w:val="SubtleEmphasis"/>
          <w:b w:val="0"/>
          <w:bCs/>
        </w:rPr>
        <w:t>oral rehydration solution (ORS)</w:t>
      </w:r>
      <w:bookmarkEnd w:id="131"/>
      <w:r w:rsidR="00B40B64" w:rsidRPr="00B40B64">
        <w:rPr>
          <w:rStyle w:val="SubtleEmphasis"/>
          <w:b w:val="0"/>
          <w:bCs/>
        </w:rPr>
        <w:t xml:space="preserve"> </w:t>
      </w:r>
    </w:p>
    <w:p w14:paraId="42CAD0E9" w14:textId="77777777" w:rsidR="00DF4951" w:rsidRPr="005A2461" w:rsidRDefault="00DF4951" w:rsidP="00DF4951"/>
    <w:p w14:paraId="6CAA29E2" w14:textId="2EB95213" w:rsidR="00DF4951" w:rsidRDefault="00DF4951" w:rsidP="001112AF">
      <w:pPr>
        <w:pStyle w:val="Normalnumbered"/>
      </w:pPr>
      <w:r w:rsidRPr="005A2461">
        <w:t xml:space="preserve"> </w:t>
      </w:r>
      <w:r w:rsidR="006F254D">
        <w:t>There is a good evidence base for the efficacy of oral zinc tablets in the treatment of diarrhoea</w:t>
      </w:r>
      <w:r w:rsidR="00E97F7A">
        <w:t xml:space="preserve"> in children 0-59 months of age</w:t>
      </w:r>
      <w:r w:rsidR="00A66E32">
        <w:t xml:space="preserve">, specifically </w:t>
      </w:r>
      <w:r w:rsidR="00C25806">
        <w:t>when used</w:t>
      </w:r>
      <w:r w:rsidR="006F254D">
        <w:t xml:space="preserve"> with</w:t>
      </w:r>
      <w:r w:rsidR="00B40B64">
        <w:t xml:space="preserve"> </w:t>
      </w:r>
      <w:r w:rsidR="00B40B64" w:rsidRPr="00B40B64">
        <w:t>oral rehydration solution (ORS)</w:t>
      </w:r>
      <w:r w:rsidR="006F254D">
        <w:t xml:space="preserve"> and continued breast-feeding. </w:t>
      </w:r>
      <w:r w:rsidR="00BC644F">
        <w:t>For i</w:t>
      </w:r>
      <w:r w:rsidR="00585888">
        <w:t xml:space="preserve">nfants 0-6 months </w:t>
      </w:r>
      <w:r w:rsidR="00A155A4">
        <w:t>WHO</w:t>
      </w:r>
      <w:r w:rsidR="00BC644F">
        <w:t xml:space="preserve"> recommend</w:t>
      </w:r>
      <w:r w:rsidR="00A155A4">
        <w:t>s</w:t>
      </w:r>
      <w:r w:rsidR="00BC644F">
        <w:t xml:space="preserve"> </w:t>
      </w:r>
      <w:r w:rsidR="00585888">
        <w:t>10 mg zinc for 10-14 days per episode</w:t>
      </w:r>
      <w:r w:rsidR="00BC644F">
        <w:t xml:space="preserve">; </w:t>
      </w:r>
      <w:r w:rsidR="00585888">
        <w:t xml:space="preserve">children </w:t>
      </w:r>
      <w:r w:rsidR="00BC644F">
        <w:t>older than</w:t>
      </w:r>
      <w:r w:rsidR="00585888">
        <w:t xml:space="preserve"> 6 months 20 mg zinc for 10-14 days per episode</w:t>
      </w:r>
      <w:r w:rsidR="00B96BF3">
        <w:t>.</w:t>
      </w:r>
      <w:r w:rsidR="00751188">
        <w:t xml:space="preserve"> </w:t>
      </w:r>
      <w:r w:rsidR="00A730C8">
        <w:t xml:space="preserve">Three </w:t>
      </w:r>
      <w:r w:rsidR="00893ECB">
        <w:t>sachets of ORS per case</w:t>
      </w:r>
      <w:r w:rsidR="00A155A4">
        <w:t xml:space="preserve"> is the recommended</w:t>
      </w:r>
      <w:r w:rsidR="00B94D16">
        <w:t xml:space="preserve"> treatment for those</w:t>
      </w:r>
      <w:r w:rsidR="001112AF">
        <w:t xml:space="preserve"> children seeking treatment. </w:t>
      </w:r>
      <w:r w:rsidR="00A155A4">
        <w:t xml:space="preserve"> </w:t>
      </w:r>
      <w:r w:rsidR="00893ECB">
        <w:t xml:space="preserve"> </w:t>
      </w:r>
    </w:p>
    <w:p w14:paraId="168E69CA" w14:textId="3DFEEBCD" w:rsidR="001112AF" w:rsidRPr="00102EC7" w:rsidRDefault="008D5440" w:rsidP="002538A1">
      <w:pPr>
        <w:pStyle w:val="Normalnumbered"/>
        <w:rPr>
          <w:b/>
          <w:bCs/>
        </w:rPr>
      </w:pPr>
      <w:r>
        <w:t xml:space="preserve">The unit cost for this treatment </w:t>
      </w:r>
      <w:r w:rsidR="007955AE">
        <w:t xml:space="preserve">was obtained </w:t>
      </w:r>
      <w:r w:rsidR="00C8051B">
        <w:t>from the NSP financial reports</w:t>
      </w:r>
      <w:r w:rsidR="008C32B7">
        <w:t xml:space="preserve"> by</w:t>
      </w:r>
      <w:r w:rsidR="00C8051B">
        <w:t xml:space="preserve"> </w:t>
      </w:r>
      <w:r w:rsidR="008C32B7">
        <w:t>dividing total costs by the number of beneficiaries of the intervention.</w:t>
      </w:r>
      <w:r w:rsidR="00344455">
        <w:t xml:space="preserve"> </w:t>
      </w:r>
      <w:r w:rsidR="00344455" w:rsidRPr="00102EC7">
        <w:rPr>
          <w:b/>
          <w:bCs/>
        </w:rPr>
        <w:t xml:space="preserve">The estimated average unit cost for </w:t>
      </w:r>
      <w:r w:rsidR="00E97A45" w:rsidRPr="00102EC7">
        <w:rPr>
          <w:b/>
          <w:bCs/>
        </w:rPr>
        <w:t>the treatment of diarrhoea with zinc and ORS</w:t>
      </w:r>
      <w:r w:rsidR="00344455" w:rsidRPr="00102EC7">
        <w:rPr>
          <w:b/>
          <w:bCs/>
        </w:rPr>
        <w:t xml:space="preserve"> (assumed </w:t>
      </w:r>
      <w:r w:rsidR="00E97A45" w:rsidRPr="00102EC7">
        <w:rPr>
          <w:b/>
          <w:bCs/>
        </w:rPr>
        <w:t>8</w:t>
      </w:r>
      <w:r w:rsidR="00344455" w:rsidRPr="00102EC7">
        <w:rPr>
          <w:b/>
          <w:bCs/>
        </w:rPr>
        <w:t xml:space="preserve">5% implemented at community and </w:t>
      </w:r>
      <w:r w:rsidR="00E97A45" w:rsidRPr="00102EC7">
        <w:rPr>
          <w:b/>
          <w:bCs/>
        </w:rPr>
        <w:t>1</w:t>
      </w:r>
      <w:r w:rsidR="00344455" w:rsidRPr="00102EC7">
        <w:rPr>
          <w:b/>
          <w:bCs/>
        </w:rPr>
        <w:t xml:space="preserve">5% at health facilities) was around US$ </w:t>
      </w:r>
      <w:ins w:id="132" w:author="davide de beni" w:date="2019-10-28T22:05:00Z">
        <w:r w:rsidR="000E1441">
          <w:rPr>
            <w:b/>
            <w:bCs/>
          </w:rPr>
          <w:t xml:space="preserve">1.01 </w:t>
        </w:r>
      </w:ins>
      <w:del w:id="133" w:author="davide de beni" w:date="2019-10-28T22:05:00Z">
        <w:r w:rsidR="00344455" w:rsidRPr="00102EC7" w:rsidDel="000E1441">
          <w:rPr>
            <w:b/>
            <w:bCs/>
          </w:rPr>
          <w:delText>1.3</w:delText>
        </w:r>
        <w:r w:rsidR="002538A1" w:rsidRPr="00102EC7" w:rsidDel="000E1441">
          <w:rPr>
            <w:b/>
            <w:bCs/>
          </w:rPr>
          <w:delText>8</w:delText>
        </w:r>
        <w:r w:rsidR="00344455" w:rsidRPr="00102EC7" w:rsidDel="000E1441">
          <w:rPr>
            <w:b/>
            <w:bCs/>
          </w:rPr>
          <w:delText xml:space="preserve"> </w:delText>
        </w:r>
      </w:del>
      <w:r w:rsidR="00344455" w:rsidRPr="00102EC7">
        <w:rPr>
          <w:b/>
          <w:bCs/>
        </w:rPr>
        <w:t>(PKR 151) per child.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61"/>
        <w:gridCol w:w="1018"/>
        <w:gridCol w:w="1140"/>
        <w:gridCol w:w="841"/>
        <w:gridCol w:w="969"/>
        <w:gridCol w:w="1078"/>
        <w:gridCol w:w="1030"/>
        <w:gridCol w:w="1813"/>
      </w:tblGrid>
      <w:tr w:rsidR="006B455F" w:rsidRPr="0096774A" w14:paraId="45B5FB26" w14:textId="77777777" w:rsidTr="006B455F">
        <w:trPr>
          <w:trHeight w:val="510"/>
        </w:trPr>
        <w:tc>
          <w:tcPr>
            <w:tcW w:w="0" w:type="auto"/>
            <w:shd w:val="clear" w:color="auto" w:fill="auto"/>
            <w:noWrap/>
            <w:vAlign w:val="center"/>
            <w:hideMark/>
          </w:tcPr>
          <w:p w14:paraId="79CD0A2A" w14:textId="3F590E7D" w:rsidR="0096774A" w:rsidRPr="0096774A" w:rsidRDefault="0096774A" w:rsidP="00514CD5">
            <w:pPr>
              <w:spacing w:line="240" w:lineRule="auto"/>
              <w:jc w:val="center"/>
              <w:rPr>
                <w:rFonts w:ascii="Arial" w:eastAsia="Times New Roman" w:hAnsi="Arial"/>
                <w:b/>
                <w:bCs/>
                <w:color w:val="auto"/>
                <w:sz w:val="14"/>
                <w:szCs w:val="14"/>
                <w:lang w:eastAsia="en-GB"/>
              </w:rPr>
            </w:pPr>
          </w:p>
        </w:tc>
        <w:tc>
          <w:tcPr>
            <w:tcW w:w="0" w:type="auto"/>
            <w:gridSpan w:val="7"/>
            <w:shd w:val="clear" w:color="000000" w:fill="E7E6E6"/>
            <w:vAlign w:val="center"/>
            <w:hideMark/>
          </w:tcPr>
          <w:p w14:paraId="4A0BE751" w14:textId="77777777" w:rsidR="0096774A" w:rsidRPr="0096774A" w:rsidRDefault="0096774A" w:rsidP="00514CD5">
            <w:pPr>
              <w:spacing w:line="240" w:lineRule="auto"/>
              <w:jc w:val="center"/>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 xml:space="preserve">Unit cost </w:t>
            </w:r>
            <w:r w:rsidRPr="0096774A">
              <w:rPr>
                <w:rFonts w:ascii="Arial" w:eastAsia="Times New Roman" w:hAnsi="Arial"/>
                <w:b/>
                <w:bCs/>
                <w:color w:val="auto"/>
                <w:sz w:val="14"/>
                <w:szCs w:val="14"/>
                <w:lang w:eastAsia="en-GB"/>
              </w:rPr>
              <w:br/>
              <w:t>(PKR per beneficiary per year)</w:t>
            </w:r>
          </w:p>
        </w:tc>
      </w:tr>
      <w:tr w:rsidR="00511EA5" w:rsidRPr="0096774A" w14:paraId="527E3245" w14:textId="77777777" w:rsidTr="00511EA5">
        <w:trPr>
          <w:trHeight w:val="510"/>
        </w:trPr>
        <w:tc>
          <w:tcPr>
            <w:tcW w:w="0" w:type="auto"/>
            <w:shd w:val="clear" w:color="auto" w:fill="auto"/>
            <w:noWrap/>
            <w:vAlign w:val="center"/>
            <w:hideMark/>
          </w:tcPr>
          <w:p w14:paraId="7170A9C8" w14:textId="568DB0F1" w:rsidR="0096774A" w:rsidRPr="0096774A" w:rsidRDefault="0096774A" w:rsidP="00514CD5">
            <w:pPr>
              <w:spacing w:line="240" w:lineRule="auto"/>
              <w:jc w:val="center"/>
              <w:rPr>
                <w:rFonts w:ascii="Arial" w:eastAsia="Times New Roman" w:hAnsi="Arial"/>
                <w:b/>
                <w:bCs/>
                <w:color w:val="auto"/>
                <w:sz w:val="14"/>
                <w:szCs w:val="14"/>
                <w:lang w:eastAsia="en-GB"/>
              </w:rPr>
            </w:pPr>
          </w:p>
        </w:tc>
        <w:tc>
          <w:tcPr>
            <w:tcW w:w="3058" w:type="dxa"/>
            <w:gridSpan w:val="3"/>
            <w:shd w:val="clear" w:color="000000" w:fill="BFBFBF"/>
            <w:vAlign w:val="center"/>
            <w:hideMark/>
          </w:tcPr>
          <w:p w14:paraId="0A2E5AB7" w14:textId="01377134" w:rsidR="0096774A" w:rsidRPr="0096774A" w:rsidRDefault="0096774A" w:rsidP="00514CD5">
            <w:pPr>
              <w:spacing w:line="240" w:lineRule="auto"/>
              <w:jc w:val="center"/>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Zinc for treatment +</w:t>
            </w:r>
            <w:r w:rsidR="00514CD5">
              <w:rPr>
                <w:rFonts w:ascii="Arial" w:eastAsia="Times New Roman" w:hAnsi="Arial"/>
                <w:b/>
                <w:bCs/>
                <w:color w:val="auto"/>
                <w:sz w:val="14"/>
                <w:szCs w:val="14"/>
                <w:lang w:eastAsia="en-GB"/>
              </w:rPr>
              <w:t xml:space="preserve"> </w:t>
            </w:r>
            <w:r w:rsidRPr="0096774A">
              <w:rPr>
                <w:rFonts w:ascii="Arial" w:eastAsia="Times New Roman" w:hAnsi="Arial"/>
                <w:b/>
                <w:bCs/>
                <w:color w:val="auto"/>
                <w:sz w:val="14"/>
                <w:szCs w:val="14"/>
                <w:lang w:eastAsia="en-GB"/>
              </w:rPr>
              <w:t>ORS</w:t>
            </w:r>
            <w:r w:rsidRPr="0096774A">
              <w:rPr>
                <w:rFonts w:ascii="Arial" w:eastAsia="Times New Roman" w:hAnsi="Arial"/>
                <w:b/>
                <w:bCs/>
                <w:color w:val="auto"/>
                <w:sz w:val="14"/>
                <w:szCs w:val="14"/>
                <w:lang w:eastAsia="en-GB"/>
              </w:rPr>
              <w:br/>
              <w:t>(Community)</w:t>
            </w:r>
          </w:p>
        </w:tc>
        <w:tc>
          <w:tcPr>
            <w:tcW w:w="3139" w:type="dxa"/>
            <w:gridSpan w:val="3"/>
            <w:shd w:val="clear" w:color="000000" w:fill="BFBFBF"/>
            <w:vAlign w:val="center"/>
            <w:hideMark/>
          </w:tcPr>
          <w:p w14:paraId="2F5AD81A" w14:textId="70B2DDF4" w:rsidR="0096774A" w:rsidRPr="0096774A" w:rsidRDefault="0096774A" w:rsidP="00514CD5">
            <w:pPr>
              <w:spacing w:line="240" w:lineRule="auto"/>
              <w:jc w:val="center"/>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Zinc</w:t>
            </w:r>
            <w:r w:rsidR="00514CD5">
              <w:rPr>
                <w:rFonts w:ascii="Arial" w:eastAsia="Times New Roman" w:hAnsi="Arial"/>
                <w:b/>
                <w:bCs/>
                <w:color w:val="auto"/>
                <w:sz w:val="14"/>
                <w:szCs w:val="14"/>
                <w:lang w:eastAsia="en-GB"/>
              </w:rPr>
              <w:t xml:space="preserve"> </w:t>
            </w:r>
            <w:r w:rsidRPr="0096774A">
              <w:rPr>
                <w:rFonts w:ascii="Arial" w:eastAsia="Times New Roman" w:hAnsi="Arial"/>
                <w:b/>
                <w:bCs/>
                <w:color w:val="auto"/>
                <w:sz w:val="14"/>
                <w:szCs w:val="14"/>
                <w:lang w:eastAsia="en-GB"/>
              </w:rPr>
              <w:t>for treatment + ORS</w:t>
            </w:r>
            <w:r w:rsidRPr="0096774A">
              <w:rPr>
                <w:rFonts w:ascii="Arial" w:eastAsia="Times New Roman" w:hAnsi="Arial"/>
                <w:b/>
                <w:bCs/>
                <w:color w:val="auto"/>
                <w:sz w:val="14"/>
                <w:szCs w:val="14"/>
                <w:lang w:eastAsia="en-GB"/>
              </w:rPr>
              <w:br/>
              <w:t>(Health Facility)</w:t>
            </w:r>
          </w:p>
        </w:tc>
        <w:tc>
          <w:tcPr>
            <w:tcW w:w="1853" w:type="dxa"/>
            <w:shd w:val="clear" w:color="000000" w:fill="BFBFBF"/>
            <w:vAlign w:val="center"/>
            <w:hideMark/>
          </w:tcPr>
          <w:p w14:paraId="4B212B12" w14:textId="014B72AB" w:rsidR="0096774A" w:rsidRPr="0096774A" w:rsidRDefault="0096774A" w:rsidP="00514CD5">
            <w:pPr>
              <w:spacing w:line="240" w:lineRule="auto"/>
              <w:jc w:val="center"/>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Zinc for treatment +ORS</w:t>
            </w:r>
          </w:p>
        </w:tc>
      </w:tr>
      <w:tr w:rsidR="00511EA5" w:rsidRPr="0096774A" w14:paraId="39FF85CD" w14:textId="77777777" w:rsidTr="00511EA5">
        <w:trPr>
          <w:trHeight w:val="808"/>
        </w:trPr>
        <w:tc>
          <w:tcPr>
            <w:tcW w:w="0" w:type="auto"/>
            <w:shd w:val="clear" w:color="auto" w:fill="auto"/>
            <w:noWrap/>
            <w:vAlign w:val="center"/>
            <w:hideMark/>
          </w:tcPr>
          <w:p w14:paraId="4E5B6E03" w14:textId="14C9FE19" w:rsidR="0096774A" w:rsidRPr="0096774A" w:rsidRDefault="0096774A" w:rsidP="00514CD5">
            <w:pPr>
              <w:spacing w:line="240" w:lineRule="auto"/>
              <w:jc w:val="center"/>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Province/District</w:t>
            </w:r>
          </w:p>
        </w:tc>
        <w:tc>
          <w:tcPr>
            <w:tcW w:w="1038" w:type="dxa"/>
            <w:shd w:val="clear" w:color="000000" w:fill="FFFFFF"/>
            <w:vAlign w:val="center"/>
            <w:hideMark/>
          </w:tcPr>
          <w:p w14:paraId="249846FA" w14:textId="77777777" w:rsidR="0096774A" w:rsidRPr="0096774A" w:rsidRDefault="0096774A" w:rsidP="00514CD5">
            <w:pPr>
              <w:spacing w:line="240" w:lineRule="auto"/>
              <w:jc w:val="center"/>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Total programme costs</w:t>
            </w:r>
          </w:p>
        </w:tc>
        <w:tc>
          <w:tcPr>
            <w:tcW w:w="1163" w:type="dxa"/>
            <w:shd w:val="clear" w:color="000000" w:fill="FFFFFF"/>
            <w:vAlign w:val="center"/>
            <w:hideMark/>
          </w:tcPr>
          <w:p w14:paraId="00E7AF27" w14:textId="77777777" w:rsidR="0096774A" w:rsidRPr="0096774A" w:rsidRDefault="0096774A" w:rsidP="00514CD5">
            <w:pPr>
              <w:spacing w:line="240" w:lineRule="auto"/>
              <w:jc w:val="center"/>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 beneficiaries</w:t>
            </w:r>
          </w:p>
        </w:tc>
        <w:tc>
          <w:tcPr>
            <w:tcW w:w="857" w:type="dxa"/>
            <w:shd w:val="clear" w:color="000000" w:fill="D9D9D9"/>
            <w:vAlign w:val="center"/>
            <w:hideMark/>
          </w:tcPr>
          <w:p w14:paraId="533725D6" w14:textId="77777777" w:rsidR="0096774A" w:rsidRPr="0096774A" w:rsidRDefault="0096774A" w:rsidP="00514CD5">
            <w:pPr>
              <w:spacing w:line="240" w:lineRule="auto"/>
              <w:jc w:val="center"/>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Total unit cost per average case</w:t>
            </w:r>
          </w:p>
        </w:tc>
        <w:tc>
          <w:tcPr>
            <w:tcW w:w="988" w:type="dxa"/>
            <w:shd w:val="clear" w:color="000000" w:fill="FFFFFF"/>
            <w:vAlign w:val="center"/>
            <w:hideMark/>
          </w:tcPr>
          <w:p w14:paraId="05B36534" w14:textId="77777777" w:rsidR="0096774A" w:rsidRPr="0096774A" w:rsidRDefault="0096774A" w:rsidP="00514CD5">
            <w:pPr>
              <w:spacing w:line="240" w:lineRule="auto"/>
              <w:jc w:val="center"/>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Total programme costs</w:t>
            </w:r>
          </w:p>
        </w:tc>
        <w:tc>
          <w:tcPr>
            <w:tcW w:w="1100" w:type="dxa"/>
            <w:shd w:val="clear" w:color="000000" w:fill="FFFFFF"/>
            <w:vAlign w:val="center"/>
            <w:hideMark/>
          </w:tcPr>
          <w:p w14:paraId="4E3E2E64" w14:textId="77777777" w:rsidR="0096774A" w:rsidRPr="0096774A" w:rsidRDefault="0096774A" w:rsidP="00514CD5">
            <w:pPr>
              <w:spacing w:line="240" w:lineRule="auto"/>
              <w:jc w:val="center"/>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 beneficiaries</w:t>
            </w:r>
          </w:p>
        </w:tc>
        <w:tc>
          <w:tcPr>
            <w:tcW w:w="1051" w:type="dxa"/>
            <w:shd w:val="clear" w:color="000000" w:fill="D9D9D9"/>
            <w:vAlign w:val="center"/>
            <w:hideMark/>
          </w:tcPr>
          <w:p w14:paraId="42869C80" w14:textId="77777777" w:rsidR="0096774A" w:rsidRPr="0096774A" w:rsidRDefault="0096774A" w:rsidP="00514CD5">
            <w:pPr>
              <w:spacing w:line="240" w:lineRule="auto"/>
              <w:jc w:val="center"/>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Total unit cost per average case</w:t>
            </w:r>
          </w:p>
        </w:tc>
        <w:tc>
          <w:tcPr>
            <w:tcW w:w="1853" w:type="dxa"/>
            <w:shd w:val="clear" w:color="000000" w:fill="D9D9D9"/>
            <w:vAlign w:val="center"/>
            <w:hideMark/>
          </w:tcPr>
          <w:p w14:paraId="412EC31A" w14:textId="77777777" w:rsidR="0096774A" w:rsidRPr="0096774A" w:rsidRDefault="0096774A" w:rsidP="00514CD5">
            <w:pPr>
              <w:spacing w:line="240" w:lineRule="auto"/>
              <w:jc w:val="center"/>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Total unit cost per average case (assumed 85% community and 15% health facilities)</w:t>
            </w:r>
          </w:p>
        </w:tc>
      </w:tr>
      <w:tr w:rsidR="00511EA5" w:rsidRPr="0096774A" w14:paraId="5D2555BB" w14:textId="77777777" w:rsidTr="00511EA5">
        <w:trPr>
          <w:trHeight w:val="423"/>
        </w:trPr>
        <w:tc>
          <w:tcPr>
            <w:tcW w:w="0" w:type="auto"/>
            <w:shd w:val="clear" w:color="000000" w:fill="FFFFFF"/>
            <w:noWrap/>
            <w:vAlign w:val="center"/>
            <w:hideMark/>
          </w:tcPr>
          <w:p w14:paraId="1ABCDCA5" w14:textId="77777777" w:rsidR="0096774A" w:rsidRPr="0096774A" w:rsidRDefault="0096774A" w:rsidP="00514CD5">
            <w:pPr>
              <w:spacing w:line="240" w:lineRule="auto"/>
              <w:jc w:val="right"/>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Sindh</w:t>
            </w:r>
          </w:p>
        </w:tc>
        <w:tc>
          <w:tcPr>
            <w:tcW w:w="1038" w:type="dxa"/>
            <w:shd w:val="clear" w:color="000000" w:fill="FFFFFF"/>
            <w:noWrap/>
            <w:vAlign w:val="center"/>
            <w:hideMark/>
          </w:tcPr>
          <w:p w14:paraId="5A69713E" w14:textId="55236342" w:rsidR="0096774A" w:rsidRPr="0096774A" w:rsidRDefault="0096774A" w:rsidP="00514CD5">
            <w:pPr>
              <w:spacing w:line="240" w:lineRule="auto"/>
              <w:jc w:val="right"/>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66,893,691</w:t>
            </w:r>
          </w:p>
        </w:tc>
        <w:tc>
          <w:tcPr>
            <w:tcW w:w="1163" w:type="dxa"/>
            <w:shd w:val="clear" w:color="000000" w:fill="FFFFFF"/>
            <w:noWrap/>
            <w:vAlign w:val="center"/>
            <w:hideMark/>
          </w:tcPr>
          <w:p w14:paraId="1A2A466C" w14:textId="2C225C25" w:rsidR="0096774A" w:rsidRPr="0096774A" w:rsidRDefault="0096774A" w:rsidP="00514CD5">
            <w:pPr>
              <w:spacing w:line="240" w:lineRule="auto"/>
              <w:jc w:val="right"/>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651,896</w:t>
            </w:r>
          </w:p>
        </w:tc>
        <w:tc>
          <w:tcPr>
            <w:tcW w:w="857" w:type="dxa"/>
            <w:shd w:val="clear" w:color="000000" w:fill="D9D9D9"/>
            <w:noWrap/>
            <w:vAlign w:val="center"/>
            <w:hideMark/>
          </w:tcPr>
          <w:p w14:paraId="62DC4A1D" w14:textId="540F4FD0" w:rsidR="0096774A" w:rsidRPr="0096774A" w:rsidRDefault="0096774A" w:rsidP="00514CD5">
            <w:pPr>
              <w:spacing w:line="240" w:lineRule="auto"/>
              <w:jc w:val="right"/>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159</w:t>
            </w:r>
          </w:p>
        </w:tc>
        <w:tc>
          <w:tcPr>
            <w:tcW w:w="988" w:type="dxa"/>
            <w:shd w:val="clear" w:color="000000" w:fill="FFFFFF"/>
            <w:noWrap/>
            <w:vAlign w:val="center"/>
            <w:hideMark/>
          </w:tcPr>
          <w:p w14:paraId="3814332C" w14:textId="3FF9A70F" w:rsidR="0096774A" w:rsidRPr="0096774A" w:rsidRDefault="0096774A" w:rsidP="00514CD5">
            <w:pPr>
              <w:spacing w:line="240" w:lineRule="auto"/>
              <w:jc w:val="right"/>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55,077,777</w:t>
            </w:r>
          </w:p>
        </w:tc>
        <w:tc>
          <w:tcPr>
            <w:tcW w:w="1100" w:type="dxa"/>
            <w:shd w:val="clear" w:color="000000" w:fill="FFFFFF"/>
            <w:noWrap/>
            <w:vAlign w:val="center"/>
            <w:hideMark/>
          </w:tcPr>
          <w:p w14:paraId="79FBE364" w14:textId="4F3D77B6" w:rsidR="0096774A" w:rsidRPr="0096774A" w:rsidRDefault="0096774A" w:rsidP="00514CD5">
            <w:pPr>
              <w:spacing w:line="240" w:lineRule="auto"/>
              <w:jc w:val="right"/>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270,953</w:t>
            </w:r>
          </w:p>
        </w:tc>
        <w:tc>
          <w:tcPr>
            <w:tcW w:w="1051" w:type="dxa"/>
            <w:shd w:val="clear" w:color="000000" w:fill="D9D9D9"/>
            <w:noWrap/>
            <w:vAlign w:val="center"/>
            <w:hideMark/>
          </w:tcPr>
          <w:p w14:paraId="4F4F6D50" w14:textId="51A11677" w:rsidR="0096774A" w:rsidRPr="0096774A" w:rsidRDefault="0096774A" w:rsidP="00514CD5">
            <w:pPr>
              <w:spacing w:line="240" w:lineRule="auto"/>
              <w:jc w:val="right"/>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106</w:t>
            </w:r>
          </w:p>
        </w:tc>
        <w:tc>
          <w:tcPr>
            <w:tcW w:w="1853" w:type="dxa"/>
            <w:shd w:val="clear" w:color="000000" w:fill="D9D9D9"/>
            <w:noWrap/>
            <w:vAlign w:val="center"/>
            <w:hideMark/>
          </w:tcPr>
          <w:p w14:paraId="352164D0" w14:textId="71632328" w:rsidR="0096774A" w:rsidRPr="0096774A" w:rsidRDefault="0096774A" w:rsidP="00514CD5">
            <w:pPr>
              <w:spacing w:line="240" w:lineRule="auto"/>
              <w:jc w:val="right"/>
              <w:rPr>
                <w:rFonts w:ascii="Arial" w:eastAsia="Times New Roman" w:hAnsi="Arial"/>
                <w:b/>
                <w:bCs/>
                <w:color w:val="auto"/>
                <w:sz w:val="14"/>
                <w:szCs w:val="14"/>
                <w:lang w:eastAsia="en-GB"/>
              </w:rPr>
            </w:pPr>
            <w:r w:rsidRPr="0096774A">
              <w:rPr>
                <w:rFonts w:ascii="Arial" w:eastAsia="Times New Roman" w:hAnsi="Arial"/>
                <w:b/>
                <w:bCs/>
                <w:color w:val="auto"/>
                <w:sz w:val="14"/>
                <w:szCs w:val="14"/>
                <w:lang w:eastAsia="en-GB"/>
              </w:rPr>
              <w:t>151.36</w:t>
            </w:r>
          </w:p>
        </w:tc>
      </w:tr>
      <w:tr w:rsidR="00511EA5" w:rsidRPr="0096774A" w14:paraId="505750E0" w14:textId="77777777" w:rsidTr="00511EA5">
        <w:trPr>
          <w:trHeight w:val="180"/>
        </w:trPr>
        <w:tc>
          <w:tcPr>
            <w:tcW w:w="0" w:type="auto"/>
            <w:shd w:val="clear" w:color="auto" w:fill="auto"/>
            <w:noWrap/>
            <w:vAlign w:val="center"/>
            <w:hideMark/>
          </w:tcPr>
          <w:p w14:paraId="7C56BC6C" w14:textId="77777777" w:rsidR="0096774A" w:rsidRPr="0096774A" w:rsidRDefault="0096774A" w:rsidP="00514CD5">
            <w:pPr>
              <w:spacing w:line="240" w:lineRule="auto"/>
              <w:jc w:val="right"/>
              <w:rPr>
                <w:rFonts w:ascii="Arial" w:eastAsia="Times New Roman" w:hAnsi="Arial"/>
                <w:color w:val="auto"/>
                <w:sz w:val="14"/>
                <w:szCs w:val="14"/>
                <w:lang w:eastAsia="en-GB"/>
              </w:rPr>
            </w:pPr>
            <w:proofErr w:type="spellStart"/>
            <w:r w:rsidRPr="0096774A">
              <w:rPr>
                <w:rFonts w:ascii="Arial" w:eastAsia="Times New Roman" w:hAnsi="Arial"/>
                <w:color w:val="auto"/>
                <w:sz w:val="14"/>
                <w:szCs w:val="14"/>
                <w:lang w:eastAsia="en-GB"/>
              </w:rPr>
              <w:t>Tahrparkar</w:t>
            </w:r>
            <w:proofErr w:type="spellEnd"/>
          </w:p>
        </w:tc>
        <w:tc>
          <w:tcPr>
            <w:tcW w:w="1038" w:type="dxa"/>
            <w:shd w:val="clear" w:color="000000" w:fill="FFFFFF"/>
            <w:noWrap/>
            <w:vAlign w:val="center"/>
            <w:hideMark/>
          </w:tcPr>
          <w:p w14:paraId="2687851B" w14:textId="170943B4"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10,431,442</w:t>
            </w:r>
          </w:p>
        </w:tc>
        <w:tc>
          <w:tcPr>
            <w:tcW w:w="1163" w:type="dxa"/>
            <w:shd w:val="clear" w:color="000000" w:fill="FFFFFF"/>
            <w:noWrap/>
            <w:vAlign w:val="center"/>
            <w:hideMark/>
          </w:tcPr>
          <w:p w14:paraId="380A18AD" w14:textId="4612E1DE"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143,886</w:t>
            </w:r>
          </w:p>
        </w:tc>
        <w:tc>
          <w:tcPr>
            <w:tcW w:w="857" w:type="dxa"/>
            <w:shd w:val="clear" w:color="000000" w:fill="F2F2F2"/>
            <w:noWrap/>
            <w:vAlign w:val="center"/>
            <w:hideMark/>
          </w:tcPr>
          <w:p w14:paraId="766183B4" w14:textId="259AAF39"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72</w:t>
            </w:r>
          </w:p>
        </w:tc>
        <w:tc>
          <w:tcPr>
            <w:tcW w:w="988" w:type="dxa"/>
            <w:shd w:val="clear" w:color="000000" w:fill="FFFFFF"/>
            <w:noWrap/>
            <w:vAlign w:val="center"/>
            <w:hideMark/>
          </w:tcPr>
          <w:p w14:paraId="16068EF3" w14:textId="68BECF08"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6,573,474</w:t>
            </w:r>
          </w:p>
        </w:tc>
        <w:tc>
          <w:tcPr>
            <w:tcW w:w="1100" w:type="dxa"/>
            <w:shd w:val="clear" w:color="000000" w:fill="FFFFFF"/>
            <w:noWrap/>
            <w:vAlign w:val="center"/>
            <w:hideMark/>
          </w:tcPr>
          <w:p w14:paraId="14A6ABD0" w14:textId="7B194822" w:rsidR="0096774A" w:rsidRPr="0096774A" w:rsidRDefault="0096774A" w:rsidP="00514CD5">
            <w:pPr>
              <w:spacing w:line="240" w:lineRule="auto"/>
              <w:jc w:val="right"/>
              <w:rPr>
                <w:rFonts w:ascii="Arial" w:eastAsia="Times New Roman" w:hAnsi="Arial"/>
                <w:color w:val="auto"/>
                <w:sz w:val="14"/>
                <w:szCs w:val="14"/>
                <w:lang w:eastAsia="en-GB"/>
              </w:rPr>
            </w:pPr>
          </w:p>
        </w:tc>
        <w:tc>
          <w:tcPr>
            <w:tcW w:w="1051" w:type="dxa"/>
            <w:shd w:val="clear" w:color="000000" w:fill="F2F2F2"/>
            <w:noWrap/>
            <w:vAlign w:val="center"/>
            <w:hideMark/>
          </w:tcPr>
          <w:p w14:paraId="591A127E" w14:textId="13F14594" w:rsidR="0096774A" w:rsidRPr="0096774A" w:rsidRDefault="0096774A" w:rsidP="00514CD5">
            <w:pPr>
              <w:spacing w:line="240" w:lineRule="auto"/>
              <w:jc w:val="right"/>
              <w:rPr>
                <w:rFonts w:ascii="Arial" w:eastAsia="Times New Roman" w:hAnsi="Arial"/>
                <w:color w:val="auto"/>
                <w:sz w:val="14"/>
                <w:szCs w:val="14"/>
                <w:lang w:eastAsia="en-GB"/>
              </w:rPr>
            </w:pPr>
          </w:p>
        </w:tc>
        <w:tc>
          <w:tcPr>
            <w:tcW w:w="1853" w:type="dxa"/>
            <w:shd w:val="clear" w:color="000000" w:fill="F2F2F2"/>
            <w:noWrap/>
            <w:vAlign w:val="center"/>
            <w:hideMark/>
          </w:tcPr>
          <w:p w14:paraId="584453FF" w14:textId="674E88C8"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61.62</w:t>
            </w:r>
          </w:p>
        </w:tc>
      </w:tr>
      <w:tr w:rsidR="00511EA5" w:rsidRPr="0096774A" w14:paraId="5572A069" w14:textId="77777777" w:rsidTr="00511EA5">
        <w:trPr>
          <w:trHeight w:val="180"/>
        </w:trPr>
        <w:tc>
          <w:tcPr>
            <w:tcW w:w="0" w:type="auto"/>
            <w:shd w:val="clear" w:color="auto" w:fill="auto"/>
            <w:noWrap/>
            <w:vAlign w:val="center"/>
            <w:hideMark/>
          </w:tcPr>
          <w:p w14:paraId="40C68927" w14:textId="77777777" w:rsidR="0096774A" w:rsidRPr="0096774A" w:rsidRDefault="0096774A" w:rsidP="00514CD5">
            <w:pPr>
              <w:spacing w:line="240" w:lineRule="auto"/>
              <w:jc w:val="right"/>
              <w:rPr>
                <w:rFonts w:ascii="Arial" w:eastAsia="Times New Roman" w:hAnsi="Arial"/>
                <w:color w:val="auto"/>
                <w:sz w:val="14"/>
                <w:szCs w:val="14"/>
                <w:lang w:eastAsia="en-GB"/>
              </w:rPr>
            </w:pPr>
            <w:proofErr w:type="spellStart"/>
            <w:r w:rsidRPr="0096774A">
              <w:rPr>
                <w:rFonts w:ascii="Arial" w:eastAsia="Times New Roman" w:hAnsi="Arial"/>
                <w:color w:val="auto"/>
                <w:sz w:val="14"/>
                <w:szCs w:val="14"/>
                <w:lang w:eastAsia="en-GB"/>
              </w:rPr>
              <w:t>Umerkot</w:t>
            </w:r>
            <w:proofErr w:type="spellEnd"/>
          </w:p>
        </w:tc>
        <w:tc>
          <w:tcPr>
            <w:tcW w:w="1038" w:type="dxa"/>
            <w:shd w:val="clear" w:color="000000" w:fill="FFFFFF"/>
            <w:noWrap/>
            <w:vAlign w:val="center"/>
            <w:hideMark/>
          </w:tcPr>
          <w:p w14:paraId="1B88669A" w14:textId="64B422C1"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9,525,358</w:t>
            </w:r>
          </w:p>
        </w:tc>
        <w:tc>
          <w:tcPr>
            <w:tcW w:w="1163" w:type="dxa"/>
            <w:shd w:val="clear" w:color="000000" w:fill="FFFFFF"/>
            <w:noWrap/>
            <w:vAlign w:val="center"/>
            <w:hideMark/>
          </w:tcPr>
          <w:p w14:paraId="5AD4D5B8" w14:textId="1BD68647"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133,562</w:t>
            </w:r>
          </w:p>
        </w:tc>
        <w:tc>
          <w:tcPr>
            <w:tcW w:w="857" w:type="dxa"/>
            <w:shd w:val="clear" w:color="000000" w:fill="F2F2F2"/>
            <w:noWrap/>
            <w:vAlign w:val="center"/>
            <w:hideMark/>
          </w:tcPr>
          <w:p w14:paraId="3217E164" w14:textId="210F6BC6"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71</w:t>
            </w:r>
          </w:p>
        </w:tc>
        <w:tc>
          <w:tcPr>
            <w:tcW w:w="988" w:type="dxa"/>
            <w:shd w:val="clear" w:color="000000" w:fill="FFFFFF"/>
            <w:noWrap/>
            <w:vAlign w:val="center"/>
            <w:hideMark/>
          </w:tcPr>
          <w:p w14:paraId="592E823B" w14:textId="71EE13D8"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5,925,745</w:t>
            </w:r>
          </w:p>
        </w:tc>
        <w:tc>
          <w:tcPr>
            <w:tcW w:w="1100" w:type="dxa"/>
            <w:shd w:val="clear" w:color="000000" w:fill="FFFFFF"/>
            <w:noWrap/>
            <w:vAlign w:val="center"/>
            <w:hideMark/>
          </w:tcPr>
          <w:p w14:paraId="68470785" w14:textId="557C3AE1" w:rsidR="0096774A" w:rsidRPr="0096774A" w:rsidRDefault="0096774A" w:rsidP="00514CD5">
            <w:pPr>
              <w:spacing w:line="240" w:lineRule="auto"/>
              <w:jc w:val="right"/>
              <w:rPr>
                <w:rFonts w:ascii="Arial" w:eastAsia="Times New Roman" w:hAnsi="Arial"/>
                <w:color w:val="auto"/>
                <w:sz w:val="14"/>
                <w:szCs w:val="14"/>
                <w:lang w:eastAsia="en-GB"/>
              </w:rPr>
            </w:pPr>
          </w:p>
        </w:tc>
        <w:tc>
          <w:tcPr>
            <w:tcW w:w="1051" w:type="dxa"/>
            <w:shd w:val="clear" w:color="000000" w:fill="F2F2F2"/>
            <w:noWrap/>
            <w:vAlign w:val="center"/>
            <w:hideMark/>
          </w:tcPr>
          <w:p w14:paraId="07F85D59" w14:textId="19EBBBDB" w:rsidR="0096774A" w:rsidRPr="0096774A" w:rsidRDefault="0096774A" w:rsidP="00514CD5">
            <w:pPr>
              <w:spacing w:line="240" w:lineRule="auto"/>
              <w:jc w:val="right"/>
              <w:rPr>
                <w:rFonts w:ascii="Arial" w:eastAsia="Times New Roman" w:hAnsi="Arial"/>
                <w:color w:val="auto"/>
                <w:sz w:val="14"/>
                <w:szCs w:val="14"/>
                <w:lang w:eastAsia="en-GB"/>
              </w:rPr>
            </w:pPr>
          </w:p>
        </w:tc>
        <w:tc>
          <w:tcPr>
            <w:tcW w:w="1853" w:type="dxa"/>
            <w:shd w:val="clear" w:color="000000" w:fill="F2F2F2"/>
            <w:noWrap/>
            <w:vAlign w:val="center"/>
            <w:hideMark/>
          </w:tcPr>
          <w:p w14:paraId="5E21E59D" w14:textId="282644A7"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60.62</w:t>
            </w:r>
          </w:p>
        </w:tc>
      </w:tr>
      <w:tr w:rsidR="00511EA5" w:rsidRPr="0096774A" w14:paraId="1523ED2D" w14:textId="77777777" w:rsidTr="00511EA5">
        <w:trPr>
          <w:trHeight w:val="180"/>
        </w:trPr>
        <w:tc>
          <w:tcPr>
            <w:tcW w:w="0" w:type="auto"/>
            <w:shd w:val="clear" w:color="auto" w:fill="auto"/>
            <w:noWrap/>
            <w:vAlign w:val="center"/>
            <w:hideMark/>
          </w:tcPr>
          <w:p w14:paraId="2980B6F6" w14:textId="77777777" w:rsidR="0096774A" w:rsidRPr="0096774A" w:rsidRDefault="0096774A" w:rsidP="00514CD5">
            <w:pPr>
              <w:spacing w:line="240" w:lineRule="auto"/>
              <w:jc w:val="right"/>
              <w:rPr>
                <w:rFonts w:ascii="Arial" w:eastAsia="Times New Roman" w:hAnsi="Arial"/>
                <w:color w:val="auto"/>
                <w:sz w:val="14"/>
                <w:szCs w:val="14"/>
                <w:lang w:eastAsia="en-GB"/>
              </w:rPr>
            </w:pPr>
            <w:proofErr w:type="spellStart"/>
            <w:r w:rsidRPr="0096774A">
              <w:rPr>
                <w:rFonts w:ascii="Arial" w:eastAsia="Times New Roman" w:hAnsi="Arial"/>
                <w:color w:val="auto"/>
                <w:sz w:val="14"/>
                <w:szCs w:val="14"/>
                <w:lang w:eastAsia="en-GB"/>
              </w:rPr>
              <w:t>Sanghar</w:t>
            </w:r>
            <w:proofErr w:type="spellEnd"/>
          </w:p>
        </w:tc>
        <w:tc>
          <w:tcPr>
            <w:tcW w:w="1038" w:type="dxa"/>
            <w:shd w:val="clear" w:color="000000" w:fill="FFFFFF"/>
            <w:noWrap/>
            <w:vAlign w:val="center"/>
            <w:hideMark/>
          </w:tcPr>
          <w:p w14:paraId="49F7B48A" w14:textId="1895FA15"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7,800,792</w:t>
            </w:r>
          </w:p>
        </w:tc>
        <w:tc>
          <w:tcPr>
            <w:tcW w:w="1163" w:type="dxa"/>
            <w:shd w:val="clear" w:color="000000" w:fill="FFFFFF"/>
            <w:noWrap/>
            <w:vAlign w:val="center"/>
            <w:hideMark/>
          </w:tcPr>
          <w:p w14:paraId="3ED5DC50" w14:textId="5AE573BE"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82,991</w:t>
            </w:r>
          </w:p>
        </w:tc>
        <w:tc>
          <w:tcPr>
            <w:tcW w:w="857" w:type="dxa"/>
            <w:shd w:val="clear" w:color="000000" w:fill="F2F2F2"/>
            <w:noWrap/>
            <w:vAlign w:val="center"/>
            <w:hideMark/>
          </w:tcPr>
          <w:p w14:paraId="2D71BC29" w14:textId="2D485B00"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94</w:t>
            </w:r>
          </w:p>
        </w:tc>
        <w:tc>
          <w:tcPr>
            <w:tcW w:w="988" w:type="dxa"/>
            <w:shd w:val="clear" w:color="000000" w:fill="FFFFFF"/>
            <w:noWrap/>
            <w:vAlign w:val="center"/>
            <w:hideMark/>
          </w:tcPr>
          <w:p w14:paraId="7F4C353A" w14:textId="336B8488"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7,492,682</w:t>
            </w:r>
          </w:p>
        </w:tc>
        <w:tc>
          <w:tcPr>
            <w:tcW w:w="1100" w:type="dxa"/>
            <w:shd w:val="clear" w:color="000000" w:fill="FFFFFF"/>
            <w:noWrap/>
            <w:vAlign w:val="center"/>
            <w:hideMark/>
          </w:tcPr>
          <w:p w14:paraId="29A2E516" w14:textId="1E485267"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71,027</w:t>
            </w:r>
          </w:p>
        </w:tc>
        <w:tc>
          <w:tcPr>
            <w:tcW w:w="1051" w:type="dxa"/>
            <w:shd w:val="clear" w:color="000000" w:fill="F2F2F2"/>
            <w:noWrap/>
            <w:vAlign w:val="center"/>
            <w:hideMark/>
          </w:tcPr>
          <w:p w14:paraId="693B4FF0" w14:textId="7A72829C"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105</w:t>
            </w:r>
          </w:p>
        </w:tc>
        <w:tc>
          <w:tcPr>
            <w:tcW w:w="1853" w:type="dxa"/>
            <w:shd w:val="clear" w:color="000000" w:fill="F2F2F2"/>
            <w:noWrap/>
            <w:vAlign w:val="center"/>
            <w:hideMark/>
          </w:tcPr>
          <w:p w14:paraId="237686F3" w14:textId="0A1FAE32"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95.72</w:t>
            </w:r>
          </w:p>
        </w:tc>
      </w:tr>
      <w:tr w:rsidR="00511EA5" w:rsidRPr="0096774A" w14:paraId="4C2D7D51" w14:textId="77777777" w:rsidTr="00511EA5">
        <w:trPr>
          <w:trHeight w:val="180"/>
        </w:trPr>
        <w:tc>
          <w:tcPr>
            <w:tcW w:w="0" w:type="auto"/>
            <w:shd w:val="clear" w:color="auto" w:fill="auto"/>
            <w:noWrap/>
            <w:vAlign w:val="center"/>
            <w:hideMark/>
          </w:tcPr>
          <w:p w14:paraId="1E4E831C" w14:textId="77777777"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Jacobabad</w:t>
            </w:r>
          </w:p>
        </w:tc>
        <w:tc>
          <w:tcPr>
            <w:tcW w:w="1038" w:type="dxa"/>
            <w:shd w:val="clear" w:color="000000" w:fill="FFFFFF"/>
            <w:noWrap/>
            <w:vAlign w:val="center"/>
            <w:hideMark/>
          </w:tcPr>
          <w:p w14:paraId="45087FA5" w14:textId="1AC8DCB9"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8,182,032</w:t>
            </w:r>
          </w:p>
        </w:tc>
        <w:tc>
          <w:tcPr>
            <w:tcW w:w="1163" w:type="dxa"/>
            <w:shd w:val="clear" w:color="000000" w:fill="FFFFFF"/>
            <w:noWrap/>
            <w:vAlign w:val="center"/>
            <w:hideMark/>
          </w:tcPr>
          <w:p w14:paraId="7215B8CD" w14:textId="736B904A"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141,636</w:t>
            </w:r>
          </w:p>
        </w:tc>
        <w:tc>
          <w:tcPr>
            <w:tcW w:w="857" w:type="dxa"/>
            <w:shd w:val="clear" w:color="000000" w:fill="F2F2F2"/>
            <w:noWrap/>
            <w:vAlign w:val="center"/>
            <w:hideMark/>
          </w:tcPr>
          <w:p w14:paraId="465F84D6" w14:textId="7D101EFB"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58</w:t>
            </w:r>
          </w:p>
        </w:tc>
        <w:tc>
          <w:tcPr>
            <w:tcW w:w="988" w:type="dxa"/>
            <w:shd w:val="clear" w:color="000000" w:fill="FFFFFF"/>
            <w:noWrap/>
            <w:vAlign w:val="center"/>
            <w:hideMark/>
          </w:tcPr>
          <w:p w14:paraId="5977E307" w14:textId="77920195"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5,364,982</w:t>
            </w:r>
          </w:p>
        </w:tc>
        <w:tc>
          <w:tcPr>
            <w:tcW w:w="1100" w:type="dxa"/>
            <w:shd w:val="clear" w:color="000000" w:fill="FFFFFF"/>
            <w:noWrap/>
            <w:vAlign w:val="center"/>
            <w:hideMark/>
          </w:tcPr>
          <w:p w14:paraId="674D62DA" w14:textId="1D5D02F1"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45,324</w:t>
            </w:r>
          </w:p>
        </w:tc>
        <w:tc>
          <w:tcPr>
            <w:tcW w:w="1051" w:type="dxa"/>
            <w:shd w:val="clear" w:color="000000" w:fill="F2F2F2"/>
            <w:noWrap/>
            <w:vAlign w:val="center"/>
            <w:hideMark/>
          </w:tcPr>
          <w:p w14:paraId="1ED620D6" w14:textId="76104682"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118</w:t>
            </w:r>
          </w:p>
        </w:tc>
        <w:tc>
          <w:tcPr>
            <w:tcW w:w="1853" w:type="dxa"/>
            <w:shd w:val="clear" w:color="000000" w:fill="F2F2F2"/>
            <w:noWrap/>
            <w:vAlign w:val="center"/>
            <w:hideMark/>
          </w:tcPr>
          <w:p w14:paraId="17B66AD7" w14:textId="3608F082"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66.86</w:t>
            </w:r>
          </w:p>
        </w:tc>
      </w:tr>
      <w:tr w:rsidR="00511EA5" w:rsidRPr="0096774A" w14:paraId="44187428" w14:textId="77777777" w:rsidTr="00511EA5">
        <w:trPr>
          <w:trHeight w:val="180"/>
        </w:trPr>
        <w:tc>
          <w:tcPr>
            <w:tcW w:w="0" w:type="auto"/>
            <w:shd w:val="clear" w:color="auto" w:fill="auto"/>
            <w:noWrap/>
            <w:vAlign w:val="center"/>
            <w:hideMark/>
          </w:tcPr>
          <w:p w14:paraId="082D63A5" w14:textId="77777777"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Larkana</w:t>
            </w:r>
          </w:p>
        </w:tc>
        <w:tc>
          <w:tcPr>
            <w:tcW w:w="1038" w:type="dxa"/>
            <w:shd w:val="clear" w:color="000000" w:fill="FFFFFF"/>
            <w:noWrap/>
            <w:vAlign w:val="center"/>
            <w:hideMark/>
          </w:tcPr>
          <w:p w14:paraId="505474E7" w14:textId="577E5BE9"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6,563,870</w:t>
            </w:r>
          </w:p>
        </w:tc>
        <w:tc>
          <w:tcPr>
            <w:tcW w:w="1163" w:type="dxa"/>
            <w:shd w:val="clear" w:color="000000" w:fill="FFFFFF"/>
            <w:noWrap/>
            <w:vAlign w:val="center"/>
            <w:hideMark/>
          </w:tcPr>
          <w:p w14:paraId="53159217" w14:textId="72077873"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61,573</w:t>
            </w:r>
          </w:p>
        </w:tc>
        <w:tc>
          <w:tcPr>
            <w:tcW w:w="857" w:type="dxa"/>
            <w:shd w:val="clear" w:color="000000" w:fill="F2F2F2"/>
            <w:noWrap/>
            <w:vAlign w:val="center"/>
            <w:hideMark/>
          </w:tcPr>
          <w:p w14:paraId="7D9263D4" w14:textId="04D83C59"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107</w:t>
            </w:r>
          </w:p>
        </w:tc>
        <w:tc>
          <w:tcPr>
            <w:tcW w:w="988" w:type="dxa"/>
            <w:shd w:val="clear" w:color="000000" w:fill="FFFFFF"/>
            <w:noWrap/>
            <w:vAlign w:val="center"/>
            <w:hideMark/>
          </w:tcPr>
          <w:p w14:paraId="740CB64C" w14:textId="04D3F15A"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5,852,704</w:t>
            </w:r>
          </w:p>
        </w:tc>
        <w:tc>
          <w:tcPr>
            <w:tcW w:w="1100" w:type="dxa"/>
            <w:shd w:val="clear" w:color="000000" w:fill="FFFFFF"/>
            <w:noWrap/>
            <w:vAlign w:val="center"/>
            <w:hideMark/>
          </w:tcPr>
          <w:p w14:paraId="26BA6C3C" w14:textId="51DEC304" w:rsidR="0096774A" w:rsidRPr="0096774A" w:rsidRDefault="0096774A" w:rsidP="00514CD5">
            <w:pPr>
              <w:spacing w:line="240" w:lineRule="auto"/>
              <w:jc w:val="right"/>
              <w:rPr>
                <w:rFonts w:ascii="Arial" w:eastAsia="Times New Roman" w:hAnsi="Arial"/>
                <w:color w:val="auto"/>
                <w:sz w:val="14"/>
                <w:szCs w:val="14"/>
                <w:lang w:eastAsia="en-GB"/>
              </w:rPr>
            </w:pPr>
          </w:p>
        </w:tc>
        <w:tc>
          <w:tcPr>
            <w:tcW w:w="1051" w:type="dxa"/>
            <w:shd w:val="clear" w:color="000000" w:fill="F2F2F2"/>
            <w:noWrap/>
            <w:vAlign w:val="center"/>
            <w:hideMark/>
          </w:tcPr>
          <w:p w14:paraId="58D6FF8E" w14:textId="69EC4891" w:rsidR="0096774A" w:rsidRPr="0096774A" w:rsidRDefault="0096774A" w:rsidP="00514CD5">
            <w:pPr>
              <w:spacing w:line="240" w:lineRule="auto"/>
              <w:jc w:val="right"/>
              <w:rPr>
                <w:rFonts w:ascii="Arial" w:eastAsia="Times New Roman" w:hAnsi="Arial"/>
                <w:color w:val="auto"/>
                <w:sz w:val="14"/>
                <w:szCs w:val="14"/>
                <w:lang w:eastAsia="en-GB"/>
              </w:rPr>
            </w:pPr>
          </w:p>
        </w:tc>
        <w:tc>
          <w:tcPr>
            <w:tcW w:w="1853" w:type="dxa"/>
            <w:shd w:val="clear" w:color="000000" w:fill="F2F2F2"/>
            <w:noWrap/>
            <w:vAlign w:val="center"/>
            <w:hideMark/>
          </w:tcPr>
          <w:p w14:paraId="4B16C88C" w14:textId="6FD5BD46"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90.61</w:t>
            </w:r>
          </w:p>
        </w:tc>
      </w:tr>
      <w:tr w:rsidR="00511EA5" w:rsidRPr="0096774A" w14:paraId="4583E0C6" w14:textId="77777777" w:rsidTr="00511EA5">
        <w:trPr>
          <w:trHeight w:val="180"/>
        </w:trPr>
        <w:tc>
          <w:tcPr>
            <w:tcW w:w="0" w:type="auto"/>
            <w:shd w:val="clear" w:color="auto" w:fill="auto"/>
            <w:noWrap/>
            <w:vAlign w:val="center"/>
            <w:hideMark/>
          </w:tcPr>
          <w:p w14:paraId="792CFF70" w14:textId="77777777"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TMK</w:t>
            </w:r>
          </w:p>
        </w:tc>
        <w:tc>
          <w:tcPr>
            <w:tcW w:w="1038" w:type="dxa"/>
            <w:shd w:val="clear" w:color="000000" w:fill="FFFFFF"/>
            <w:noWrap/>
            <w:vAlign w:val="center"/>
            <w:hideMark/>
          </w:tcPr>
          <w:p w14:paraId="4E5074E1" w14:textId="0A8DC985"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5,331,915</w:t>
            </w:r>
          </w:p>
        </w:tc>
        <w:tc>
          <w:tcPr>
            <w:tcW w:w="1163" w:type="dxa"/>
            <w:shd w:val="clear" w:color="000000" w:fill="FFFFFF"/>
            <w:noWrap/>
            <w:vAlign w:val="center"/>
            <w:hideMark/>
          </w:tcPr>
          <w:p w14:paraId="7FA0CC0D" w14:textId="3CA63FC7"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13,024</w:t>
            </w:r>
          </w:p>
        </w:tc>
        <w:tc>
          <w:tcPr>
            <w:tcW w:w="857" w:type="dxa"/>
            <w:shd w:val="clear" w:color="000000" w:fill="F2F2F2"/>
            <w:noWrap/>
            <w:vAlign w:val="center"/>
            <w:hideMark/>
          </w:tcPr>
          <w:p w14:paraId="56C119A3" w14:textId="2CFC47D1"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409</w:t>
            </w:r>
          </w:p>
        </w:tc>
        <w:tc>
          <w:tcPr>
            <w:tcW w:w="988" w:type="dxa"/>
            <w:shd w:val="clear" w:color="000000" w:fill="FFFFFF"/>
            <w:noWrap/>
            <w:vAlign w:val="center"/>
            <w:hideMark/>
          </w:tcPr>
          <w:p w14:paraId="4901796D" w14:textId="1078F885"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4,804,897</w:t>
            </w:r>
          </w:p>
        </w:tc>
        <w:tc>
          <w:tcPr>
            <w:tcW w:w="1100" w:type="dxa"/>
            <w:shd w:val="clear" w:color="000000" w:fill="FFFFFF"/>
            <w:noWrap/>
            <w:vAlign w:val="center"/>
            <w:hideMark/>
          </w:tcPr>
          <w:p w14:paraId="589C2410" w14:textId="0BE2CFF9" w:rsidR="0096774A" w:rsidRPr="0096774A" w:rsidRDefault="0096774A" w:rsidP="00514CD5">
            <w:pPr>
              <w:spacing w:line="240" w:lineRule="auto"/>
              <w:jc w:val="right"/>
              <w:rPr>
                <w:rFonts w:ascii="Arial" w:eastAsia="Times New Roman" w:hAnsi="Arial"/>
                <w:color w:val="auto"/>
                <w:sz w:val="14"/>
                <w:szCs w:val="14"/>
                <w:lang w:eastAsia="en-GB"/>
              </w:rPr>
            </w:pPr>
          </w:p>
        </w:tc>
        <w:tc>
          <w:tcPr>
            <w:tcW w:w="1051" w:type="dxa"/>
            <w:shd w:val="clear" w:color="000000" w:fill="F2F2F2"/>
            <w:noWrap/>
            <w:vAlign w:val="center"/>
            <w:hideMark/>
          </w:tcPr>
          <w:p w14:paraId="79204F01" w14:textId="17514C24" w:rsidR="0096774A" w:rsidRPr="0096774A" w:rsidRDefault="0096774A" w:rsidP="00514CD5">
            <w:pPr>
              <w:spacing w:line="240" w:lineRule="auto"/>
              <w:jc w:val="right"/>
              <w:rPr>
                <w:rFonts w:ascii="Arial" w:eastAsia="Times New Roman" w:hAnsi="Arial"/>
                <w:color w:val="auto"/>
                <w:sz w:val="14"/>
                <w:szCs w:val="14"/>
                <w:lang w:eastAsia="en-GB"/>
              </w:rPr>
            </w:pPr>
          </w:p>
        </w:tc>
        <w:tc>
          <w:tcPr>
            <w:tcW w:w="1853" w:type="dxa"/>
            <w:shd w:val="clear" w:color="000000" w:fill="F2F2F2"/>
            <w:noWrap/>
            <w:vAlign w:val="center"/>
            <w:hideMark/>
          </w:tcPr>
          <w:p w14:paraId="6783C75B" w14:textId="294F3096"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347.98</w:t>
            </w:r>
          </w:p>
        </w:tc>
      </w:tr>
      <w:tr w:rsidR="00511EA5" w:rsidRPr="0096774A" w14:paraId="16F7BE2D" w14:textId="77777777" w:rsidTr="00511EA5">
        <w:trPr>
          <w:trHeight w:val="180"/>
        </w:trPr>
        <w:tc>
          <w:tcPr>
            <w:tcW w:w="0" w:type="auto"/>
            <w:shd w:val="clear" w:color="auto" w:fill="auto"/>
            <w:noWrap/>
            <w:vAlign w:val="center"/>
            <w:hideMark/>
          </w:tcPr>
          <w:p w14:paraId="6F52E94A" w14:textId="77777777"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Badin</w:t>
            </w:r>
          </w:p>
        </w:tc>
        <w:tc>
          <w:tcPr>
            <w:tcW w:w="1038" w:type="dxa"/>
            <w:shd w:val="clear" w:color="000000" w:fill="FFFFFF"/>
            <w:noWrap/>
            <w:vAlign w:val="center"/>
            <w:hideMark/>
          </w:tcPr>
          <w:p w14:paraId="5ACCA229" w14:textId="67EA663E"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7,245,429</w:t>
            </w:r>
          </w:p>
        </w:tc>
        <w:tc>
          <w:tcPr>
            <w:tcW w:w="1163" w:type="dxa"/>
            <w:shd w:val="clear" w:color="000000" w:fill="FFFFFF"/>
            <w:noWrap/>
            <w:vAlign w:val="center"/>
            <w:hideMark/>
          </w:tcPr>
          <w:p w14:paraId="7775D67C" w14:textId="7D7F014B"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58,379</w:t>
            </w:r>
          </w:p>
        </w:tc>
        <w:tc>
          <w:tcPr>
            <w:tcW w:w="857" w:type="dxa"/>
            <w:shd w:val="clear" w:color="000000" w:fill="F2F2F2"/>
            <w:noWrap/>
            <w:vAlign w:val="center"/>
            <w:hideMark/>
          </w:tcPr>
          <w:p w14:paraId="7EB239D8" w14:textId="17410199"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124</w:t>
            </w:r>
          </w:p>
        </w:tc>
        <w:tc>
          <w:tcPr>
            <w:tcW w:w="988" w:type="dxa"/>
            <w:shd w:val="clear" w:color="000000" w:fill="FFFFFF"/>
            <w:noWrap/>
            <w:vAlign w:val="center"/>
            <w:hideMark/>
          </w:tcPr>
          <w:p w14:paraId="16621BC4" w14:textId="3F097E7E"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7,158,442</w:t>
            </w:r>
          </w:p>
        </w:tc>
        <w:tc>
          <w:tcPr>
            <w:tcW w:w="1100" w:type="dxa"/>
            <w:shd w:val="clear" w:color="000000" w:fill="FFFFFF"/>
            <w:noWrap/>
            <w:vAlign w:val="center"/>
            <w:hideMark/>
          </w:tcPr>
          <w:p w14:paraId="4CCFF143" w14:textId="2E8B0E56"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54,714</w:t>
            </w:r>
          </w:p>
        </w:tc>
        <w:tc>
          <w:tcPr>
            <w:tcW w:w="1051" w:type="dxa"/>
            <w:shd w:val="clear" w:color="000000" w:fill="F2F2F2"/>
            <w:noWrap/>
            <w:vAlign w:val="center"/>
            <w:hideMark/>
          </w:tcPr>
          <w:p w14:paraId="606786FB" w14:textId="6B354739"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131</w:t>
            </w:r>
          </w:p>
        </w:tc>
        <w:tc>
          <w:tcPr>
            <w:tcW w:w="1853" w:type="dxa"/>
            <w:shd w:val="clear" w:color="000000" w:fill="F2F2F2"/>
            <w:noWrap/>
            <w:vAlign w:val="center"/>
            <w:hideMark/>
          </w:tcPr>
          <w:p w14:paraId="7EB23DBF" w14:textId="1C4C2506"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125.12</w:t>
            </w:r>
          </w:p>
        </w:tc>
      </w:tr>
      <w:tr w:rsidR="00511EA5" w:rsidRPr="0096774A" w14:paraId="2C2F825D" w14:textId="77777777" w:rsidTr="00511EA5">
        <w:trPr>
          <w:trHeight w:val="180"/>
        </w:trPr>
        <w:tc>
          <w:tcPr>
            <w:tcW w:w="0" w:type="auto"/>
            <w:shd w:val="clear" w:color="auto" w:fill="auto"/>
            <w:noWrap/>
            <w:vAlign w:val="center"/>
            <w:hideMark/>
          </w:tcPr>
          <w:p w14:paraId="39478C81" w14:textId="77777777" w:rsidR="0096774A" w:rsidRPr="0096774A" w:rsidRDefault="0096774A" w:rsidP="00514CD5">
            <w:pPr>
              <w:spacing w:line="240" w:lineRule="auto"/>
              <w:jc w:val="right"/>
              <w:rPr>
                <w:rFonts w:ascii="Arial" w:eastAsia="Times New Roman" w:hAnsi="Arial"/>
                <w:color w:val="auto"/>
                <w:sz w:val="14"/>
                <w:szCs w:val="14"/>
                <w:lang w:eastAsia="en-GB"/>
              </w:rPr>
            </w:pPr>
            <w:proofErr w:type="spellStart"/>
            <w:r w:rsidRPr="0096774A">
              <w:rPr>
                <w:rFonts w:ascii="Arial" w:eastAsia="Times New Roman" w:hAnsi="Arial"/>
                <w:color w:val="auto"/>
                <w:sz w:val="14"/>
                <w:szCs w:val="14"/>
                <w:lang w:eastAsia="en-GB"/>
              </w:rPr>
              <w:t>Kambar</w:t>
            </w:r>
            <w:proofErr w:type="spellEnd"/>
            <w:r w:rsidRPr="0096774A">
              <w:rPr>
                <w:rFonts w:ascii="Arial" w:eastAsia="Times New Roman" w:hAnsi="Arial"/>
                <w:color w:val="auto"/>
                <w:sz w:val="14"/>
                <w:szCs w:val="14"/>
                <w:lang w:eastAsia="en-GB"/>
              </w:rPr>
              <w:t xml:space="preserve"> </w:t>
            </w:r>
            <w:proofErr w:type="spellStart"/>
            <w:r w:rsidRPr="0096774A">
              <w:rPr>
                <w:rFonts w:ascii="Arial" w:eastAsia="Times New Roman" w:hAnsi="Arial"/>
                <w:color w:val="auto"/>
                <w:sz w:val="14"/>
                <w:szCs w:val="14"/>
                <w:lang w:eastAsia="en-GB"/>
              </w:rPr>
              <w:t>Shahdadkot</w:t>
            </w:r>
            <w:proofErr w:type="spellEnd"/>
          </w:p>
        </w:tc>
        <w:tc>
          <w:tcPr>
            <w:tcW w:w="1038" w:type="dxa"/>
            <w:shd w:val="clear" w:color="000000" w:fill="FFFFFF"/>
            <w:noWrap/>
            <w:vAlign w:val="center"/>
            <w:hideMark/>
          </w:tcPr>
          <w:p w14:paraId="08E607A2" w14:textId="7DB8A2C5"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6,092,857</w:t>
            </w:r>
          </w:p>
        </w:tc>
        <w:tc>
          <w:tcPr>
            <w:tcW w:w="1163" w:type="dxa"/>
            <w:shd w:val="clear" w:color="000000" w:fill="FFFFFF"/>
            <w:noWrap/>
            <w:vAlign w:val="center"/>
            <w:hideMark/>
          </w:tcPr>
          <w:p w14:paraId="7BBF925D" w14:textId="2F495488" w:rsidR="0096774A" w:rsidRPr="0096774A" w:rsidRDefault="0096774A" w:rsidP="00514CD5">
            <w:pPr>
              <w:spacing w:line="240" w:lineRule="auto"/>
              <w:jc w:val="right"/>
              <w:rPr>
                <w:rFonts w:ascii="Arial" w:eastAsia="Times New Roman" w:hAnsi="Arial"/>
                <w:color w:val="auto"/>
                <w:sz w:val="14"/>
                <w:szCs w:val="14"/>
                <w:lang w:eastAsia="en-GB"/>
              </w:rPr>
            </w:pPr>
          </w:p>
        </w:tc>
        <w:tc>
          <w:tcPr>
            <w:tcW w:w="857" w:type="dxa"/>
            <w:shd w:val="clear" w:color="000000" w:fill="F2F2F2"/>
            <w:noWrap/>
            <w:vAlign w:val="center"/>
            <w:hideMark/>
          </w:tcPr>
          <w:p w14:paraId="7F5EE2AE" w14:textId="2B3CADB7" w:rsidR="0096774A" w:rsidRPr="0096774A" w:rsidRDefault="0096774A" w:rsidP="00514CD5">
            <w:pPr>
              <w:spacing w:line="240" w:lineRule="auto"/>
              <w:jc w:val="right"/>
              <w:rPr>
                <w:rFonts w:ascii="Arial" w:eastAsia="Times New Roman" w:hAnsi="Arial"/>
                <w:color w:val="auto"/>
                <w:sz w:val="14"/>
                <w:szCs w:val="14"/>
                <w:lang w:eastAsia="en-GB"/>
              </w:rPr>
            </w:pPr>
          </w:p>
        </w:tc>
        <w:tc>
          <w:tcPr>
            <w:tcW w:w="988" w:type="dxa"/>
            <w:shd w:val="clear" w:color="000000" w:fill="FFFFFF"/>
            <w:noWrap/>
            <w:vAlign w:val="center"/>
            <w:hideMark/>
          </w:tcPr>
          <w:p w14:paraId="762B38CD" w14:textId="405C6DEC"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6,828,664</w:t>
            </w:r>
          </w:p>
        </w:tc>
        <w:tc>
          <w:tcPr>
            <w:tcW w:w="1100" w:type="dxa"/>
            <w:shd w:val="clear" w:color="000000" w:fill="FFFFFF"/>
            <w:noWrap/>
            <w:vAlign w:val="center"/>
            <w:hideMark/>
          </w:tcPr>
          <w:p w14:paraId="732EF998" w14:textId="3E39EDC9"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99,888</w:t>
            </w:r>
          </w:p>
        </w:tc>
        <w:tc>
          <w:tcPr>
            <w:tcW w:w="1051" w:type="dxa"/>
            <w:shd w:val="clear" w:color="000000" w:fill="F2F2F2"/>
            <w:noWrap/>
            <w:vAlign w:val="center"/>
            <w:hideMark/>
          </w:tcPr>
          <w:p w14:paraId="6C2A366D" w14:textId="4EE84141"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68</w:t>
            </w:r>
          </w:p>
        </w:tc>
        <w:tc>
          <w:tcPr>
            <w:tcW w:w="1853" w:type="dxa"/>
            <w:shd w:val="clear" w:color="000000" w:fill="F2F2F2"/>
            <w:noWrap/>
            <w:vAlign w:val="center"/>
            <w:hideMark/>
          </w:tcPr>
          <w:p w14:paraId="2A76D754" w14:textId="3999265B"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10.25</w:t>
            </w:r>
          </w:p>
        </w:tc>
      </w:tr>
      <w:tr w:rsidR="00511EA5" w:rsidRPr="0096774A" w14:paraId="77D5666D" w14:textId="77777777" w:rsidTr="00511EA5">
        <w:trPr>
          <w:trHeight w:val="180"/>
        </w:trPr>
        <w:tc>
          <w:tcPr>
            <w:tcW w:w="0" w:type="auto"/>
            <w:shd w:val="clear" w:color="auto" w:fill="auto"/>
            <w:noWrap/>
            <w:vAlign w:val="center"/>
            <w:hideMark/>
          </w:tcPr>
          <w:p w14:paraId="35A90340" w14:textId="77777777" w:rsidR="0096774A" w:rsidRPr="0096774A" w:rsidRDefault="0096774A" w:rsidP="00514CD5">
            <w:pPr>
              <w:spacing w:line="240" w:lineRule="auto"/>
              <w:jc w:val="right"/>
              <w:rPr>
                <w:rFonts w:ascii="Arial" w:eastAsia="Times New Roman" w:hAnsi="Arial"/>
                <w:color w:val="auto"/>
                <w:sz w:val="14"/>
                <w:szCs w:val="14"/>
                <w:lang w:eastAsia="en-GB"/>
              </w:rPr>
            </w:pPr>
            <w:proofErr w:type="spellStart"/>
            <w:r w:rsidRPr="0096774A">
              <w:rPr>
                <w:rFonts w:ascii="Arial" w:eastAsia="Times New Roman" w:hAnsi="Arial"/>
                <w:color w:val="auto"/>
                <w:sz w:val="14"/>
                <w:szCs w:val="14"/>
                <w:lang w:eastAsia="en-GB"/>
              </w:rPr>
              <w:t>Kashmore</w:t>
            </w:r>
            <w:proofErr w:type="spellEnd"/>
          </w:p>
        </w:tc>
        <w:tc>
          <w:tcPr>
            <w:tcW w:w="1038" w:type="dxa"/>
            <w:shd w:val="clear" w:color="000000" w:fill="FFFFFF"/>
            <w:noWrap/>
            <w:vAlign w:val="center"/>
            <w:hideMark/>
          </w:tcPr>
          <w:p w14:paraId="2FEE8372" w14:textId="038F2D3E"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5,719,995</w:t>
            </w:r>
          </w:p>
        </w:tc>
        <w:tc>
          <w:tcPr>
            <w:tcW w:w="1163" w:type="dxa"/>
            <w:shd w:val="clear" w:color="000000" w:fill="FFFFFF"/>
            <w:noWrap/>
            <w:vAlign w:val="center"/>
            <w:hideMark/>
          </w:tcPr>
          <w:p w14:paraId="6C35740B" w14:textId="49C2FCC4"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16,845</w:t>
            </w:r>
          </w:p>
        </w:tc>
        <w:tc>
          <w:tcPr>
            <w:tcW w:w="857" w:type="dxa"/>
            <w:shd w:val="clear" w:color="000000" w:fill="F2F2F2"/>
            <w:noWrap/>
            <w:vAlign w:val="center"/>
            <w:hideMark/>
          </w:tcPr>
          <w:p w14:paraId="59B1BCB6" w14:textId="1EB4778B"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340</w:t>
            </w:r>
          </w:p>
        </w:tc>
        <w:tc>
          <w:tcPr>
            <w:tcW w:w="988" w:type="dxa"/>
            <w:shd w:val="clear" w:color="000000" w:fill="FFFFFF"/>
            <w:noWrap/>
            <w:vAlign w:val="center"/>
            <w:hideMark/>
          </w:tcPr>
          <w:p w14:paraId="12A16F8E" w14:textId="12EDA580"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5,076,187</w:t>
            </w:r>
          </w:p>
        </w:tc>
        <w:tc>
          <w:tcPr>
            <w:tcW w:w="1100" w:type="dxa"/>
            <w:shd w:val="clear" w:color="000000" w:fill="FFFFFF"/>
            <w:noWrap/>
            <w:vAlign w:val="center"/>
            <w:hideMark/>
          </w:tcPr>
          <w:p w14:paraId="56416178" w14:textId="41F2DA3E" w:rsidR="0096774A" w:rsidRPr="0096774A" w:rsidRDefault="0096774A" w:rsidP="00514CD5">
            <w:pPr>
              <w:spacing w:line="240" w:lineRule="auto"/>
              <w:jc w:val="right"/>
              <w:rPr>
                <w:rFonts w:ascii="Arial" w:eastAsia="Times New Roman" w:hAnsi="Arial"/>
                <w:color w:val="auto"/>
                <w:sz w:val="14"/>
                <w:szCs w:val="14"/>
                <w:lang w:eastAsia="en-GB"/>
              </w:rPr>
            </w:pPr>
          </w:p>
        </w:tc>
        <w:tc>
          <w:tcPr>
            <w:tcW w:w="1051" w:type="dxa"/>
            <w:shd w:val="clear" w:color="000000" w:fill="F2F2F2"/>
            <w:noWrap/>
            <w:vAlign w:val="center"/>
            <w:hideMark/>
          </w:tcPr>
          <w:p w14:paraId="25450BFE" w14:textId="1CAB65F3" w:rsidR="0096774A" w:rsidRPr="0096774A" w:rsidRDefault="0096774A" w:rsidP="00514CD5">
            <w:pPr>
              <w:spacing w:line="240" w:lineRule="auto"/>
              <w:jc w:val="right"/>
              <w:rPr>
                <w:rFonts w:ascii="Arial" w:eastAsia="Times New Roman" w:hAnsi="Arial"/>
                <w:color w:val="auto"/>
                <w:sz w:val="14"/>
                <w:szCs w:val="14"/>
                <w:lang w:eastAsia="en-GB"/>
              </w:rPr>
            </w:pPr>
          </w:p>
        </w:tc>
        <w:tc>
          <w:tcPr>
            <w:tcW w:w="1853" w:type="dxa"/>
            <w:shd w:val="clear" w:color="000000" w:fill="F2F2F2"/>
            <w:noWrap/>
            <w:vAlign w:val="center"/>
            <w:hideMark/>
          </w:tcPr>
          <w:p w14:paraId="64E9C91E" w14:textId="30B70E27" w:rsidR="0096774A" w:rsidRPr="0096774A" w:rsidRDefault="0096774A" w:rsidP="00514CD5">
            <w:pPr>
              <w:spacing w:line="240" w:lineRule="auto"/>
              <w:jc w:val="right"/>
              <w:rPr>
                <w:rFonts w:ascii="Arial" w:eastAsia="Times New Roman" w:hAnsi="Arial"/>
                <w:color w:val="auto"/>
                <w:sz w:val="14"/>
                <w:szCs w:val="14"/>
                <w:lang w:eastAsia="en-GB"/>
              </w:rPr>
            </w:pPr>
            <w:r w:rsidRPr="0096774A">
              <w:rPr>
                <w:rFonts w:ascii="Arial" w:eastAsia="Times New Roman" w:hAnsi="Arial"/>
                <w:color w:val="auto"/>
                <w:sz w:val="14"/>
                <w:szCs w:val="14"/>
                <w:lang w:eastAsia="en-GB"/>
              </w:rPr>
              <w:t>288.63</w:t>
            </w:r>
          </w:p>
        </w:tc>
      </w:tr>
    </w:tbl>
    <w:p w14:paraId="5282D686" w14:textId="467AA851" w:rsidR="00DF4951" w:rsidRDefault="00DF4951" w:rsidP="00DF4951">
      <w:pPr>
        <w:pStyle w:val="Normalnumbered"/>
        <w:numPr>
          <w:ilvl w:val="0"/>
          <w:numId w:val="0"/>
        </w:numPr>
        <w:ind w:left="152"/>
      </w:pPr>
      <w:r>
        <w:t xml:space="preserve">  </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0"/>
        <w:gridCol w:w="932"/>
        <w:gridCol w:w="1002"/>
        <w:gridCol w:w="905"/>
        <w:gridCol w:w="932"/>
        <w:gridCol w:w="1002"/>
        <w:gridCol w:w="866"/>
        <w:gridCol w:w="1814"/>
      </w:tblGrid>
      <w:tr w:rsidR="00A3099B" w:rsidRPr="00A3099B" w14:paraId="6E77EA8B" w14:textId="77777777" w:rsidTr="00102E94">
        <w:trPr>
          <w:trHeight w:val="510"/>
        </w:trPr>
        <w:tc>
          <w:tcPr>
            <w:tcW w:w="2040" w:type="dxa"/>
            <w:shd w:val="clear" w:color="auto" w:fill="auto"/>
            <w:noWrap/>
            <w:vAlign w:val="center"/>
            <w:hideMark/>
          </w:tcPr>
          <w:p w14:paraId="41DE89AC" w14:textId="71DC28B3" w:rsidR="00A3099B" w:rsidRPr="00A3099B" w:rsidRDefault="00A3099B" w:rsidP="00A3099B">
            <w:pPr>
              <w:spacing w:line="240" w:lineRule="auto"/>
              <w:jc w:val="center"/>
              <w:rPr>
                <w:rFonts w:ascii="Arial" w:eastAsia="Times New Roman" w:hAnsi="Arial"/>
                <w:b/>
                <w:bCs/>
                <w:color w:val="auto"/>
                <w:sz w:val="14"/>
                <w:szCs w:val="14"/>
                <w:lang w:eastAsia="en-GB"/>
              </w:rPr>
            </w:pPr>
          </w:p>
        </w:tc>
        <w:tc>
          <w:tcPr>
            <w:tcW w:w="7453" w:type="dxa"/>
            <w:gridSpan w:val="7"/>
            <w:shd w:val="clear" w:color="000000" w:fill="E7E6E6"/>
            <w:vAlign w:val="center"/>
            <w:hideMark/>
          </w:tcPr>
          <w:p w14:paraId="11546A1F" w14:textId="77777777" w:rsidR="00A3099B" w:rsidRPr="00A3099B" w:rsidRDefault="00A3099B" w:rsidP="00A3099B">
            <w:pPr>
              <w:spacing w:line="240" w:lineRule="auto"/>
              <w:jc w:val="center"/>
              <w:rPr>
                <w:rFonts w:ascii="Arial" w:eastAsia="Times New Roman" w:hAnsi="Arial"/>
                <w:b/>
                <w:bCs/>
                <w:color w:val="auto"/>
                <w:sz w:val="14"/>
                <w:szCs w:val="14"/>
                <w:lang w:eastAsia="en-GB"/>
              </w:rPr>
            </w:pPr>
            <w:r w:rsidRPr="00A3099B">
              <w:rPr>
                <w:rFonts w:ascii="Arial" w:eastAsia="Times New Roman" w:hAnsi="Arial"/>
                <w:b/>
                <w:bCs/>
                <w:color w:val="auto"/>
                <w:sz w:val="14"/>
                <w:szCs w:val="14"/>
                <w:lang w:eastAsia="en-GB"/>
              </w:rPr>
              <w:t xml:space="preserve">Unit cost </w:t>
            </w:r>
            <w:r w:rsidRPr="00A3099B">
              <w:rPr>
                <w:rFonts w:ascii="Arial" w:eastAsia="Times New Roman" w:hAnsi="Arial"/>
                <w:b/>
                <w:bCs/>
                <w:color w:val="auto"/>
                <w:sz w:val="14"/>
                <w:szCs w:val="14"/>
                <w:lang w:eastAsia="en-GB"/>
              </w:rPr>
              <w:br/>
              <w:t>(US$ per beneficiary per year)</w:t>
            </w:r>
          </w:p>
        </w:tc>
      </w:tr>
      <w:tr w:rsidR="00A3099B" w:rsidRPr="00A3099B" w14:paraId="7FFFB783" w14:textId="77777777" w:rsidTr="00102E94">
        <w:trPr>
          <w:trHeight w:val="510"/>
        </w:trPr>
        <w:tc>
          <w:tcPr>
            <w:tcW w:w="2040" w:type="dxa"/>
            <w:shd w:val="clear" w:color="auto" w:fill="auto"/>
            <w:noWrap/>
            <w:vAlign w:val="center"/>
            <w:hideMark/>
          </w:tcPr>
          <w:p w14:paraId="096DDB0C" w14:textId="26125503" w:rsidR="00A3099B" w:rsidRPr="00A3099B" w:rsidRDefault="00A3099B" w:rsidP="00A3099B">
            <w:pPr>
              <w:spacing w:line="240" w:lineRule="auto"/>
              <w:jc w:val="center"/>
              <w:rPr>
                <w:rFonts w:ascii="Arial" w:eastAsia="Times New Roman" w:hAnsi="Arial"/>
                <w:b/>
                <w:bCs/>
                <w:color w:val="auto"/>
                <w:sz w:val="14"/>
                <w:szCs w:val="14"/>
                <w:lang w:eastAsia="en-GB"/>
              </w:rPr>
            </w:pPr>
          </w:p>
        </w:tc>
        <w:tc>
          <w:tcPr>
            <w:tcW w:w="2839" w:type="dxa"/>
            <w:gridSpan w:val="3"/>
            <w:shd w:val="clear" w:color="000000" w:fill="BFBFBF"/>
            <w:vAlign w:val="center"/>
            <w:hideMark/>
          </w:tcPr>
          <w:p w14:paraId="56791B46" w14:textId="77777777" w:rsidR="00A3099B" w:rsidRPr="00A3099B" w:rsidRDefault="00A3099B" w:rsidP="00A3099B">
            <w:pPr>
              <w:spacing w:line="240" w:lineRule="auto"/>
              <w:jc w:val="center"/>
              <w:rPr>
                <w:rFonts w:ascii="Arial" w:eastAsia="Times New Roman" w:hAnsi="Arial"/>
                <w:b/>
                <w:bCs/>
                <w:color w:val="auto"/>
                <w:sz w:val="14"/>
                <w:szCs w:val="14"/>
                <w:lang w:eastAsia="en-GB"/>
              </w:rPr>
            </w:pPr>
            <w:r w:rsidRPr="00A3099B">
              <w:rPr>
                <w:rFonts w:ascii="Arial" w:eastAsia="Times New Roman" w:hAnsi="Arial"/>
                <w:b/>
                <w:bCs/>
                <w:color w:val="auto"/>
                <w:sz w:val="14"/>
                <w:szCs w:val="14"/>
                <w:lang w:eastAsia="en-GB"/>
              </w:rPr>
              <w:t>Zinc for treatment + ORS</w:t>
            </w:r>
            <w:r w:rsidRPr="00A3099B">
              <w:rPr>
                <w:rFonts w:ascii="Arial" w:eastAsia="Times New Roman" w:hAnsi="Arial"/>
                <w:b/>
                <w:bCs/>
                <w:color w:val="auto"/>
                <w:sz w:val="14"/>
                <w:szCs w:val="14"/>
                <w:lang w:eastAsia="en-GB"/>
              </w:rPr>
              <w:br/>
              <w:t>(Community)</w:t>
            </w:r>
          </w:p>
        </w:tc>
        <w:tc>
          <w:tcPr>
            <w:tcW w:w="2800" w:type="dxa"/>
            <w:gridSpan w:val="3"/>
            <w:shd w:val="clear" w:color="000000" w:fill="BFBFBF"/>
            <w:vAlign w:val="center"/>
            <w:hideMark/>
          </w:tcPr>
          <w:p w14:paraId="7F1823F1" w14:textId="77777777" w:rsidR="00A3099B" w:rsidRPr="00A3099B" w:rsidRDefault="00A3099B" w:rsidP="00A3099B">
            <w:pPr>
              <w:spacing w:line="240" w:lineRule="auto"/>
              <w:jc w:val="center"/>
              <w:rPr>
                <w:rFonts w:ascii="Arial" w:eastAsia="Times New Roman" w:hAnsi="Arial"/>
                <w:b/>
                <w:bCs/>
                <w:color w:val="auto"/>
                <w:sz w:val="14"/>
                <w:szCs w:val="14"/>
                <w:lang w:eastAsia="en-GB"/>
              </w:rPr>
            </w:pPr>
            <w:r w:rsidRPr="00A3099B">
              <w:rPr>
                <w:rFonts w:ascii="Arial" w:eastAsia="Times New Roman" w:hAnsi="Arial"/>
                <w:b/>
                <w:bCs/>
                <w:color w:val="auto"/>
                <w:sz w:val="14"/>
                <w:szCs w:val="14"/>
                <w:lang w:eastAsia="en-GB"/>
              </w:rPr>
              <w:t>Zinc for treatment + ORS</w:t>
            </w:r>
            <w:r w:rsidRPr="00A3099B">
              <w:rPr>
                <w:rFonts w:ascii="Arial" w:eastAsia="Times New Roman" w:hAnsi="Arial"/>
                <w:b/>
                <w:bCs/>
                <w:color w:val="auto"/>
                <w:sz w:val="14"/>
                <w:szCs w:val="14"/>
                <w:lang w:eastAsia="en-GB"/>
              </w:rPr>
              <w:br/>
              <w:t>(Health Facility)</w:t>
            </w:r>
          </w:p>
        </w:tc>
        <w:tc>
          <w:tcPr>
            <w:tcW w:w="1814" w:type="dxa"/>
            <w:shd w:val="clear" w:color="000000" w:fill="BFBFBF"/>
            <w:vAlign w:val="center"/>
            <w:hideMark/>
          </w:tcPr>
          <w:p w14:paraId="51927B49" w14:textId="77777777" w:rsidR="00A3099B" w:rsidRDefault="00A3099B" w:rsidP="00A3099B">
            <w:pPr>
              <w:spacing w:line="240" w:lineRule="auto"/>
              <w:jc w:val="center"/>
              <w:rPr>
                <w:rFonts w:ascii="Arial" w:eastAsia="Times New Roman" w:hAnsi="Arial"/>
                <w:b/>
                <w:bCs/>
                <w:color w:val="auto"/>
                <w:sz w:val="14"/>
                <w:szCs w:val="14"/>
                <w:lang w:eastAsia="en-GB"/>
              </w:rPr>
            </w:pPr>
            <w:r w:rsidRPr="00A3099B">
              <w:rPr>
                <w:rFonts w:ascii="Arial" w:eastAsia="Times New Roman" w:hAnsi="Arial"/>
                <w:b/>
                <w:bCs/>
                <w:color w:val="auto"/>
                <w:sz w:val="14"/>
                <w:szCs w:val="14"/>
                <w:lang w:eastAsia="en-GB"/>
              </w:rPr>
              <w:t>Zinc for treatment +</w:t>
            </w:r>
          </w:p>
          <w:p w14:paraId="5C27DABF" w14:textId="3B2690EC" w:rsidR="00A3099B" w:rsidRPr="00A3099B" w:rsidRDefault="00A3099B" w:rsidP="00A3099B">
            <w:pPr>
              <w:spacing w:line="240" w:lineRule="auto"/>
              <w:jc w:val="center"/>
              <w:rPr>
                <w:rFonts w:ascii="Arial" w:eastAsia="Times New Roman" w:hAnsi="Arial"/>
                <w:b/>
                <w:bCs/>
                <w:color w:val="auto"/>
                <w:sz w:val="14"/>
                <w:szCs w:val="14"/>
                <w:lang w:eastAsia="en-GB"/>
              </w:rPr>
            </w:pPr>
            <w:r w:rsidRPr="00A3099B">
              <w:rPr>
                <w:rFonts w:ascii="Arial" w:eastAsia="Times New Roman" w:hAnsi="Arial"/>
                <w:b/>
                <w:bCs/>
                <w:color w:val="auto"/>
                <w:sz w:val="14"/>
                <w:szCs w:val="14"/>
                <w:lang w:eastAsia="en-GB"/>
              </w:rPr>
              <w:t>ORS</w:t>
            </w:r>
          </w:p>
        </w:tc>
      </w:tr>
      <w:tr w:rsidR="00A3099B" w:rsidRPr="00A3099B" w14:paraId="3B91778D" w14:textId="77777777" w:rsidTr="00102E94">
        <w:trPr>
          <w:trHeight w:val="792"/>
        </w:trPr>
        <w:tc>
          <w:tcPr>
            <w:tcW w:w="2040" w:type="dxa"/>
            <w:shd w:val="clear" w:color="auto" w:fill="auto"/>
            <w:noWrap/>
            <w:vAlign w:val="center"/>
            <w:hideMark/>
          </w:tcPr>
          <w:p w14:paraId="10300C89" w14:textId="285422D7" w:rsidR="00A3099B" w:rsidRPr="00A3099B" w:rsidRDefault="00A3099B" w:rsidP="00A3099B">
            <w:pPr>
              <w:spacing w:line="240" w:lineRule="auto"/>
              <w:jc w:val="center"/>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Province/District</w:t>
            </w:r>
          </w:p>
        </w:tc>
        <w:tc>
          <w:tcPr>
            <w:tcW w:w="932" w:type="dxa"/>
            <w:shd w:val="clear" w:color="000000" w:fill="FFFFFF"/>
            <w:vAlign w:val="center"/>
            <w:hideMark/>
          </w:tcPr>
          <w:p w14:paraId="1E5DA5A2" w14:textId="77777777" w:rsidR="00A3099B" w:rsidRPr="00A3099B" w:rsidRDefault="00A3099B" w:rsidP="00A3099B">
            <w:pPr>
              <w:spacing w:line="240" w:lineRule="auto"/>
              <w:jc w:val="center"/>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Total programme costs</w:t>
            </w:r>
          </w:p>
        </w:tc>
        <w:tc>
          <w:tcPr>
            <w:tcW w:w="1002" w:type="dxa"/>
            <w:shd w:val="clear" w:color="000000" w:fill="FFFFFF"/>
            <w:vAlign w:val="center"/>
            <w:hideMark/>
          </w:tcPr>
          <w:p w14:paraId="09A804BB" w14:textId="77777777" w:rsidR="00A3099B" w:rsidRPr="00A3099B" w:rsidRDefault="00A3099B" w:rsidP="00A3099B">
            <w:pPr>
              <w:spacing w:line="240" w:lineRule="auto"/>
              <w:jc w:val="center"/>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 beneficiaries</w:t>
            </w:r>
          </w:p>
        </w:tc>
        <w:tc>
          <w:tcPr>
            <w:tcW w:w="905" w:type="dxa"/>
            <w:shd w:val="clear" w:color="000000" w:fill="D9D9D9"/>
            <w:vAlign w:val="center"/>
            <w:hideMark/>
          </w:tcPr>
          <w:p w14:paraId="0DCA3B59" w14:textId="77777777" w:rsidR="00A3099B" w:rsidRPr="00A3099B" w:rsidRDefault="00A3099B" w:rsidP="00A3099B">
            <w:pPr>
              <w:spacing w:line="240" w:lineRule="auto"/>
              <w:jc w:val="center"/>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Total unit cost per average case</w:t>
            </w:r>
          </w:p>
        </w:tc>
        <w:tc>
          <w:tcPr>
            <w:tcW w:w="932" w:type="dxa"/>
            <w:shd w:val="clear" w:color="000000" w:fill="FFFFFF"/>
            <w:vAlign w:val="center"/>
            <w:hideMark/>
          </w:tcPr>
          <w:p w14:paraId="22538EC4" w14:textId="77777777" w:rsidR="00A3099B" w:rsidRPr="00A3099B" w:rsidRDefault="00A3099B" w:rsidP="00A3099B">
            <w:pPr>
              <w:spacing w:line="240" w:lineRule="auto"/>
              <w:jc w:val="center"/>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Total programme costs</w:t>
            </w:r>
          </w:p>
        </w:tc>
        <w:tc>
          <w:tcPr>
            <w:tcW w:w="1002" w:type="dxa"/>
            <w:shd w:val="clear" w:color="000000" w:fill="FFFFFF"/>
            <w:vAlign w:val="center"/>
            <w:hideMark/>
          </w:tcPr>
          <w:p w14:paraId="7A98A8FA" w14:textId="77777777" w:rsidR="00A3099B" w:rsidRPr="00A3099B" w:rsidRDefault="00A3099B" w:rsidP="00A3099B">
            <w:pPr>
              <w:spacing w:line="240" w:lineRule="auto"/>
              <w:jc w:val="center"/>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 beneficiaries</w:t>
            </w:r>
          </w:p>
        </w:tc>
        <w:tc>
          <w:tcPr>
            <w:tcW w:w="866" w:type="dxa"/>
            <w:shd w:val="clear" w:color="000000" w:fill="D9D9D9"/>
            <w:vAlign w:val="center"/>
            <w:hideMark/>
          </w:tcPr>
          <w:p w14:paraId="4D976C5D" w14:textId="77777777" w:rsidR="00A3099B" w:rsidRPr="00A3099B" w:rsidRDefault="00A3099B" w:rsidP="00A3099B">
            <w:pPr>
              <w:spacing w:line="240" w:lineRule="auto"/>
              <w:jc w:val="center"/>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Total unit cost per average case</w:t>
            </w:r>
          </w:p>
        </w:tc>
        <w:tc>
          <w:tcPr>
            <w:tcW w:w="1814" w:type="dxa"/>
            <w:shd w:val="clear" w:color="000000" w:fill="D9D9D9"/>
            <w:vAlign w:val="center"/>
            <w:hideMark/>
          </w:tcPr>
          <w:p w14:paraId="45251B34" w14:textId="77777777" w:rsidR="00A3099B" w:rsidRPr="00A3099B" w:rsidRDefault="00A3099B" w:rsidP="00A3099B">
            <w:pPr>
              <w:spacing w:line="240" w:lineRule="auto"/>
              <w:jc w:val="center"/>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Total unit cost per average case (assumed 85% community and 15% health facilities)</w:t>
            </w:r>
          </w:p>
        </w:tc>
      </w:tr>
      <w:tr w:rsidR="000E1441" w:rsidRPr="00A3099B" w14:paraId="004105B6" w14:textId="77777777" w:rsidTr="000E1441">
        <w:trPr>
          <w:trHeight w:val="420"/>
        </w:trPr>
        <w:tc>
          <w:tcPr>
            <w:tcW w:w="2040" w:type="dxa"/>
            <w:shd w:val="clear" w:color="000000" w:fill="FFFFFF"/>
            <w:noWrap/>
            <w:vAlign w:val="center"/>
            <w:hideMark/>
          </w:tcPr>
          <w:p w14:paraId="56A43802" w14:textId="77777777" w:rsidR="000E1441" w:rsidRPr="00A3099B" w:rsidRDefault="000E1441" w:rsidP="000E1441">
            <w:pPr>
              <w:spacing w:line="240" w:lineRule="auto"/>
              <w:jc w:val="right"/>
              <w:rPr>
                <w:rFonts w:ascii="Arial" w:eastAsia="Times New Roman" w:hAnsi="Arial"/>
                <w:b/>
                <w:bCs/>
                <w:color w:val="auto"/>
                <w:sz w:val="14"/>
                <w:szCs w:val="14"/>
                <w:lang w:eastAsia="en-GB"/>
              </w:rPr>
            </w:pPr>
            <w:r w:rsidRPr="00A3099B">
              <w:rPr>
                <w:rFonts w:ascii="Arial" w:eastAsia="Times New Roman" w:hAnsi="Arial"/>
                <w:b/>
                <w:bCs/>
                <w:color w:val="auto"/>
                <w:sz w:val="14"/>
                <w:szCs w:val="14"/>
                <w:lang w:eastAsia="en-GB"/>
              </w:rPr>
              <w:t>Sindh</w:t>
            </w:r>
          </w:p>
        </w:tc>
        <w:tc>
          <w:tcPr>
            <w:tcW w:w="932" w:type="dxa"/>
            <w:shd w:val="clear" w:color="000000" w:fill="FFFFFF"/>
            <w:noWrap/>
            <w:vAlign w:val="center"/>
            <w:hideMark/>
          </w:tcPr>
          <w:p w14:paraId="7505921E" w14:textId="1C195BB9" w:rsidR="000E1441" w:rsidRPr="00A3099B" w:rsidRDefault="000E1441" w:rsidP="000E1441">
            <w:pPr>
              <w:spacing w:line="240" w:lineRule="auto"/>
              <w:jc w:val="right"/>
              <w:rPr>
                <w:rFonts w:ascii="Arial" w:eastAsia="Times New Roman" w:hAnsi="Arial"/>
                <w:b/>
                <w:bCs/>
                <w:color w:val="auto"/>
                <w:sz w:val="14"/>
                <w:szCs w:val="14"/>
                <w:lang w:eastAsia="en-GB"/>
              </w:rPr>
            </w:pPr>
            <w:r>
              <w:rPr>
                <w:rFonts w:ascii="Arial" w:hAnsi="Arial"/>
                <w:b/>
                <w:bCs/>
                <w:sz w:val="14"/>
                <w:szCs w:val="14"/>
              </w:rPr>
              <w:t>445,958</w:t>
            </w:r>
          </w:p>
        </w:tc>
        <w:tc>
          <w:tcPr>
            <w:tcW w:w="1002" w:type="dxa"/>
            <w:shd w:val="clear" w:color="000000" w:fill="FFFFFF"/>
            <w:noWrap/>
            <w:vAlign w:val="center"/>
            <w:hideMark/>
          </w:tcPr>
          <w:p w14:paraId="71C39097" w14:textId="25EFFA82" w:rsidR="000E1441" w:rsidRPr="00A3099B" w:rsidRDefault="000E1441" w:rsidP="000E1441">
            <w:pPr>
              <w:spacing w:line="240" w:lineRule="auto"/>
              <w:jc w:val="right"/>
              <w:rPr>
                <w:rFonts w:ascii="Arial" w:eastAsia="Times New Roman" w:hAnsi="Arial"/>
                <w:b/>
                <w:bCs/>
                <w:color w:val="auto"/>
                <w:sz w:val="14"/>
                <w:szCs w:val="14"/>
                <w:lang w:eastAsia="en-GB"/>
              </w:rPr>
            </w:pPr>
            <w:r>
              <w:rPr>
                <w:rFonts w:ascii="Arial" w:hAnsi="Arial"/>
                <w:b/>
                <w:bCs/>
                <w:sz w:val="14"/>
                <w:szCs w:val="14"/>
              </w:rPr>
              <w:t>651,896</w:t>
            </w:r>
          </w:p>
        </w:tc>
        <w:tc>
          <w:tcPr>
            <w:tcW w:w="905" w:type="dxa"/>
            <w:shd w:val="clear" w:color="000000" w:fill="D9D9D9"/>
            <w:noWrap/>
            <w:vAlign w:val="center"/>
            <w:hideMark/>
          </w:tcPr>
          <w:p w14:paraId="768EEF42" w14:textId="38D4BD9D" w:rsidR="000E1441" w:rsidRPr="00A3099B" w:rsidRDefault="000E1441" w:rsidP="000E1441">
            <w:pPr>
              <w:spacing w:line="240" w:lineRule="auto"/>
              <w:jc w:val="right"/>
              <w:rPr>
                <w:rFonts w:ascii="Arial" w:eastAsia="Times New Roman" w:hAnsi="Arial"/>
                <w:b/>
                <w:bCs/>
                <w:color w:val="auto"/>
                <w:sz w:val="14"/>
                <w:szCs w:val="14"/>
                <w:lang w:eastAsia="en-GB"/>
              </w:rPr>
            </w:pPr>
            <w:r>
              <w:rPr>
                <w:rFonts w:ascii="Arial" w:hAnsi="Arial"/>
                <w:b/>
                <w:bCs/>
                <w:sz w:val="14"/>
                <w:szCs w:val="14"/>
              </w:rPr>
              <w:t>1.06</w:t>
            </w:r>
          </w:p>
        </w:tc>
        <w:tc>
          <w:tcPr>
            <w:tcW w:w="932" w:type="dxa"/>
            <w:shd w:val="clear" w:color="000000" w:fill="FFFFFF"/>
            <w:noWrap/>
            <w:vAlign w:val="center"/>
            <w:hideMark/>
          </w:tcPr>
          <w:p w14:paraId="647DA14C" w14:textId="0E288B36" w:rsidR="000E1441" w:rsidRPr="00A3099B" w:rsidRDefault="000E1441" w:rsidP="000E1441">
            <w:pPr>
              <w:spacing w:line="240" w:lineRule="auto"/>
              <w:jc w:val="right"/>
              <w:rPr>
                <w:rFonts w:ascii="Arial" w:eastAsia="Times New Roman" w:hAnsi="Arial"/>
                <w:b/>
                <w:bCs/>
                <w:color w:val="auto"/>
                <w:sz w:val="14"/>
                <w:szCs w:val="14"/>
                <w:lang w:eastAsia="en-GB"/>
              </w:rPr>
            </w:pPr>
            <w:r>
              <w:rPr>
                <w:rFonts w:ascii="Arial" w:hAnsi="Arial"/>
                <w:b/>
                <w:bCs/>
                <w:sz w:val="14"/>
                <w:szCs w:val="14"/>
              </w:rPr>
              <w:t>367,185</w:t>
            </w:r>
          </w:p>
        </w:tc>
        <w:tc>
          <w:tcPr>
            <w:tcW w:w="1002" w:type="dxa"/>
            <w:shd w:val="clear" w:color="000000" w:fill="FFFFFF"/>
            <w:noWrap/>
            <w:vAlign w:val="center"/>
            <w:hideMark/>
          </w:tcPr>
          <w:p w14:paraId="42A1D739" w14:textId="4856F659" w:rsidR="000E1441" w:rsidRPr="00A3099B" w:rsidRDefault="000E1441" w:rsidP="000E1441">
            <w:pPr>
              <w:spacing w:line="240" w:lineRule="auto"/>
              <w:jc w:val="right"/>
              <w:rPr>
                <w:rFonts w:ascii="Arial" w:eastAsia="Times New Roman" w:hAnsi="Arial"/>
                <w:b/>
                <w:bCs/>
                <w:color w:val="auto"/>
                <w:sz w:val="14"/>
                <w:szCs w:val="14"/>
                <w:lang w:eastAsia="en-GB"/>
              </w:rPr>
            </w:pPr>
            <w:r>
              <w:rPr>
                <w:rFonts w:ascii="Arial" w:hAnsi="Arial"/>
                <w:b/>
                <w:bCs/>
                <w:sz w:val="14"/>
                <w:szCs w:val="14"/>
              </w:rPr>
              <w:t>270,953</w:t>
            </w:r>
          </w:p>
        </w:tc>
        <w:tc>
          <w:tcPr>
            <w:tcW w:w="866" w:type="dxa"/>
            <w:shd w:val="clear" w:color="000000" w:fill="D9D9D9"/>
            <w:noWrap/>
            <w:vAlign w:val="center"/>
            <w:hideMark/>
          </w:tcPr>
          <w:p w14:paraId="55CA6DC9" w14:textId="621A4E74" w:rsidR="000E1441" w:rsidRPr="00A3099B" w:rsidRDefault="000E1441" w:rsidP="000E1441">
            <w:pPr>
              <w:spacing w:line="240" w:lineRule="auto"/>
              <w:jc w:val="right"/>
              <w:rPr>
                <w:rFonts w:ascii="Arial" w:eastAsia="Times New Roman" w:hAnsi="Arial"/>
                <w:b/>
                <w:bCs/>
                <w:color w:val="auto"/>
                <w:sz w:val="14"/>
                <w:szCs w:val="14"/>
                <w:lang w:eastAsia="en-GB"/>
              </w:rPr>
            </w:pPr>
            <w:r>
              <w:rPr>
                <w:rFonts w:ascii="Arial" w:hAnsi="Arial"/>
                <w:b/>
                <w:bCs/>
                <w:sz w:val="14"/>
                <w:szCs w:val="14"/>
              </w:rPr>
              <w:t>0.71</w:t>
            </w:r>
          </w:p>
        </w:tc>
        <w:tc>
          <w:tcPr>
            <w:tcW w:w="1814" w:type="dxa"/>
            <w:shd w:val="clear" w:color="000000" w:fill="D9D9D9"/>
            <w:noWrap/>
            <w:vAlign w:val="center"/>
            <w:hideMark/>
          </w:tcPr>
          <w:p w14:paraId="51E2AE2E" w14:textId="1A350D6E" w:rsidR="000E1441" w:rsidRPr="00A3099B" w:rsidRDefault="000E1441" w:rsidP="000E1441">
            <w:pPr>
              <w:spacing w:line="240" w:lineRule="auto"/>
              <w:jc w:val="right"/>
              <w:rPr>
                <w:rFonts w:ascii="Arial" w:eastAsia="Times New Roman" w:hAnsi="Arial"/>
                <w:b/>
                <w:bCs/>
                <w:color w:val="auto"/>
                <w:sz w:val="14"/>
                <w:szCs w:val="14"/>
                <w:lang w:eastAsia="en-GB"/>
              </w:rPr>
            </w:pPr>
            <w:r>
              <w:rPr>
                <w:rFonts w:ascii="Arial" w:hAnsi="Arial"/>
                <w:b/>
                <w:bCs/>
                <w:sz w:val="14"/>
                <w:szCs w:val="14"/>
              </w:rPr>
              <w:t>1.01</w:t>
            </w:r>
          </w:p>
        </w:tc>
      </w:tr>
      <w:tr w:rsidR="000E1441" w:rsidRPr="00A3099B" w14:paraId="16588BFF" w14:textId="77777777" w:rsidTr="000E1441">
        <w:trPr>
          <w:trHeight w:val="180"/>
        </w:trPr>
        <w:tc>
          <w:tcPr>
            <w:tcW w:w="2040" w:type="dxa"/>
            <w:shd w:val="clear" w:color="auto" w:fill="auto"/>
            <w:noWrap/>
            <w:vAlign w:val="center"/>
            <w:hideMark/>
          </w:tcPr>
          <w:p w14:paraId="5984D947" w14:textId="77777777" w:rsidR="000E1441" w:rsidRPr="00A3099B" w:rsidRDefault="000E1441" w:rsidP="000E1441">
            <w:pPr>
              <w:spacing w:line="240" w:lineRule="auto"/>
              <w:jc w:val="right"/>
              <w:rPr>
                <w:rFonts w:ascii="Arial" w:eastAsia="Times New Roman" w:hAnsi="Arial"/>
                <w:color w:val="auto"/>
                <w:sz w:val="14"/>
                <w:szCs w:val="14"/>
                <w:lang w:eastAsia="en-GB"/>
              </w:rPr>
            </w:pPr>
            <w:proofErr w:type="spellStart"/>
            <w:r w:rsidRPr="00A3099B">
              <w:rPr>
                <w:rFonts w:ascii="Arial" w:eastAsia="Times New Roman" w:hAnsi="Arial"/>
                <w:color w:val="auto"/>
                <w:sz w:val="14"/>
                <w:szCs w:val="14"/>
                <w:lang w:eastAsia="en-GB"/>
              </w:rPr>
              <w:t>Tahrparkar</w:t>
            </w:r>
            <w:proofErr w:type="spellEnd"/>
          </w:p>
        </w:tc>
        <w:tc>
          <w:tcPr>
            <w:tcW w:w="932" w:type="dxa"/>
            <w:shd w:val="clear" w:color="000000" w:fill="FFFFFF"/>
            <w:noWrap/>
            <w:vAlign w:val="center"/>
            <w:hideMark/>
          </w:tcPr>
          <w:p w14:paraId="5890618B" w14:textId="3D61A64C"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69,543</w:t>
            </w:r>
          </w:p>
        </w:tc>
        <w:tc>
          <w:tcPr>
            <w:tcW w:w="1002" w:type="dxa"/>
            <w:shd w:val="clear" w:color="000000" w:fill="FFFFFF"/>
            <w:noWrap/>
            <w:vAlign w:val="center"/>
            <w:hideMark/>
          </w:tcPr>
          <w:p w14:paraId="35FAF72D" w14:textId="2D59502D"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143,886</w:t>
            </w:r>
          </w:p>
        </w:tc>
        <w:tc>
          <w:tcPr>
            <w:tcW w:w="905" w:type="dxa"/>
            <w:shd w:val="clear" w:color="000000" w:fill="F2F2F2"/>
            <w:noWrap/>
            <w:vAlign w:val="center"/>
            <w:hideMark/>
          </w:tcPr>
          <w:p w14:paraId="77E93F7A" w14:textId="12938666"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0.48</w:t>
            </w:r>
          </w:p>
        </w:tc>
        <w:tc>
          <w:tcPr>
            <w:tcW w:w="932" w:type="dxa"/>
            <w:shd w:val="clear" w:color="000000" w:fill="FFFFFF"/>
            <w:noWrap/>
            <w:vAlign w:val="center"/>
            <w:hideMark/>
          </w:tcPr>
          <w:p w14:paraId="4A352C1F" w14:textId="1938E9C2"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43,823</w:t>
            </w:r>
          </w:p>
        </w:tc>
        <w:tc>
          <w:tcPr>
            <w:tcW w:w="1002" w:type="dxa"/>
            <w:shd w:val="clear" w:color="000000" w:fill="FFFFFF"/>
            <w:noWrap/>
            <w:vAlign w:val="center"/>
            <w:hideMark/>
          </w:tcPr>
          <w:p w14:paraId="74EA8464" w14:textId="5552C42F"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w:t>
            </w:r>
          </w:p>
        </w:tc>
        <w:tc>
          <w:tcPr>
            <w:tcW w:w="866" w:type="dxa"/>
            <w:shd w:val="clear" w:color="000000" w:fill="F2F2F2"/>
            <w:noWrap/>
            <w:vAlign w:val="center"/>
            <w:hideMark/>
          </w:tcPr>
          <w:p w14:paraId="63E5D614" w14:textId="633D1457" w:rsidR="000E1441" w:rsidRPr="00A3099B" w:rsidRDefault="000E1441" w:rsidP="000E1441">
            <w:pPr>
              <w:spacing w:line="240" w:lineRule="auto"/>
              <w:jc w:val="right"/>
              <w:rPr>
                <w:rFonts w:ascii="Arial" w:eastAsia="Times New Roman" w:hAnsi="Arial"/>
                <w:color w:val="auto"/>
                <w:sz w:val="14"/>
                <w:szCs w:val="14"/>
                <w:lang w:eastAsia="en-GB"/>
              </w:rPr>
            </w:pPr>
          </w:p>
        </w:tc>
        <w:tc>
          <w:tcPr>
            <w:tcW w:w="1814" w:type="dxa"/>
            <w:shd w:val="clear" w:color="000000" w:fill="F2F2F2"/>
            <w:noWrap/>
            <w:vAlign w:val="center"/>
            <w:hideMark/>
          </w:tcPr>
          <w:p w14:paraId="0352B0E2" w14:textId="3E00A345"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0.41</w:t>
            </w:r>
          </w:p>
        </w:tc>
      </w:tr>
      <w:tr w:rsidR="000E1441" w:rsidRPr="00A3099B" w14:paraId="5B66B6EF" w14:textId="77777777" w:rsidTr="000E1441">
        <w:trPr>
          <w:trHeight w:val="180"/>
        </w:trPr>
        <w:tc>
          <w:tcPr>
            <w:tcW w:w="2040" w:type="dxa"/>
            <w:shd w:val="clear" w:color="auto" w:fill="auto"/>
            <w:noWrap/>
            <w:vAlign w:val="center"/>
            <w:hideMark/>
          </w:tcPr>
          <w:p w14:paraId="5DFF6A76" w14:textId="77777777" w:rsidR="000E1441" w:rsidRPr="00A3099B" w:rsidRDefault="000E1441" w:rsidP="000E1441">
            <w:pPr>
              <w:spacing w:line="240" w:lineRule="auto"/>
              <w:jc w:val="right"/>
              <w:rPr>
                <w:rFonts w:ascii="Arial" w:eastAsia="Times New Roman" w:hAnsi="Arial"/>
                <w:color w:val="auto"/>
                <w:sz w:val="14"/>
                <w:szCs w:val="14"/>
                <w:lang w:eastAsia="en-GB"/>
              </w:rPr>
            </w:pPr>
            <w:proofErr w:type="spellStart"/>
            <w:r w:rsidRPr="00A3099B">
              <w:rPr>
                <w:rFonts w:ascii="Arial" w:eastAsia="Times New Roman" w:hAnsi="Arial"/>
                <w:color w:val="auto"/>
                <w:sz w:val="14"/>
                <w:szCs w:val="14"/>
                <w:lang w:eastAsia="en-GB"/>
              </w:rPr>
              <w:t>Umerkot</w:t>
            </w:r>
            <w:proofErr w:type="spellEnd"/>
          </w:p>
        </w:tc>
        <w:tc>
          <w:tcPr>
            <w:tcW w:w="932" w:type="dxa"/>
            <w:shd w:val="clear" w:color="000000" w:fill="FFFFFF"/>
            <w:noWrap/>
            <w:vAlign w:val="center"/>
            <w:hideMark/>
          </w:tcPr>
          <w:p w14:paraId="2AA423E2" w14:textId="28287A3B"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63,502</w:t>
            </w:r>
          </w:p>
        </w:tc>
        <w:tc>
          <w:tcPr>
            <w:tcW w:w="1002" w:type="dxa"/>
            <w:shd w:val="clear" w:color="000000" w:fill="FFFFFF"/>
            <w:noWrap/>
            <w:vAlign w:val="center"/>
            <w:hideMark/>
          </w:tcPr>
          <w:p w14:paraId="760167F8" w14:textId="16A8CDAE"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133,562</w:t>
            </w:r>
          </w:p>
        </w:tc>
        <w:tc>
          <w:tcPr>
            <w:tcW w:w="905" w:type="dxa"/>
            <w:shd w:val="clear" w:color="000000" w:fill="F2F2F2"/>
            <w:noWrap/>
            <w:vAlign w:val="center"/>
            <w:hideMark/>
          </w:tcPr>
          <w:p w14:paraId="2EFE9140" w14:textId="15B41DEC"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0.48</w:t>
            </w:r>
          </w:p>
        </w:tc>
        <w:tc>
          <w:tcPr>
            <w:tcW w:w="932" w:type="dxa"/>
            <w:shd w:val="clear" w:color="000000" w:fill="FFFFFF"/>
            <w:noWrap/>
            <w:vAlign w:val="center"/>
            <w:hideMark/>
          </w:tcPr>
          <w:p w14:paraId="77171D56" w14:textId="490C6B70"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39,505</w:t>
            </w:r>
          </w:p>
        </w:tc>
        <w:tc>
          <w:tcPr>
            <w:tcW w:w="1002" w:type="dxa"/>
            <w:shd w:val="clear" w:color="000000" w:fill="FFFFFF"/>
            <w:noWrap/>
            <w:vAlign w:val="center"/>
            <w:hideMark/>
          </w:tcPr>
          <w:p w14:paraId="4CCD6B52" w14:textId="371459AE"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w:t>
            </w:r>
          </w:p>
        </w:tc>
        <w:tc>
          <w:tcPr>
            <w:tcW w:w="866" w:type="dxa"/>
            <w:shd w:val="clear" w:color="000000" w:fill="F2F2F2"/>
            <w:noWrap/>
            <w:vAlign w:val="center"/>
            <w:hideMark/>
          </w:tcPr>
          <w:p w14:paraId="7F9B0506" w14:textId="22C13577" w:rsidR="000E1441" w:rsidRPr="00A3099B" w:rsidRDefault="000E1441" w:rsidP="000E1441">
            <w:pPr>
              <w:spacing w:line="240" w:lineRule="auto"/>
              <w:jc w:val="right"/>
              <w:rPr>
                <w:rFonts w:ascii="Arial" w:eastAsia="Times New Roman" w:hAnsi="Arial"/>
                <w:color w:val="auto"/>
                <w:sz w:val="14"/>
                <w:szCs w:val="14"/>
                <w:lang w:eastAsia="en-GB"/>
              </w:rPr>
            </w:pPr>
          </w:p>
        </w:tc>
        <w:tc>
          <w:tcPr>
            <w:tcW w:w="1814" w:type="dxa"/>
            <w:shd w:val="clear" w:color="000000" w:fill="F2F2F2"/>
            <w:noWrap/>
            <w:vAlign w:val="center"/>
            <w:hideMark/>
          </w:tcPr>
          <w:p w14:paraId="791CA805" w14:textId="77D28472"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0.40</w:t>
            </w:r>
          </w:p>
        </w:tc>
      </w:tr>
      <w:tr w:rsidR="000E1441" w:rsidRPr="00A3099B" w14:paraId="2C26EEC6" w14:textId="77777777" w:rsidTr="000E1441">
        <w:trPr>
          <w:trHeight w:val="180"/>
        </w:trPr>
        <w:tc>
          <w:tcPr>
            <w:tcW w:w="2040" w:type="dxa"/>
            <w:shd w:val="clear" w:color="auto" w:fill="auto"/>
            <w:noWrap/>
            <w:vAlign w:val="center"/>
            <w:hideMark/>
          </w:tcPr>
          <w:p w14:paraId="0E84D70E" w14:textId="77777777" w:rsidR="000E1441" w:rsidRPr="00A3099B" w:rsidRDefault="000E1441" w:rsidP="000E1441">
            <w:pPr>
              <w:spacing w:line="240" w:lineRule="auto"/>
              <w:jc w:val="right"/>
              <w:rPr>
                <w:rFonts w:ascii="Arial" w:eastAsia="Times New Roman" w:hAnsi="Arial"/>
                <w:color w:val="auto"/>
                <w:sz w:val="14"/>
                <w:szCs w:val="14"/>
                <w:lang w:eastAsia="en-GB"/>
              </w:rPr>
            </w:pPr>
            <w:proofErr w:type="spellStart"/>
            <w:r w:rsidRPr="00A3099B">
              <w:rPr>
                <w:rFonts w:ascii="Arial" w:eastAsia="Times New Roman" w:hAnsi="Arial"/>
                <w:color w:val="auto"/>
                <w:sz w:val="14"/>
                <w:szCs w:val="14"/>
                <w:lang w:eastAsia="en-GB"/>
              </w:rPr>
              <w:t>Sanghar</w:t>
            </w:r>
            <w:proofErr w:type="spellEnd"/>
          </w:p>
        </w:tc>
        <w:tc>
          <w:tcPr>
            <w:tcW w:w="932" w:type="dxa"/>
            <w:shd w:val="clear" w:color="000000" w:fill="FFFFFF"/>
            <w:noWrap/>
            <w:vAlign w:val="center"/>
            <w:hideMark/>
          </w:tcPr>
          <w:p w14:paraId="193ADA9A" w14:textId="68412051"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52,005</w:t>
            </w:r>
          </w:p>
        </w:tc>
        <w:tc>
          <w:tcPr>
            <w:tcW w:w="1002" w:type="dxa"/>
            <w:shd w:val="clear" w:color="000000" w:fill="FFFFFF"/>
            <w:noWrap/>
            <w:vAlign w:val="center"/>
            <w:hideMark/>
          </w:tcPr>
          <w:p w14:paraId="01E1075D" w14:textId="7D7FF190"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82,991</w:t>
            </w:r>
          </w:p>
        </w:tc>
        <w:tc>
          <w:tcPr>
            <w:tcW w:w="905" w:type="dxa"/>
            <w:shd w:val="clear" w:color="000000" w:fill="F2F2F2"/>
            <w:noWrap/>
            <w:vAlign w:val="center"/>
            <w:hideMark/>
          </w:tcPr>
          <w:p w14:paraId="30E41DDA" w14:textId="65DE7890"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0.63</w:t>
            </w:r>
          </w:p>
        </w:tc>
        <w:tc>
          <w:tcPr>
            <w:tcW w:w="932" w:type="dxa"/>
            <w:shd w:val="clear" w:color="000000" w:fill="FFFFFF"/>
            <w:noWrap/>
            <w:vAlign w:val="center"/>
            <w:hideMark/>
          </w:tcPr>
          <w:p w14:paraId="3A5A0E56" w14:textId="589F5023"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49,951</w:t>
            </w:r>
          </w:p>
        </w:tc>
        <w:tc>
          <w:tcPr>
            <w:tcW w:w="1002" w:type="dxa"/>
            <w:shd w:val="clear" w:color="000000" w:fill="FFFFFF"/>
            <w:noWrap/>
            <w:vAlign w:val="center"/>
            <w:hideMark/>
          </w:tcPr>
          <w:p w14:paraId="2BE4D76E" w14:textId="0379009D"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71,027</w:t>
            </w:r>
          </w:p>
        </w:tc>
        <w:tc>
          <w:tcPr>
            <w:tcW w:w="866" w:type="dxa"/>
            <w:shd w:val="clear" w:color="000000" w:fill="F2F2F2"/>
            <w:noWrap/>
            <w:vAlign w:val="center"/>
            <w:hideMark/>
          </w:tcPr>
          <w:p w14:paraId="052956CE" w14:textId="69816742"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0.70</w:t>
            </w:r>
          </w:p>
        </w:tc>
        <w:tc>
          <w:tcPr>
            <w:tcW w:w="1814" w:type="dxa"/>
            <w:shd w:val="clear" w:color="000000" w:fill="F2F2F2"/>
            <w:noWrap/>
            <w:vAlign w:val="center"/>
            <w:hideMark/>
          </w:tcPr>
          <w:p w14:paraId="1DF3C706" w14:textId="0B836734"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0.64</w:t>
            </w:r>
          </w:p>
        </w:tc>
      </w:tr>
      <w:tr w:rsidR="000E1441" w:rsidRPr="00A3099B" w14:paraId="7A4CDF16" w14:textId="77777777" w:rsidTr="000E1441">
        <w:trPr>
          <w:trHeight w:val="180"/>
        </w:trPr>
        <w:tc>
          <w:tcPr>
            <w:tcW w:w="2040" w:type="dxa"/>
            <w:shd w:val="clear" w:color="auto" w:fill="auto"/>
            <w:noWrap/>
            <w:vAlign w:val="center"/>
            <w:hideMark/>
          </w:tcPr>
          <w:p w14:paraId="6CA2E13E" w14:textId="77777777" w:rsidR="000E1441" w:rsidRPr="00A3099B" w:rsidRDefault="000E1441" w:rsidP="000E1441">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Jacobabad</w:t>
            </w:r>
          </w:p>
        </w:tc>
        <w:tc>
          <w:tcPr>
            <w:tcW w:w="932" w:type="dxa"/>
            <w:shd w:val="clear" w:color="000000" w:fill="FFFFFF"/>
            <w:noWrap/>
            <w:vAlign w:val="center"/>
            <w:hideMark/>
          </w:tcPr>
          <w:p w14:paraId="3FA7F405" w14:textId="6465F693"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54,547</w:t>
            </w:r>
          </w:p>
        </w:tc>
        <w:tc>
          <w:tcPr>
            <w:tcW w:w="1002" w:type="dxa"/>
            <w:shd w:val="clear" w:color="000000" w:fill="FFFFFF"/>
            <w:noWrap/>
            <w:vAlign w:val="center"/>
            <w:hideMark/>
          </w:tcPr>
          <w:p w14:paraId="29493E42" w14:textId="4BC51D50"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141,636</w:t>
            </w:r>
          </w:p>
        </w:tc>
        <w:tc>
          <w:tcPr>
            <w:tcW w:w="905" w:type="dxa"/>
            <w:shd w:val="clear" w:color="000000" w:fill="F2F2F2"/>
            <w:noWrap/>
            <w:vAlign w:val="center"/>
            <w:hideMark/>
          </w:tcPr>
          <w:p w14:paraId="79E626AA" w14:textId="493FFCF0"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0.39</w:t>
            </w:r>
          </w:p>
        </w:tc>
        <w:tc>
          <w:tcPr>
            <w:tcW w:w="932" w:type="dxa"/>
            <w:shd w:val="clear" w:color="000000" w:fill="FFFFFF"/>
            <w:noWrap/>
            <w:vAlign w:val="center"/>
            <w:hideMark/>
          </w:tcPr>
          <w:p w14:paraId="0D664CE9" w14:textId="7CB182E3"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35,767</w:t>
            </w:r>
          </w:p>
        </w:tc>
        <w:tc>
          <w:tcPr>
            <w:tcW w:w="1002" w:type="dxa"/>
            <w:shd w:val="clear" w:color="000000" w:fill="FFFFFF"/>
            <w:noWrap/>
            <w:vAlign w:val="center"/>
            <w:hideMark/>
          </w:tcPr>
          <w:p w14:paraId="28A13195" w14:textId="6809796B"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45,324</w:t>
            </w:r>
          </w:p>
        </w:tc>
        <w:tc>
          <w:tcPr>
            <w:tcW w:w="866" w:type="dxa"/>
            <w:shd w:val="clear" w:color="000000" w:fill="F2F2F2"/>
            <w:noWrap/>
            <w:vAlign w:val="center"/>
            <w:hideMark/>
          </w:tcPr>
          <w:p w14:paraId="4AF7D7AD" w14:textId="359AB466"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0.79</w:t>
            </w:r>
          </w:p>
        </w:tc>
        <w:tc>
          <w:tcPr>
            <w:tcW w:w="1814" w:type="dxa"/>
            <w:shd w:val="clear" w:color="000000" w:fill="F2F2F2"/>
            <w:noWrap/>
            <w:vAlign w:val="center"/>
            <w:hideMark/>
          </w:tcPr>
          <w:p w14:paraId="2119EAAE" w14:textId="395641CE"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0.45</w:t>
            </w:r>
          </w:p>
        </w:tc>
      </w:tr>
      <w:tr w:rsidR="000E1441" w:rsidRPr="00A3099B" w14:paraId="7B7D620A" w14:textId="77777777" w:rsidTr="000E1441">
        <w:trPr>
          <w:trHeight w:val="180"/>
        </w:trPr>
        <w:tc>
          <w:tcPr>
            <w:tcW w:w="2040" w:type="dxa"/>
            <w:shd w:val="clear" w:color="auto" w:fill="auto"/>
            <w:noWrap/>
            <w:vAlign w:val="center"/>
            <w:hideMark/>
          </w:tcPr>
          <w:p w14:paraId="721752F0" w14:textId="77777777" w:rsidR="000E1441" w:rsidRPr="00A3099B" w:rsidRDefault="000E1441" w:rsidP="000E1441">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Larkana</w:t>
            </w:r>
          </w:p>
        </w:tc>
        <w:tc>
          <w:tcPr>
            <w:tcW w:w="932" w:type="dxa"/>
            <w:shd w:val="clear" w:color="000000" w:fill="FFFFFF"/>
            <w:noWrap/>
            <w:vAlign w:val="center"/>
            <w:hideMark/>
          </w:tcPr>
          <w:p w14:paraId="03D5BC73" w14:textId="2967BB83"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43,759</w:t>
            </w:r>
          </w:p>
        </w:tc>
        <w:tc>
          <w:tcPr>
            <w:tcW w:w="1002" w:type="dxa"/>
            <w:shd w:val="clear" w:color="000000" w:fill="FFFFFF"/>
            <w:noWrap/>
            <w:vAlign w:val="center"/>
            <w:hideMark/>
          </w:tcPr>
          <w:p w14:paraId="39AB339C" w14:textId="62B5C643"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61,573</w:t>
            </w:r>
          </w:p>
        </w:tc>
        <w:tc>
          <w:tcPr>
            <w:tcW w:w="905" w:type="dxa"/>
            <w:shd w:val="clear" w:color="000000" w:fill="F2F2F2"/>
            <w:noWrap/>
            <w:vAlign w:val="center"/>
            <w:hideMark/>
          </w:tcPr>
          <w:p w14:paraId="77E7CB79" w14:textId="4AA96C44"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0.71</w:t>
            </w:r>
          </w:p>
        </w:tc>
        <w:tc>
          <w:tcPr>
            <w:tcW w:w="932" w:type="dxa"/>
            <w:shd w:val="clear" w:color="000000" w:fill="FFFFFF"/>
            <w:noWrap/>
            <w:vAlign w:val="center"/>
            <w:hideMark/>
          </w:tcPr>
          <w:p w14:paraId="1275DF11" w14:textId="24036816"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39,018</w:t>
            </w:r>
          </w:p>
        </w:tc>
        <w:tc>
          <w:tcPr>
            <w:tcW w:w="1002" w:type="dxa"/>
            <w:shd w:val="clear" w:color="000000" w:fill="FFFFFF"/>
            <w:noWrap/>
            <w:vAlign w:val="center"/>
            <w:hideMark/>
          </w:tcPr>
          <w:p w14:paraId="4EFB3743" w14:textId="354AF517"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w:t>
            </w:r>
          </w:p>
        </w:tc>
        <w:tc>
          <w:tcPr>
            <w:tcW w:w="866" w:type="dxa"/>
            <w:shd w:val="clear" w:color="000000" w:fill="F2F2F2"/>
            <w:noWrap/>
            <w:vAlign w:val="center"/>
            <w:hideMark/>
          </w:tcPr>
          <w:p w14:paraId="1683E600" w14:textId="17A9445B" w:rsidR="000E1441" w:rsidRPr="00A3099B" w:rsidRDefault="000E1441" w:rsidP="000E1441">
            <w:pPr>
              <w:spacing w:line="240" w:lineRule="auto"/>
              <w:jc w:val="right"/>
              <w:rPr>
                <w:rFonts w:ascii="Arial" w:eastAsia="Times New Roman" w:hAnsi="Arial"/>
                <w:color w:val="auto"/>
                <w:sz w:val="14"/>
                <w:szCs w:val="14"/>
                <w:lang w:eastAsia="en-GB"/>
              </w:rPr>
            </w:pPr>
          </w:p>
        </w:tc>
        <w:tc>
          <w:tcPr>
            <w:tcW w:w="1814" w:type="dxa"/>
            <w:shd w:val="clear" w:color="000000" w:fill="F2F2F2"/>
            <w:noWrap/>
            <w:vAlign w:val="center"/>
            <w:hideMark/>
          </w:tcPr>
          <w:p w14:paraId="5D1B4D9D" w14:textId="25994409"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0.60</w:t>
            </w:r>
          </w:p>
        </w:tc>
      </w:tr>
      <w:tr w:rsidR="000E1441" w:rsidRPr="00A3099B" w14:paraId="1BF5F3CC" w14:textId="77777777" w:rsidTr="000E1441">
        <w:trPr>
          <w:trHeight w:val="180"/>
        </w:trPr>
        <w:tc>
          <w:tcPr>
            <w:tcW w:w="2040" w:type="dxa"/>
            <w:shd w:val="clear" w:color="auto" w:fill="auto"/>
            <w:noWrap/>
            <w:vAlign w:val="center"/>
            <w:hideMark/>
          </w:tcPr>
          <w:p w14:paraId="142709F4" w14:textId="77777777" w:rsidR="000E1441" w:rsidRPr="00A3099B" w:rsidRDefault="000E1441" w:rsidP="000E1441">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TMK</w:t>
            </w:r>
          </w:p>
        </w:tc>
        <w:tc>
          <w:tcPr>
            <w:tcW w:w="932" w:type="dxa"/>
            <w:shd w:val="clear" w:color="000000" w:fill="FFFFFF"/>
            <w:noWrap/>
            <w:vAlign w:val="center"/>
            <w:hideMark/>
          </w:tcPr>
          <w:p w14:paraId="38B593E8" w14:textId="70B82CF9"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35,546</w:t>
            </w:r>
          </w:p>
        </w:tc>
        <w:tc>
          <w:tcPr>
            <w:tcW w:w="1002" w:type="dxa"/>
            <w:shd w:val="clear" w:color="000000" w:fill="FFFFFF"/>
            <w:noWrap/>
            <w:vAlign w:val="center"/>
            <w:hideMark/>
          </w:tcPr>
          <w:p w14:paraId="28F802F3" w14:textId="417D9FE7"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13,024</w:t>
            </w:r>
          </w:p>
        </w:tc>
        <w:tc>
          <w:tcPr>
            <w:tcW w:w="905" w:type="dxa"/>
            <w:shd w:val="clear" w:color="000000" w:fill="F2F2F2"/>
            <w:noWrap/>
            <w:vAlign w:val="center"/>
            <w:hideMark/>
          </w:tcPr>
          <w:p w14:paraId="4D95EBAF" w14:textId="523694BA"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2.73</w:t>
            </w:r>
          </w:p>
        </w:tc>
        <w:tc>
          <w:tcPr>
            <w:tcW w:w="932" w:type="dxa"/>
            <w:shd w:val="clear" w:color="000000" w:fill="FFFFFF"/>
            <w:noWrap/>
            <w:vAlign w:val="center"/>
            <w:hideMark/>
          </w:tcPr>
          <w:p w14:paraId="0B7F7663" w14:textId="475F639F"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32,033</w:t>
            </w:r>
          </w:p>
        </w:tc>
        <w:tc>
          <w:tcPr>
            <w:tcW w:w="1002" w:type="dxa"/>
            <w:shd w:val="clear" w:color="000000" w:fill="FFFFFF"/>
            <w:noWrap/>
            <w:vAlign w:val="center"/>
            <w:hideMark/>
          </w:tcPr>
          <w:p w14:paraId="33ED7754" w14:textId="39F5B294"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w:t>
            </w:r>
          </w:p>
        </w:tc>
        <w:tc>
          <w:tcPr>
            <w:tcW w:w="866" w:type="dxa"/>
            <w:shd w:val="clear" w:color="000000" w:fill="F2F2F2"/>
            <w:noWrap/>
            <w:vAlign w:val="center"/>
            <w:hideMark/>
          </w:tcPr>
          <w:p w14:paraId="3807904E" w14:textId="21D0A6E4" w:rsidR="000E1441" w:rsidRPr="00A3099B" w:rsidRDefault="000E1441" w:rsidP="000E1441">
            <w:pPr>
              <w:spacing w:line="240" w:lineRule="auto"/>
              <w:jc w:val="right"/>
              <w:rPr>
                <w:rFonts w:ascii="Arial" w:eastAsia="Times New Roman" w:hAnsi="Arial"/>
                <w:color w:val="auto"/>
                <w:sz w:val="14"/>
                <w:szCs w:val="14"/>
                <w:lang w:eastAsia="en-GB"/>
              </w:rPr>
            </w:pPr>
          </w:p>
        </w:tc>
        <w:tc>
          <w:tcPr>
            <w:tcW w:w="1814" w:type="dxa"/>
            <w:shd w:val="clear" w:color="000000" w:fill="F2F2F2"/>
            <w:noWrap/>
            <w:vAlign w:val="center"/>
            <w:hideMark/>
          </w:tcPr>
          <w:p w14:paraId="1537E26C" w14:textId="661F4835"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2.32</w:t>
            </w:r>
          </w:p>
        </w:tc>
      </w:tr>
      <w:tr w:rsidR="000E1441" w:rsidRPr="00A3099B" w14:paraId="226CBCF9" w14:textId="77777777" w:rsidTr="000E1441">
        <w:trPr>
          <w:trHeight w:val="180"/>
        </w:trPr>
        <w:tc>
          <w:tcPr>
            <w:tcW w:w="2040" w:type="dxa"/>
            <w:shd w:val="clear" w:color="auto" w:fill="auto"/>
            <w:noWrap/>
            <w:vAlign w:val="center"/>
            <w:hideMark/>
          </w:tcPr>
          <w:p w14:paraId="4596932E" w14:textId="77777777" w:rsidR="000E1441" w:rsidRPr="00A3099B" w:rsidRDefault="000E1441" w:rsidP="000E1441">
            <w:pPr>
              <w:spacing w:line="240" w:lineRule="auto"/>
              <w:jc w:val="right"/>
              <w:rPr>
                <w:rFonts w:ascii="Arial" w:eastAsia="Times New Roman" w:hAnsi="Arial"/>
                <w:color w:val="auto"/>
                <w:sz w:val="14"/>
                <w:szCs w:val="14"/>
                <w:lang w:eastAsia="en-GB"/>
              </w:rPr>
            </w:pPr>
            <w:r w:rsidRPr="00A3099B">
              <w:rPr>
                <w:rFonts w:ascii="Arial" w:eastAsia="Times New Roman" w:hAnsi="Arial"/>
                <w:color w:val="auto"/>
                <w:sz w:val="14"/>
                <w:szCs w:val="14"/>
                <w:lang w:eastAsia="en-GB"/>
              </w:rPr>
              <w:t>Badin</w:t>
            </w:r>
          </w:p>
        </w:tc>
        <w:tc>
          <w:tcPr>
            <w:tcW w:w="932" w:type="dxa"/>
            <w:shd w:val="clear" w:color="000000" w:fill="FFFFFF"/>
            <w:noWrap/>
            <w:vAlign w:val="center"/>
            <w:hideMark/>
          </w:tcPr>
          <w:p w14:paraId="3C991CC9" w14:textId="08325D7A"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48,303</w:t>
            </w:r>
          </w:p>
        </w:tc>
        <w:tc>
          <w:tcPr>
            <w:tcW w:w="1002" w:type="dxa"/>
            <w:shd w:val="clear" w:color="000000" w:fill="FFFFFF"/>
            <w:noWrap/>
            <w:vAlign w:val="center"/>
            <w:hideMark/>
          </w:tcPr>
          <w:p w14:paraId="58F21306" w14:textId="1271FA4C"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58,379</w:t>
            </w:r>
          </w:p>
        </w:tc>
        <w:tc>
          <w:tcPr>
            <w:tcW w:w="905" w:type="dxa"/>
            <w:shd w:val="clear" w:color="000000" w:fill="F2F2F2"/>
            <w:noWrap/>
            <w:vAlign w:val="center"/>
            <w:hideMark/>
          </w:tcPr>
          <w:p w14:paraId="59D0BC5F" w14:textId="3023E1D1"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0.83</w:t>
            </w:r>
          </w:p>
        </w:tc>
        <w:tc>
          <w:tcPr>
            <w:tcW w:w="932" w:type="dxa"/>
            <w:shd w:val="clear" w:color="000000" w:fill="FFFFFF"/>
            <w:noWrap/>
            <w:vAlign w:val="center"/>
            <w:hideMark/>
          </w:tcPr>
          <w:p w14:paraId="37D777A2" w14:textId="2F2B8C89"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47,723</w:t>
            </w:r>
          </w:p>
        </w:tc>
        <w:tc>
          <w:tcPr>
            <w:tcW w:w="1002" w:type="dxa"/>
            <w:shd w:val="clear" w:color="000000" w:fill="FFFFFF"/>
            <w:noWrap/>
            <w:vAlign w:val="center"/>
            <w:hideMark/>
          </w:tcPr>
          <w:p w14:paraId="601543A3" w14:textId="0A4F085A"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54,714</w:t>
            </w:r>
          </w:p>
        </w:tc>
        <w:tc>
          <w:tcPr>
            <w:tcW w:w="866" w:type="dxa"/>
            <w:shd w:val="clear" w:color="000000" w:fill="F2F2F2"/>
            <w:noWrap/>
            <w:vAlign w:val="center"/>
            <w:hideMark/>
          </w:tcPr>
          <w:p w14:paraId="2AD0B07D" w14:textId="41CE4916"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0.87</w:t>
            </w:r>
          </w:p>
        </w:tc>
        <w:tc>
          <w:tcPr>
            <w:tcW w:w="1814" w:type="dxa"/>
            <w:shd w:val="clear" w:color="000000" w:fill="F2F2F2"/>
            <w:noWrap/>
            <w:vAlign w:val="center"/>
            <w:hideMark/>
          </w:tcPr>
          <w:p w14:paraId="230F70F2" w14:textId="40F79AFC"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0.83</w:t>
            </w:r>
          </w:p>
        </w:tc>
      </w:tr>
      <w:tr w:rsidR="000E1441" w:rsidRPr="00A3099B" w14:paraId="5821796C" w14:textId="77777777" w:rsidTr="000E1441">
        <w:trPr>
          <w:trHeight w:val="180"/>
        </w:trPr>
        <w:tc>
          <w:tcPr>
            <w:tcW w:w="2040" w:type="dxa"/>
            <w:shd w:val="clear" w:color="auto" w:fill="auto"/>
            <w:noWrap/>
            <w:vAlign w:val="center"/>
            <w:hideMark/>
          </w:tcPr>
          <w:p w14:paraId="409A53C1" w14:textId="77777777" w:rsidR="000E1441" w:rsidRPr="00A3099B" w:rsidRDefault="000E1441" w:rsidP="000E1441">
            <w:pPr>
              <w:spacing w:line="240" w:lineRule="auto"/>
              <w:jc w:val="right"/>
              <w:rPr>
                <w:rFonts w:ascii="Arial" w:eastAsia="Times New Roman" w:hAnsi="Arial"/>
                <w:color w:val="auto"/>
                <w:sz w:val="14"/>
                <w:szCs w:val="14"/>
                <w:lang w:eastAsia="en-GB"/>
              </w:rPr>
            </w:pPr>
            <w:proofErr w:type="spellStart"/>
            <w:r w:rsidRPr="00A3099B">
              <w:rPr>
                <w:rFonts w:ascii="Arial" w:eastAsia="Times New Roman" w:hAnsi="Arial"/>
                <w:color w:val="auto"/>
                <w:sz w:val="14"/>
                <w:szCs w:val="14"/>
                <w:lang w:eastAsia="en-GB"/>
              </w:rPr>
              <w:t>Kambar</w:t>
            </w:r>
            <w:proofErr w:type="spellEnd"/>
            <w:r w:rsidRPr="00A3099B">
              <w:rPr>
                <w:rFonts w:ascii="Arial" w:eastAsia="Times New Roman" w:hAnsi="Arial"/>
                <w:color w:val="auto"/>
                <w:sz w:val="14"/>
                <w:szCs w:val="14"/>
                <w:lang w:eastAsia="en-GB"/>
              </w:rPr>
              <w:t xml:space="preserve"> </w:t>
            </w:r>
            <w:proofErr w:type="spellStart"/>
            <w:r w:rsidRPr="00A3099B">
              <w:rPr>
                <w:rFonts w:ascii="Arial" w:eastAsia="Times New Roman" w:hAnsi="Arial"/>
                <w:color w:val="auto"/>
                <w:sz w:val="14"/>
                <w:szCs w:val="14"/>
                <w:lang w:eastAsia="en-GB"/>
              </w:rPr>
              <w:t>Shahdadkot</w:t>
            </w:r>
            <w:proofErr w:type="spellEnd"/>
          </w:p>
        </w:tc>
        <w:tc>
          <w:tcPr>
            <w:tcW w:w="932" w:type="dxa"/>
            <w:shd w:val="clear" w:color="000000" w:fill="FFFFFF"/>
            <w:noWrap/>
            <w:vAlign w:val="center"/>
            <w:hideMark/>
          </w:tcPr>
          <w:p w14:paraId="7B8BEEE6" w14:textId="36004DF7"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40,619</w:t>
            </w:r>
          </w:p>
        </w:tc>
        <w:tc>
          <w:tcPr>
            <w:tcW w:w="1002" w:type="dxa"/>
            <w:shd w:val="clear" w:color="000000" w:fill="FFFFFF"/>
            <w:noWrap/>
            <w:vAlign w:val="center"/>
            <w:hideMark/>
          </w:tcPr>
          <w:p w14:paraId="4258DAF3" w14:textId="44BBC1E4" w:rsidR="000E1441" w:rsidRPr="00A3099B" w:rsidRDefault="000E1441" w:rsidP="000E1441">
            <w:pPr>
              <w:spacing w:line="240" w:lineRule="auto"/>
              <w:jc w:val="right"/>
              <w:rPr>
                <w:rFonts w:ascii="Arial" w:eastAsia="Times New Roman" w:hAnsi="Arial"/>
                <w:color w:val="auto"/>
                <w:sz w:val="14"/>
                <w:szCs w:val="14"/>
                <w:lang w:eastAsia="en-GB"/>
              </w:rPr>
            </w:pPr>
          </w:p>
        </w:tc>
        <w:tc>
          <w:tcPr>
            <w:tcW w:w="905" w:type="dxa"/>
            <w:shd w:val="clear" w:color="000000" w:fill="F2F2F2"/>
            <w:noWrap/>
            <w:vAlign w:val="center"/>
            <w:hideMark/>
          </w:tcPr>
          <w:p w14:paraId="65D47D9B" w14:textId="720A1467" w:rsidR="000E1441" w:rsidRPr="00A3099B" w:rsidRDefault="000E1441" w:rsidP="000E1441">
            <w:pPr>
              <w:spacing w:line="240" w:lineRule="auto"/>
              <w:jc w:val="right"/>
              <w:rPr>
                <w:rFonts w:ascii="Arial" w:eastAsia="Times New Roman" w:hAnsi="Arial"/>
                <w:color w:val="auto"/>
                <w:sz w:val="14"/>
                <w:szCs w:val="14"/>
                <w:lang w:eastAsia="en-GB"/>
              </w:rPr>
            </w:pPr>
          </w:p>
        </w:tc>
        <w:tc>
          <w:tcPr>
            <w:tcW w:w="932" w:type="dxa"/>
            <w:shd w:val="clear" w:color="000000" w:fill="FFFFFF"/>
            <w:noWrap/>
            <w:vAlign w:val="center"/>
            <w:hideMark/>
          </w:tcPr>
          <w:p w14:paraId="23E3A1A4" w14:textId="118A0491"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45,524</w:t>
            </w:r>
          </w:p>
        </w:tc>
        <w:tc>
          <w:tcPr>
            <w:tcW w:w="1002" w:type="dxa"/>
            <w:shd w:val="clear" w:color="000000" w:fill="FFFFFF"/>
            <w:noWrap/>
            <w:vAlign w:val="center"/>
            <w:hideMark/>
          </w:tcPr>
          <w:p w14:paraId="6EBCCD7E" w14:textId="3A1719E2"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99,888</w:t>
            </w:r>
          </w:p>
        </w:tc>
        <w:tc>
          <w:tcPr>
            <w:tcW w:w="866" w:type="dxa"/>
            <w:shd w:val="clear" w:color="000000" w:fill="F2F2F2"/>
            <w:noWrap/>
            <w:vAlign w:val="center"/>
            <w:hideMark/>
          </w:tcPr>
          <w:p w14:paraId="5C244E76" w14:textId="394D1DD9"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0.46</w:t>
            </w:r>
          </w:p>
        </w:tc>
        <w:tc>
          <w:tcPr>
            <w:tcW w:w="1814" w:type="dxa"/>
            <w:shd w:val="clear" w:color="000000" w:fill="F2F2F2"/>
            <w:noWrap/>
            <w:vAlign w:val="center"/>
            <w:hideMark/>
          </w:tcPr>
          <w:p w14:paraId="77E2F016" w14:textId="426B671C"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0.07</w:t>
            </w:r>
          </w:p>
        </w:tc>
      </w:tr>
      <w:tr w:rsidR="000E1441" w:rsidRPr="00A3099B" w14:paraId="00372A02" w14:textId="77777777" w:rsidTr="000E1441">
        <w:trPr>
          <w:trHeight w:val="180"/>
        </w:trPr>
        <w:tc>
          <w:tcPr>
            <w:tcW w:w="2040" w:type="dxa"/>
            <w:shd w:val="clear" w:color="auto" w:fill="auto"/>
            <w:noWrap/>
            <w:vAlign w:val="center"/>
            <w:hideMark/>
          </w:tcPr>
          <w:p w14:paraId="173C00C6" w14:textId="77777777" w:rsidR="000E1441" w:rsidRPr="00A3099B" w:rsidRDefault="000E1441" w:rsidP="000E1441">
            <w:pPr>
              <w:spacing w:line="240" w:lineRule="auto"/>
              <w:jc w:val="right"/>
              <w:rPr>
                <w:rFonts w:ascii="Arial" w:eastAsia="Times New Roman" w:hAnsi="Arial"/>
                <w:color w:val="auto"/>
                <w:sz w:val="14"/>
                <w:szCs w:val="14"/>
                <w:lang w:eastAsia="en-GB"/>
              </w:rPr>
            </w:pPr>
            <w:proofErr w:type="spellStart"/>
            <w:r w:rsidRPr="00A3099B">
              <w:rPr>
                <w:rFonts w:ascii="Arial" w:eastAsia="Times New Roman" w:hAnsi="Arial"/>
                <w:color w:val="auto"/>
                <w:sz w:val="14"/>
                <w:szCs w:val="14"/>
                <w:lang w:eastAsia="en-GB"/>
              </w:rPr>
              <w:t>Kashmore</w:t>
            </w:r>
            <w:proofErr w:type="spellEnd"/>
          </w:p>
        </w:tc>
        <w:tc>
          <w:tcPr>
            <w:tcW w:w="932" w:type="dxa"/>
            <w:shd w:val="clear" w:color="000000" w:fill="FFFFFF"/>
            <w:noWrap/>
            <w:vAlign w:val="center"/>
            <w:hideMark/>
          </w:tcPr>
          <w:p w14:paraId="73F66BEA" w14:textId="418B0997"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38,133</w:t>
            </w:r>
          </w:p>
        </w:tc>
        <w:tc>
          <w:tcPr>
            <w:tcW w:w="1002" w:type="dxa"/>
            <w:shd w:val="clear" w:color="000000" w:fill="FFFFFF"/>
            <w:noWrap/>
            <w:vAlign w:val="center"/>
            <w:hideMark/>
          </w:tcPr>
          <w:p w14:paraId="4F96F4DB" w14:textId="0ED61740"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16,845</w:t>
            </w:r>
          </w:p>
        </w:tc>
        <w:tc>
          <w:tcPr>
            <w:tcW w:w="905" w:type="dxa"/>
            <w:shd w:val="clear" w:color="000000" w:fill="F2F2F2"/>
            <w:noWrap/>
            <w:vAlign w:val="center"/>
            <w:hideMark/>
          </w:tcPr>
          <w:p w14:paraId="6D3C5158" w14:textId="22D179E5"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2.26</w:t>
            </w:r>
          </w:p>
        </w:tc>
        <w:tc>
          <w:tcPr>
            <w:tcW w:w="932" w:type="dxa"/>
            <w:shd w:val="clear" w:color="000000" w:fill="FFFFFF"/>
            <w:noWrap/>
            <w:vAlign w:val="center"/>
            <w:hideMark/>
          </w:tcPr>
          <w:p w14:paraId="3E098A5D" w14:textId="3C57877F"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33,841</w:t>
            </w:r>
          </w:p>
        </w:tc>
        <w:tc>
          <w:tcPr>
            <w:tcW w:w="1002" w:type="dxa"/>
            <w:shd w:val="clear" w:color="000000" w:fill="FFFFFF"/>
            <w:noWrap/>
            <w:vAlign w:val="center"/>
            <w:hideMark/>
          </w:tcPr>
          <w:p w14:paraId="0F0DF31F" w14:textId="69858502"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w:t>
            </w:r>
          </w:p>
        </w:tc>
        <w:tc>
          <w:tcPr>
            <w:tcW w:w="866" w:type="dxa"/>
            <w:shd w:val="clear" w:color="000000" w:fill="F2F2F2"/>
            <w:noWrap/>
            <w:vAlign w:val="center"/>
            <w:hideMark/>
          </w:tcPr>
          <w:p w14:paraId="25349DDE" w14:textId="424C879A" w:rsidR="000E1441" w:rsidRPr="00A3099B" w:rsidRDefault="000E1441" w:rsidP="000E1441">
            <w:pPr>
              <w:spacing w:line="240" w:lineRule="auto"/>
              <w:jc w:val="right"/>
              <w:rPr>
                <w:rFonts w:ascii="Arial" w:eastAsia="Times New Roman" w:hAnsi="Arial"/>
                <w:color w:val="auto"/>
                <w:sz w:val="14"/>
                <w:szCs w:val="14"/>
                <w:lang w:eastAsia="en-GB"/>
              </w:rPr>
            </w:pPr>
          </w:p>
        </w:tc>
        <w:tc>
          <w:tcPr>
            <w:tcW w:w="1814" w:type="dxa"/>
            <w:shd w:val="clear" w:color="000000" w:fill="F2F2F2"/>
            <w:noWrap/>
            <w:vAlign w:val="center"/>
            <w:hideMark/>
          </w:tcPr>
          <w:p w14:paraId="6E990A90" w14:textId="112FFF54" w:rsidR="000E1441" w:rsidRPr="00A3099B"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1.92</w:t>
            </w:r>
          </w:p>
        </w:tc>
      </w:tr>
    </w:tbl>
    <w:p w14:paraId="6A980CFB" w14:textId="77777777" w:rsidR="00FE7172" w:rsidRPr="005A2461" w:rsidRDefault="00FE7172" w:rsidP="00DF4951">
      <w:pPr>
        <w:pStyle w:val="Normalnumbered"/>
        <w:numPr>
          <w:ilvl w:val="0"/>
          <w:numId w:val="0"/>
        </w:numPr>
        <w:ind w:left="152"/>
      </w:pPr>
    </w:p>
    <w:p w14:paraId="1867A575" w14:textId="65E5B9FF" w:rsidR="00DF4951" w:rsidRPr="00335731" w:rsidRDefault="003A4A3D" w:rsidP="001638E2">
      <w:pPr>
        <w:pStyle w:val="Normalnumbered"/>
      </w:pPr>
      <w:r>
        <w:t>Reported c</w:t>
      </w:r>
      <w:r w:rsidR="001638E2">
        <w:t xml:space="preserve">urrent coverage </w:t>
      </w:r>
      <w:r>
        <w:t>(2019)</w:t>
      </w:r>
      <w:r w:rsidR="00EB778A">
        <w:t xml:space="preserve"> levels</w:t>
      </w:r>
      <w:r w:rsidR="00C502B9">
        <w:t xml:space="preserve"> </w:t>
      </w:r>
      <w:r w:rsidR="00577DFD">
        <w:t>for the treatment of diarrhoea with zinc and ORS</w:t>
      </w:r>
      <w:r w:rsidR="00C502B9">
        <w:t xml:space="preserve"> w</w:t>
      </w:r>
      <w:r w:rsidR="00EB778A">
        <w:t>ere</w:t>
      </w:r>
      <w:r w:rsidR="00C502B9">
        <w:t xml:space="preserve"> over </w:t>
      </w:r>
      <w:r w:rsidR="00D211F2">
        <w:t xml:space="preserve">100% for all nine </w:t>
      </w:r>
      <w:r w:rsidR="00EB778A">
        <w:t xml:space="preserve">NSP’s </w:t>
      </w:r>
      <w:r w:rsidR="00D211F2">
        <w:t>districts</w:t>
      </w:r>
      <w:r w:rsidR="00EB778A">
        <w:t>.</w:t>
      </w:r>
      <w:r w:rsidR="00E721F4">
        <w:t xml:space="preserve"> </w:t>
      </w:r>
      <w:r w:rsidR="00EB778A">
        <w:t>As these</w:t>
      </w:r>
      <w:r w:rsidR="00E721F4">
        <w:t xml:space="preserve"> coverage</w:t>
      </w:r>
      <w:r w:rsidR="00EB778A">
        <w:t>s</w:t>
      </w:r>
      <w:r w:rsidR="00E721F4">
        <w:t xml:space="preserve"> </w:t>
      </w:r>
      <w:r w:rsidR="00EB778A">
        <w:t>are</w:t>
      </w:r>
      <w:r w:rsidR="00E721F4">
        <w:t xml:space="preserve"> unrealistic</w:t>
      </w:r>
      <w:r w:rsidR="00EB778A">
        <w:t>,</w:t>
      </w:r>
      <w:r w:rsidR="00E721F4">
        <w:t xml:space="preserve"> </w:t>
      </w:r>
      <w:r w:rsidR="00EB778A">
        <w:t>they</w:t>
      </w:r>
      <w:r w:rsidR="00E721F4">
        <w:t xml:space="preserve"> should be revised by focal points</w:t>
      </w:r>
      <w:r w:rsidR="00EB778A">
        <w:t xml:space="preserve"> for future analysis. </w:t>
      </w:r>
      <w:r w:rsidR="00E721F4">
        <w:t xml:space="preserve"> </w:t>
      </w:r>
    </w:p>
    <w:p w14:paraId="3E7A234D" w14:textId="3DCECE16" w:rsidR="00826B95" w:rsidRDefault="006035D7" w:rsidP="00697784">
      <w:pPr>
        <w:pStyle w:val="Heading2"/>
        <w:rPr>
          <w:rStyle w:val="SubtleEmphasis"/>
          <w:b w:val="0"/>
          <w:bCs/>
        </w:rPr>
      </w:pPr>
      <w:bookmarkStart w:id="134" w:name="_Toc19545355"/>
      <w:r w:rsidRPr="00826B95">
        <w:rPr>
          <w:rStyle w:val="SubtleEmphasis"/>
          <w:b w:val="0"/>
          <w:bCs/>
        </w:rPr>
        <w:t>Lipid-based nutrition supplements</w:t>
      </w:r>
      <w:r w:rsidR="00436F7B" w:rsidRPr="00826B95">
        <w:rPr>
          <w:rStyle w:val="SubtleEmphasis"/>
          <w:b w:val="0"/>
          <w:bCs/>
        </w:rPr>
        <w:t xml:space="preserve"> (LNS)</w:t>
      </w:r>
      <w:bookmarkEnd w:id="134"/>
    </w:p>
    <w:p w14:paraId="41C4FF21" w14:textId="77777777" w:rsidR="00826B95" w:rsidRPr="00826B95" w:rsidRDefault="00826B95" w:rsidP="00826B95"/>
    <w:p w14:paraId="04DA3D8A" w14:textId="23AC923C" w:rsidR="00AF6811" w:rsidRPr="00C87C1A" w:rsidRDefault="00EB778A" w:rsidP="00AF6811">
      <w:pPr>
        <w:pStyle w:val="Normalnumbered"/>
        <w:rPr>
          <w:rFonts w:ascii="Calibri" w:eastAsiaTheme="minorHAnsi" w:hAnsi="Calibri"/>
          <w:color w:val="auto"/>
          <w:lang w:val="en-US" w:eastAsia="en-GB"/>
        </w:rPr>
      </w:pPr>
      <w:r>
        <w:rPr>
          <w:b/>
          <w:bCs/>
        </w:rPr>
        <w:t xml:space="preserve">A </w:t>
      </w:r>
      <w:r w:rsidR="00AA2CB0" w:rsidRPr="00DC10AA">
        <w:rPr>
          <w:b/>
          <w:bCs/>
        </w:rPr>
        <w:t>Lipid-based nutrition supplements (LNS) prog</w:t>
      </w:r>
      <w:r w:rsidR="0038333C" w:rsidRPr="00DC10AA">
        <w:rPr>
          <w:b/>
          <w:bCs/>
        </w:rPr>
        <w:t xml:space="preserve">ramme in Sindh </w:t>
      </w:r>
      <w:r w:rsidR="00A916AC">
        <w:rPr>
          <w:b/>
          <w:bCs/>
        </w:rPr>
        <w:t>was</w:t>
      </w:r>
      <w:r w:rsidR="0038333C" w:rsidRPr="00DC10AA">
        <w:rPr>
          <w:b/>
          <w:bCs/>
        </w:rPr>
        <w:t xml:space="preserve"> supported by WFP</w:t>
      </w:r>
      <w:r w:rsidR="00D06DD3" w:rsidRPr="00DC10AA">
        <w:rPr>
          <w:b/>
          <w:bCs/>
        </w:rPr>
        <w:t xml:space="preserve">, who </w:t>
      </w:r>
      <w:r w:rsidR="00A916AC">
        <w:rPr>
          <w:b/>
          <w:bCs/>
        </w:rPr>
        <w:t xml:space="preserve">provided </w:t>
      </w:r>
      <w:r w:rsidR="00D06DD3" w:rsidRPr="00DC10AA">
        <w:rPr>
          <w:b/>
          <w:bCs/>
        </w:rPr>
        <w:t xml:space="preserve">technical </w:t>
      </w:r>
      <w:r w:rsidR="00AF6811" w:rsidRPr="00DC10AA">
        <w:rPr>
          <w:b/>
          <w:bCs/>
        </w:rPr>
        <w:t xml:space="preserve">assistance to the provincial government </w:t>
      </w:r>
      <w:r w:rsidR="00AF6811" w:rsidRPr="00DC10AA">
        <w:rPr>
          <w:b/>
          <w:bCs/>
          <w:lang w:val="en-US"/>
        </w:rPr>
        <w:t xml:space="preserve">to implement a nutrient based stunting prevention operational research project in </w:t>
      </w:r>
      <w:r w:rsidR="00E2557E">
        <w:rPr>
          <w:b/>
          <w:bCs/>
          <w:lang w:val="en-US"/>
        </w:rPr>
        <w:t xml:space="preserve">the </w:t>
      </w:r>
      <w:r w:rsidR="00AF6811" w:rsidRPr="00DC10AA">
        <w:rPr>
          <w:b/>
          <w:bCs/>
          <w:lang w:val="en-US"/>
        </w:rPr>
        <w:t xml:space="preserve">district </w:t>
      </w:r>
      <w:r w:rsidR="00E2557E">
        <w:rPr>
          <w:b/>
          <w:bCs/>
          <w:lang w:val="en-US"/>
        </w:rPr>
        <w:t xml:space="preserve">of </w:t>
      </w:r>
      <w:proofErr w:type="spellStart"/>
      <w:r w:rsidR="00AF6811" w:rsidRPr="00DC10AA">
        <w:rPr>
          <w:b/>
          <w:bCs/>
          <w:lang w:val="en-US"/>
        </w:rPr>
        <w:t>Thatta</w:t>
      </w:r>
      <w:proofErr w:type="spellEnd"/>
      <w:r w:rsidR="00AF6811" w:rsidRPr="00DC10AA">
        <w:rPr>
          <w:b/>
          <w:bCs/>
          <w:lang w:val="en-US"/>
        </w:rPr>
        <w:t xml:space="preserve"> and </w:t>
      </w:r>
      <w:proofErr w:type="spellStart"/>
      <w:r w:rsidR="00AF6811" w:rsidRPr="00DC10AA">
        <w:rPr>
          <w:b/>
          <w:bCs/>
          <w:lang w:val="en-US"/>
        </w:rPr>
        <w:t>Sajjawal</w:t>
      </w:r>
      <w:proofErr w:type="spellEnd"/>
      <w:r w:rsidR="00AF6811" w:rsidRPr="00DC10AA">
        <w:rPr>
          <w:b/>
          <w:bCs/>
          <w:lang w:val="en-US"/>
        </w:rPr>
        <w:t>.</w:t>
      </w:r>
      <w:r w:rsidR="00AF6811">
        <w:rPr>
          <w:lang w:val="en-US"/>
        </w:rPr>
        <w:t xml:space="preserve"> The model is based on targeting the first 1000 days of life approach</w:t>
      </w:r>
      <w:r w:rsidR="00B92FFC">
        <w:rPr>
          <w:lang w:val="en-US"/>
        </w:rPr>
        <w:t xml:space="preserve"> and it is aiming to the </w:t>
      </w:r>
      <w:r w:rsidR="00AF6811" w:rsidRPr="00B92FFC">
        <w:rPr>
          <w:lang w:val="en-US"/>
        </w:rPr>
        <w:t>prevention of acute and chronic malnutrition</w:t>
      </w:r>
      <w:r w:rsidR="00D9676A">
        <w:rPr>
          <w:lang w:val="en-US"/>
        </w:rPr>
        <w:t xml:space="preserve">. It </w:t>
      </w:r>
      <w:r w:rsidR="000A3820">
        <w:rPr>
          <w:lang w:val="en-US"/>
        </w:rPr>
        <w:t>was</w:t>
      </w:r>
      <w:r w:rsidR="00D9676A">
        <w:rPr>
          <w:lang w:val="en-US"/>
        </w:rPr>
        <w:t xml:space="preserve"> i</w:t>
      </w:r>
      <w:r w:rsidR="00AF6811">
        <w:rPr>
          <w:lang w:val="en-US"/>
        </w:rPr>
        <w:t xml:space="preserve">mplemented through primary health care system (PHC) of the government, with the provision of locally produced </w:t>
      </w:r>
      <w:r w:rsidR="00D9676A">
        <w:rPr>
          <w:lang w:val="en-US"/>
        </w:rPr>
        <w:t>s</w:t>
      </w:r>
      <w:r w:rsidR="00AF6811">
        <w:rPr>
          <w:lang w:val="en-US"/>
        </w:rPr>
        <w:t xml:space="preserve">pecialized nutritious </w:t>
      </w:r>
      <w:r w:rsidR="00AF6811">
        <w:rPr>
          <w:lang w:val="en-US"/>
        </w:rPr>
        <w:lastRenderedPageBreak/>
        <w:t xml:space="preserve">products for prevention and behavior change communication, to the target groups (PLW, children 6-23 months) through the Lady Health Workers (LHW) of the PHC. The project was </w:t>
      </w:r>
      <w:r w:rsidR="000A3820">
        <w:rPr>
          <w:lang w:val="en-US"/>
        </w:rPr>
        <w:t>rolled out</w:t>
      </w:r>
      <w:r w:rsidR="00AF6811">
        <w:rPr>
          <w:lang w:val="en-US"/>
        </w:rPr>
        <w:t xml:space="preserve"> in 29 Union Councils, selected by Lady Health Workers (LHWs).</w:t>
      </w:r>
      <w:r w:rsidR="00F07760">
        <w:rPr>
          <w:lang w:val="en-US"/>
        </w:rPr>
        <w:t xml:space="preserve"> </w:t>
      </w:r>
      <w:r w:rsidR="00AF6811">
        <w:rPr>
          <w:lang w:val="en-US"/>
        </w:rPr>
        <w:t xml:space="preserve">During the project </w:t>
      </w:r>
      <w:r w:rsidR="00F07760">
        <w:rPr>
          <w:lang w:val="en-US"/>
        </w:rPr>
        <w:t>cycle about</w:t>
      </w:r>
      <w:r w:rsidR="00AF6811">
        <w:rPr>
          <w:lang w:val="en-US"/>
        </w:rPr>
        <w:t xml:space="preserve"> 48,891 pregnant and lactating women</w:t>
      </w:r>
      <w:r w:rsidR="000A3820">
        <w:rPr>
          <w:lang w:val="en-US"/>
        </w:rPr>
        <w:t xml:space="preserve"> (PLW)</w:t>
      </w:r>
      <w:r w:rsidR="00AF6811">
        <w:rPr>
          <w:lang w:val="en-US"/>
        </w:rPr>
        <w:t xml:space="preserve"> and 59,809 Children (6-23 months) have completed the project cycle covering the first 1,000 days of life</w:t>
      </w:r>
      <w:r>
        <w:rPr>
          <w:lang w:val="en-US"/>
        </w:rPr>
        <w:t>.</w:t>
      </w:r>
      <w:r w:rsidR="00AF6811" w:rsidRPr="00E2557E">
        <w:rPr>
          <w:b/>
          <w:bCs/>
        </w:rPr>
        <w:t xml:space="preserve"> </w:t>
      </w:r>
    </w:p>
    <w:p w14:paraId="693877C0" w14:textId="1E0EDC40" w:rsidR="00C87C1A" w:rsidRPr="00AF6811" w:rsidRDefault="004D1CEF" w:rsidP="00AF6811">
      <w:pPr>
        <w:pStyle w:val="Normalnumbered"/>
        <w:rPr>
          <w:rFonts w:ascii="Calibri" w:eastAsiaTheme="minorHAnsi" w:hAnsi="Calibri"/>
          <w:color w:val="auto"/>
          <w:lang w:val="en-US" w:eastAsia="en-GB"/>
        </w:rPr>
      </w:pPr>
      <w:r w:rsidRPr="00A131DC">
        <w:rPr>
          <w:rFonts w:ascii="Calibri" w:eastAsiaTheme="minorHAnsi" w:hAnsi="Calibri"/>
          <w:b/>
          <w:bCs/>
          <w:color w:val="auto"/>
          <w:lang w:val="en-US" w:eastAsia="en-GB"/>
        </w:rPr>
        <w:t xml:space="preserve">The unit costs </w:t>
      </w:r>
      <w:r w:rsidR="00903756" w:rsidRPr="00A131DC">
        <w:rPr>
          <w:rFonts w:ascii="Calibri" w:eastAsiaTheme="minorHAnsi" w:hAnsi="Calibri"/>
          <w:b/>
          <w:bCs/>
          <w:color w:val="auto"/>
          <w:lang w:val="en-US" w:eastAsia="en-GB"/>
        </w:rPr>
        <w:t xml:space="preserve">(provided by WFP) for this pilot </w:t>
      </w:r>
      <w:proofErr w:type="spellStart"/>
      <w:r w:rsidR="00542A1E">
        <w:rPr>
          <w:rFonts w:ascii="Calibri" w:eastAsiaTheme="minorHAnsi" w:hAnsi="Calibri"/>
          <w:b/>
          <w:bCs/>
          <w:color w:val="auto"/>
          <w:lang w:val="en-US" w:eastAsia="en-GB"/>
        </w:rPr>
        <w:t>programme</w:t>
      </w:r>
      <w:proofErr w:type="spellEnd"/>
      <w:r w:rsidR="00C94B2E" w:rsidRPr="00A131DC">
        <w:rPr>
          <w:rFonts w:ascii="Calibri" w:eastAsiaTheme="minorHAnsi" w:hAnsi="Calibri"/>
          <w:b/>
          <w:bCs/>
          <w:color w:val="auto"/>
          <w:lang w:val="en-US" w:eastAsia="en-GB"/>
        </w:rPr>
        <w:t xml:space="preserve"> </w:t>
      </w:r>
      <w:r w:rsidR="00C93CF5" w:rsidRPr="00A131DC">
        <w:rPr>
          <w:rFonts w:ascii="Calibri" w:eastAsiaTheme="minorHAnsi" w:hAnsi="Calibri"/>
          <w:b/>
          <w:bCs/>
          <w:color w:val="auto"/>
          <w:lang w:val="en-US" w:eastAsia="en-GB"/>
        </w:rPr>
        <w:t>w</w:t>
      </w:r>
      <w:r w:rsidR="00EB778A">
        <w:rPr>
          <w:rFonts w:ascii="Calibri" w:eastAsiaTheme="minorHAnsi" w:hAnsi="Calibri"/>
          <w:b/>
          <w:bCs/>
          <w:color w:val="auto"/>
          <w:lang w:val="en-US" w:eastAsia="en-GB"/>
        </w:rPr>
        <w:t>ere</w:t>
      </w:r>
      <w:r w:rsidR="00C93CF5" w:rsidRPr="00A131DC">
        <w:rPr>
          <w:rFonts w:ascii="Calibri" w:eastAsiaTheme="minorHAnsi" w:hAnsi="Calibri"/>
          <w:b/>
          <w:bCs/>
          <w:color w:val="auto"/>
          <w:lang w:val="en-US" w:eastAsia="en-GB"/>
        </w:rPr>
        <w:t xml:space="preserve"> </w:t>
      </w:r>
      <w:r w:rsidR="00697A2A" w:rsidRPr="00A131DC">
        <w:rPr>
          <w:rFonts w:ascii="Calibri" w:eastAsiaTheme="minorHAnsi" w:hAnsi="Calibri"/>
          <w:b/>
          <w:bCs/>
          <w:color w:val="auto"/>
          <w:lang w:val="en-US" w:eastAsia="en-GB"/>
        </w:rPr>
        <w:t xml:space="preserve">US$ </w:t>
      </w:r>
      <w:ins w:id="135" w:author="davide de beni" w:date="2019-10-28T22:06:00Z">
        <w:r w:rsidR="000E1441">
          <w:rPr>
            <w:rFonts w:ascii="Calibri" w:eastAsiaTheme="minorHAnsi" w:hAnsi="Calibri"/>
            <w:b/>
            <w:bCs/>
            <w:color w:val="auto"/>
            <w:lang w:val="en-US" w:eastAsia="en-GB"/>
          </w:rPr>
          <w:t xml:space="preserve">103 </w:t>
        </w:r>
      </w:ins>
      <w:del w:id="136" w:author="davide de beni" w:date="2019-10-28T22:06:00Z">
        <w:r w:rsidR="00697A2A" w:rsidRPr="00A131DC" w:rsidDel="000E1441">
          <w:rPr>
            <w:rFonts w:ascii="Calibri" w:eastAsiaTheme="minorHAnsi" w:hAnsi="Calibri"/>
            <w:b/>
            <w:bCs/>
            <w:color w:val="auto"/>
            <w:lang w:val="en-US" w:eastAsia="en-GB"/>
          </w:rPr>
          <w:delText xml:space="preserve">140 </w:delText>
        </w:r>
      </w:del>
      <w:r w:rsidR="00697A2A" w:rsidRPr="00A131DC">
        <w:rPr>
          <w:rFonts w:ascii="Calibri" w:eastAsiaTheme="minorHAnsi" w:hAnsi="Calibri"/>
          <w:b/>
          <w:bCs/>
          <w:color w:val="auto"/>
          <w:lang w:val="en-US" w:eastAsia="en-GB"/>
        </w:rPr>
        <w:t xml:space="preserve">(PKR 15,415) </w:t>
      </w:r>
      <w:r w:rsidR="00A016A3" w:rsidRPr="00A131DC">
        <w:rPr>
          <w:rFonts w:ascii="Calibri" w:eastAsiaTheme="minorHAnsi" w:hAnsi="Calibri"/>
          <w:b/>
          <w:bCs/>
          <w:color w:val="auto"/>
          <w:lang w:val="en-US" w:eastAsia="en-GB"/>
        </w:rPr>
        <w:t>for children and US$</w:t>
      </w:r>
      <w:r w:rsidR="008170EA" w:rsidRPr="00A131DC">
        <w:rPr>
          <w:rFonts w:ascii="Calibri" w:eastAsiaTheme="minorHAnsi" w:hAnsi="Calibri"/>
          <w:b/>
          <w:bCs/>
          <w:color w:val="auto"/>
          <w:lang w:val="en-US" w:eastAsia="en-GB"/>
        </w:rPr>
        <w:t xml:space="preserve"> </w:t>
      </w:r>
      <w:del w:id="137" w:author="davide de beni" w:date="2019-10-28T22:06:00Z">
        <w:r w:rsidR="008170EA" w:rsidRPr="00A131DC" w:rsidDel="000E1441">
          <w:rPr>
            <w:rFonts w:ascii="Calibri" w:eastAsiaTheme="minorHAnsi" w:hAnsi="Calibri"/>
            <w:b/>
            <w:bCs/>
            <w:color w:val="auto"/>
            <w:lang w:val="en-US" w:eastAsia="en-GB"/>
          </w:rPr>
          <w:delText xml:space="preserve">187 </w:delText>
        </w:r>
      </w:del>
      <w:ins w:id="138" w:author="davide de beni" w:date="2019-10-28T22:06:00Z">
        <w:r w:rsidR="000E1441">
          <w:rPr>
            <w:rFonts w:ascii="Calibri" w:eastAsiaTheme="minorHAnsi" w:hAnsi="Calibri"/>
            <w:b/>
            <w:bCs/>
            <w:color w:val="auto"/>
            <w:lang w:val="en-US" w:eastAsia="en-GB"/>
          </w:rPr>
          <w:t>137</w:t>
        </w:r>
        <w:r w:rsidR="000E1441" w:rsidRPr="00A131DC">
          <w:rPr>
            <w:rFonts w:ascii="Calibri" w:eastAsiaTheme="minorHAnsi" w:hAnsi="Calibri"/>
            <w:b/>
            <w:bCs/>
            <w:color w:val="auto"/>
            <w:lang w:val="en-US" w:eastAsia="en-GB"/>
          </w:rPr>
          <w:t xml:space="preserve"> </w:t>
        </w:r>
      </w:ins>
      <w:r w:rsidR="008170EA" w:rsidRPr="00A131DC">
        <w:rPr>
          <w:rFonts w:ascii="Calibri" w:eastAsiaTheme="minorHAnsi" w:hAnsi="Calibri"/>
          <w:b/>
          <w:bCs/>
          <w:color w:val="auto"/>
          <w:lang w:val="en-US" w:eastAsia="en-GB"/>
        </w:rPr>
        <w:t xml:space="preserve">(PKR </w:t>
      </w:r>
      <w:r w:rsidR="00196E50" w:rsidRPr="00A131DC">
        <w:rPr>
          <w:rFonts w:ascii="Calibri" w:eastAsiaTheme="minorHAnsi" w:hAnsi="Calibri"/>
          <w:b/>
          <w:bCs/>
          <w:color w:val="auto"/>
          <w:lang w:val="en-US" w:eastAsia="en-GB"/>
        </w:rPr>
        <w:t xml:space="preserve">20,572) for </w:t>
      </w:r>
      <w:r w:rsidR="000A3820" w:rsidRPr="00A131DC">
        <w:rPr>
          <w:rFonts w:ascii="Calibri" w:eastAsiaTheme="minorHAnsi" w:hAnsi="Calibri"/>
          <w:b/>
          <w:bCs/>
          <w:color w:val="auto"/>
          <w:lang w:val="en-US" w:eastAsia="en-GB"/>
        </w:rPr>
        <w:t>PLW</w:t>
      </w:r>
      <w:r w:rsidR="004F129B" w:rsidRPr="00A131DC">
        <w:rPr>
          <w:rFonts w:ascii="Calibri" w:eastAsiaTheme="minorHAnsi" w:hAnsi="Calibri"/>
          <w:b/>
          <w:bCs/>
          <w:color w:val="auto"/>
          <w:lang w:val="en-US" w:eastAsia="en-GB"/>
        </w:rPr>
        <w:t>.</w:t>
      </w:r>
      <w:r w:rsidR="004F129B">
        <w:rPr>
          <w:rFonts w:ascii="Calibri" w:eastAsiaTheme="minorHAnsi" w:hAnsi="Calibri"/>
          <w:color w:val="auto"/>
          <w:lang w:val="en-US" w:eastAsia="en-GB"/>
        </w:rPr>
        <w:t xml:space="preserve"> This is based on the </w:t>
      </w:r>
      <w:r w:rsidR="00223F16">
        <w:rPr>
          <w:rFonts w:ascii="Calibri" w:eastAsiaTheme="minorHAnsi" w:hAnsi="Calibri"/>
          <w:color w:val="auto"/>
          <w:lang w:val="en-US" w:eastAsia="en-GB"/>
        </w:rPr>
        <w:t xml:space="preserve">currency </w:t>
      </w:r>
      <w:r w:rsidR="004F129B">
        <w:rPr>
          <w:rFonts w:ascii="Calibri" w:eastAsiaTheme="minorHAnsi" w:hAnsi="Calibri"/>
          <w:color w:val="auto"/>
          <w:lang w:val="en-US" w:eastAsia="en-GB"/>
        </w:rPr>
        <w:t>conversation r</w:t>
      </w:r>
      <w:r w:rsidR="00223F16">
        <w:rPr>
          <w:rFonts w:ascii="Calibri" w:eastAsiaTheme="minorHAnsi" w:hAnsi="Calibri"/>
          <w:color w:val="auto"/>
          <w:lang w:val="en-US" w:eastAsia="en-GB"/>
        </w:rPr>
        <w:t xml:space="preserve">ate used in this analysis: </w:t>
      </w:r>
      <w:r w:rsidR="00223F16">
        <w:rPr>
          <w:bCs/>
        </w:rPr>
        <w:t xml:space="preserve"> </w:t>
      </w:r>
      <w:ins w:id="139" w:author="davide de beni" w:date="2019-10-28T22:06:00Z">
        <w:r w:rsidR="000E1441">
          <w:rPr>
            <w:bCs/>
          </w:rPr>
          <w:t xml:space="preserve">150 </w:t>
        </w:r>
      </w:ins>
      <w:del w:id="140" w:author="davide de beni" w:date="2019-10-28T22:06:00Z">
        <w:r w:rsidR="00223F16" w:rsidDel="000E1441">
          <w:rPr>
            <w:bCs/>
          </w:rPr>
          <w:delText xml:space="preserve">110 </w:delText>
        </w:r>
      </w:del>
      <w:r w:rsidR="00223F16">
        <w:rPr>
          <w:bCs/>
        </w:rPr>
        <w:t>PKR to 1 US$.</w:t>
      </w:r>
      <w:r w:rsidR="00A131DC">
        <w:rPr>
          <w:rFonts w:ascii="Calibri" w:eastAsiaTheme="minorHAnsi" w:hAnsi="Calibri"/>
          <w:color w:val="auto"/>
          <w:lang w:val="en-US" w:eastAsia="en-GB"/>
        </w:rPr>
        <w:t xml:space="preserve"> </w:t>
      </w:r>
      <w:r w:rsidR="00A131DC" w:rsidRPr="00E2557E">
        <w:rPr>
          <w:b/>
          <w:bCs/>
        </w:rPr>
        <w:t>Estimated geographical coverage was 44%</w:t>
      </w:r>
      <w:r w:rsidR="00EB778A">
        <w:rPr>
          <w:b/>
          <w:bCs/>
        </w:rPr>
        <w:t xml:space="preserve"> in the two districts only</w:t>
      </w:r>
      <w:r w:rsidR="00A131DC" w:rsidRPr="00E2557E">
        <w:rPr>
          <w:b/>
          <w:bCs/>
        </w:rPr>
        <w:t>.</w:t>
      </w:r>
    </w:p>
    <w:tbl>
      <w:tblPr>
        <w:tblW w:w="0" w:type="auto"/>
        <w:tblLook w:val="04A0" w:firstRow="1" w:lastRow="0" w:firstColumn="1" w:lastColumn="0" w:noHBand="0" w:noVBand="1"/>
      </w:tblPr>
      <w:tblGrid>
        <w:gridCol w:w="1181"/>
        <w:gridCol w:w="822"/>
        <w:gridCol w:w="1276"/>
        <w:gridCol w:w="1274"/>
        <w:gridCol w:w="1276"/>
        <w:gridCol w:w="1070"/>
        <w:gridCol w:w="708"/>
      </w:tblGrid>
      <w:tr w:rsidR="00C222EA" w:rsidRPr="00972C0D" w14:paraId="6B716D5F" w14:textId="77777777" w:rsidTr="00C94B2E">
        <w:trPr>
          <w:trHeight w:val="540"/>
        </w:trPr>
        <w:tc>
          <w:tcPr>
            <w:tcW w:w="1762"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6B486501"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Monthly Ration for child</w:t>
            </w:r>
          </w:p>
        </w:tc>
        <w:tc>
          <w:tcPr>
            <w:tcW w:w="5604" w:type="dxa"/>
            <w:gridSpan w:val="5"/>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5357D41E"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Costs (children)</w:t>
            </w:r>
          </w:p>
        </w:tc>
      </w:tr>
      <w:tr w:rsidR="00972C0D" w:rsidRPr="00972C0D" w14:paraId="6793E835" w14:textId="77777777" w:rsidTr="00C222EA">
        <w:trPr>
          <w:trHeight w:val="902"/>
        </w:trPr>
        <w:tc>
          <w:tcPr>
            <w:tcW w:w="0" w:type="auto"/>
            <w:tcBorders>
              <w:top w:val="nil"/>
              <w:left w:val="single" w:sz="4" w:space="0" w:color="auto"/>
              <w:bottom w:val="single" w:sz="4" w:space="0" w:color="auto"/>
              <w:right w:val="single" w:sz="4" w:space="0" w:color="auto"/>
            </w:tcBorders>
            <w:shd w:val="clear" w:color="000000" w:fill="F2F2F2"/>
            <w:vAlign w:val="center"/>
            <w:hideMark/>
          </w:tcPr>
          <w:p w14:paraId="797DB39E"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 xml:space="preserve">LNS </w:t>
            </w:r>
            <w:r w:rsidRPr="00972C0D">
              <w:rPr>
                <w:rFonts w:ascii="Arial" w:eastAsia="Times New Roman" w:hAnsi="Arial"/>
                <w:b/>
                <w:bCs/>
                <w:color w:val="000000"/>
                <w:sz w:val="14"/>
                <w:szCs w:val="14"/>
                <w:lang w:eastAsia="en-GB"/>
              </w:rPr>
              <w:br/>
              <w:t>( Wawa mum)</w:t>
            </w:r>
            <w:r w:rsidRPr="00972C0D">
              <w:rPr>
                <w:rFonts w:ascii="Arial" w:eastAsia="Times New Roman" w:hAnsi="Arial"/>
                <w:b/>
                <w:bCs/>
                <w:color w:val="000000"/>
                <w:sz w:val="14"/>
                <w:szCs w:val="14"/>
                <w:lang w:eastAsia="en-GB"/>
              </w:rPr>
              <w:br/>
              <w:t xml:space="preserve"> Kg </w:t>
            </w:r>
            <w:r w:rsidRPr="00972C0D">
              <w:rPr>
                <w:rFonts w:ascii="Arial" w:eastAsia="Times New Roman" w:hAnsi="Arial"/>
                <w:b/>
                <w:bCs/>
                <w:color w:val="000000"/>
                <w:sz w:val="14"/>
                <w:szCs w:val="14"/>
                <w:lang w:eastAsia="en-GB"/>
              </w:rPr>
              <w:br/>
              <w:t>Monthly ration</w:t>
            </w:r>
          </w:p>
        </w:tc>
        <w:tc>
          <w:tcPr>
            <w:tcW w:w="822" w:type="dxa"/>
            <w:tcBorders>
              <w:top w:val="nil"/>
              <w:left w:val="nil"/>
              <w:bottom w:val="single" w:sz="4" w:space="0" w:color="auto"/>
              <w:right w:val="single" w:sz="4" w:space="0" w:color="auto"/>
            </w:tcBorders>
            <w:shd w:val="clear" w:color="000000" w:fill="F2F2F2"/>
            <w:vAlign w:val="center"/>
            <w:hideMark/>
          </w:tcPr>
          <w:p w14:paraId="6660B9FE"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Quantity for 18 months (Kg)</w:t>
            </w:r>
          </w:p>
        </w:tc>
        <w:tc>
          <w:tcPr>
            <w:tcW w:w="1276" w:type="dxa"/>
            <w:tcBorders>
              <w:top w:val="nil"/>
              <w:left w:val="nil"/>
              <w:bottom w:val="single" w:sz="4" w:space="0" w:color="auto"/>
              <w:right w:val="single" w:sz="4" w:space="0" w:color="auto"/>
            </w:tcBorders>
            <w:shd w:val="clear" w:color="000000" w:fill="F2F2F2"/>
            <w:vAlign w:val="center"/>
            <w:hideMark/>
          </w:tcPr>
          <w:p w14:paraId="27CC4062" w14:textId="193DDED9"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LNS-</w:t>
            </w:r>
            <w:proofErr w:type="spellStart"/>
            <w:r w:rsidRPr="00972C0D">
              <w:rPr>
                <w:rFonts w:ascii="Arial" w:eastAsia="Times New Roman" w:hAnsi="Arial"/>
                <w:b/>
                <w:bCs/>
                <w:color w:val="000000"/>
                <w:sz w:val="14"/>
                <w:szCs w:val="14"/>
                <w:lang w:eastAsia="en-GB"/>
              </w:rPr>
              <w:t>Wawamum</w:t>
            </w:r>
            <w:proofErr w:type="spellEnd"/>
            <w:r w:rsidRPr="00972C0D">
              <w:rPr>
                <w:rFonts w:ascii="Arial" w:eastAsia="Times New Roman" w:hAnsi="Arial"/>
                <w:b/>
                <w:bCs/>
                <w:color w:val="000000"/>
                <w:sz w:val="14"/>
                <w:szCs w:val="14"/>
                <w:lang w:eastAsia="en-GB"/>
              </w:rPr>
              <w:t> cost</w:t>
            </w:r>
            <w:r w:rsidRPr="00972C0D">
              <w:rPr>
                <w:rFonts w:ascii="Arial" w:eastAsia="Times New Roman" w:hAnsi="Arial"/>
                <w:b/>
                <w:bCs/>
                <w:color w:val="000000"/>
                <w:sz w:val="14"/>
                <w:szCs w:val="14"/>
                <w:lang w:eastAsia="en-GB"/>
              </w:rPr>
              <w:br/>
              <w:t xml:space="preserve">( commodity only per Kg) </w:t>
            </w:r>
          </w:p>
        </w:tc>
        <w:tc>
          <w:tcPr>
            <w:tcW w:w="1274" w:type="dxa"/>
            <w:tcBorders>
              <w:top w:val="nil"/>
              <w:left w:val="nil"/>
              <w:bottom w:val="single" w:sz="4" w:space="0" w:color="auto"/>
              <w:right w:val="single" w:sz="4" w:space="0" w:color="auto"/>
            </w:tcBorders>
            <w:shd w:val="clear" w:color="000000" w:fill="F2F2F2"/>
            <w:vAlign w:val="center"/>
            <w:hideMark/>
          </w:tcPr>
          <w:p w14:paraId="61CEB3C9"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 xml:space="preserve">LNS </w:t>
            </w:r>
            <w:proofErr w:type="spellStart"/>
            <w:r w:rsidRPr="00972C0D">
              <w:rPr>
                <w:rFonts w:ascii="Arial" w:eastAsia="Times New Roman" w:hAnsi="Arial"/>
                <w:b/>
                <w:bCs/>
                <w:color w:val="000000"/>
                <w:sz w:val="14"/>
                <w:szCs w:val="14"/>
                <w:lang w:eastAsia="en-GB"/>
              </w:rPr>
              <w:t>Wawamum</w:t>
            </w:r>
            <w:proofErr w:type="spellEnd"/>
            <w:r w:rsidRPr="00972C0D">
              <w:rPr>
                <w:rFonts w:ascii="Arial" w:eastAsia="Times New Roman" w:hAnsi="Arial"/>
                <w:b/>
                <w:bCs/>
                <w:color w:val="000000"/>
                <w:sz w:val="14"/>
                <w:szCs w:val="14"/>
                <w:lang w:eastAsia="en-GB"/>
              </w:rPr>
              <w:t> cost</w:t>
            </w:r>
            <w:r w:rsidRPr="00972C0D">
              <w:rPr>
                <w:rFonts w:ascii="Arial" w:eastAsia="Times New Roman" w:hAnsi="Arial"/>
                <w:b/>
                <w:bCs/>
                <w:color w:val="000000"/>
                <w:sz w:val="14"/>
                <w:szCs w:val="14"/>
                <w:lang w:eastAsia="en-GB"/>
              </w:rPr>
              <w:br/>
              <w:t xml:space="preserve">( commodity for 18 months) </w:t>
            </w:r>
          </w:p>
        </w:tc>
        <w:tc>
          <w:tcPr>
            <w:tcW w:w="1276" w:type="dxa"/>
            <w:tcBorders>
              <w:top w:val="nil"/>
              <w:left w:val="nil"/>
              <w:bottom w:val="single" w:sz="4" w:space="0" w:color="auto"/>
              <w:right w:val="single" w:sz="4" w:space="0" w:color="auto"/>
            </w:tcBorders>
            <w:shd w:val="clear" w:color="000000" w:fill="F2F2F2"/>
            <w:vAlign w:val="center"/>
            <w:hideMark/>
          </w:tcPr>
          <w:p w14:paraId="51D40B19"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Operational cost/</w:t>
            </w:r>
            <w:proofErr w:type="gramStart"/>
            <w:r w:rsidRPr="00972C0D">
              <w:rPr>
                <w:rFonts w:ascii="Arial" w:eastAsia="Times New Roman" w:hAnsi="Arial"/>
                <w:b/>
                <w:bCs/>
                <w:color w:val="000000"/>
                <w:sz w:val="14"/>
                <w:szCs w:val="14"/>
                <w:lang w:eastAsia="en-GB"/>
              </w:rPr>
              <w:t>child  for</w:t>
            </w:r>
            <w:proofErr w:type="gramEnd"/>
            <w:r w:rsidRPr="00972C0D">
              <w:rPr>
                <w:rFonts w:ascii="Arial" w:eastAsia="Times New Roman" w:hAnsi="Arial"/>
                <w:b/>
                <w:bCs/>
                <w:color w:val="000000"/>
                <w:sz w:val="14"/>
                <w:szCs w:val="14"/>
                <w:lang w:eastAsia="en-GB"/>
              </w:rPr>
              <w:t xml:space="preserve"> 18 months </w:t>
            </w:r>
            <w:r w:rsidRPr="00972C0D">
              <w:rPr>
                <w:rFonts w:ascii="Arial" w:eastAsia="Times New Roman" w:hAnsi="Arial"/>
                <w:b/>
                <w:bCs/>
                <w:color w:val="000000"/>
                <w:sz w:val="14"/>
                <w:szCs w:val="14"/>
                <w:lang w:eastAsia="en-GB"/>
              </w:rPr>
              <w:br/>
              <w:t>( 6-23 months)</w:t>
            </w:r>
          </w:p>
        </w:tc>
        <w:tc>
          <w:tcPr>
            <w:tcW w:w="1778" w:type="dxa"/>
            <w:gridSpan w:val="2"/>
            <w:tcBorders>
              <w:top w:val="single" w:sz="4" w:space="0" w:color="auto"/>
              <w:left w:val="nil"/>
              <w:bottom w:val="single" w:sz="4" w:space="0" w:color="auto"/>
              <w:right w:val="single" w:sz="4" w:space="0" w:color="auto"/>
            </w:tcBorders>
            <w:shd w:val="clear" w:color="000000" w:fill="D9D9D9"/>
            <w:vAlign w:val="center"/>
            <w:hideMark/>
          </w:tcPr>
          <w:p w14:paraId="4EBA9932" w14:textId="4FF1730B"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 xml:space="preserve">Unit cost for 18 months for 1 </w:t>
            </w:r>
            <w:r w:rsidR="00C87C1A" w:rsidRPr="00972C0D">
              <w:rPr>
                <w:rFonts w:ascii="Arial" w:eastAsia="Times New Roman" w:hAnsi="Arial"/>
                <w:b/>
                <w:bCs/>
                <w:color w:val="000000"/>
                <w:sz w:val="14"/>
                <w:szCs w:val="14"/>
                <w:lang w:eastAsia="en-GB"/>
              </w:rPr>
              <w:t>child</w:t>
            </w:r>
          </w:p>
        </w:tc>
      </w:tr>
      <w:tr w:rsidR="00972C0D" w:rsidRPr="00972C0D" w14:paraId="52778732" w14:textId="77777777" w:rsidTr="00C222EA">
        <w:trPr>
          <w:trHeight w:val="293"/>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30401950" w14:textId="53256B59" w:rsidR="00972C0D" w:rsidRPr="00972C0D" w:rsidRDefault="00972C0D" w:rsidP="00C222EA">
            <w:pPr>
              <w:spacing w:line="240" w:lineRule="auto"/>
              <w:jc w:val="center"/>
              <w:rPr>
                <w:rFonts w:ascii="Arial" w:eastAsia="Times New Roman" w:hAnsi="Arial"/>
                <w:b/>
                <w:bCs/>
                <w:color w:val="000000"/>
                <w:sz w:val="14"/>
                <w:szCs w:val="14"/>
                <w:lang w:eastAsia="en-GB"/>
              </w:rPr>
            </w:pPr>
          </w:p>
        </w:tc>
        <w:tc>
          <w:tcPr>
            <w:tcW w:w="822" w:type="dxa"/>
            <w:tcBorders>
              <w:top w:val="nil"/>
              <w:left w:val="nil"/>
              <w:bottom w:val="single" w:sz="4" w:space="0" w:color="auto"/>
              <w:right w:val="single" w:sz="4" w:space="0" w:color="auto"/>
            </w:tcBorders>
            <w:shd w:val="clear" w:color="000000" w:fill="FFFFFF"/>
            <w:vAlign w:val="center"/>
            <w:hideMark/>
          </w:tcPr>
          <w:p w14:paraId="2617E6A9" w14:textId="5D941F0E" w:rsidR="00972C0D" w:rsidRPr="00972C0D" w:rsidRDefault="00972C0D" w:rsidP="00C222EA">
            <w:pPr>
              <w:spacing w:line="240" w:lineRule="auto"/>
              <w:jc w:val="center"/>
              <w:rPr>
                <w:rFonts w:ascii="Arial" w:eastAsia="Times New Roman" w:hAnsi="Arial"/>
                <w:b/>
                <w:bCs/>
                <w:color w:val="000000"/>
                <w:sz w:val="14"/>
                <w:szCs w:val="14"/>
                <w:lang w:eastAsia="en-GB"/>
              </w:rPr>
            </w:pPr>
          </w:p>
        </w:tc>
        <w:tc>
          <w:tcPr>
            <w:tcW w:w="1276" w:type="dxa"/>
            <w:tcBorders>
              <w:top w:val="nil"/>
              <w:left w:val="nil"/>
              <w:bottom w:val="single" w:sz="4" w:space="0" w:color="auto"/>
              <w:right w:val="single" w:sz="4" w:space="0" w:color="auto"/>
            </w:tcBorders>
            <w:shd w:val="clear" w:color="000000" w:fill="FFFFFF"/>
            <w:vAlign w:val="center"/>
            <w:hideMark/>
          </w:tcPr>
          <w:p w14:paraId="7DF897A4" w14:textId="77777777" w:rsidR="00972C0D" w:rsidRPr="00972C0D" w:rsidRDefault="00972C0D" w:rsidP="00C222EA">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PKR</w:t>
            </w:r>
          </w:p>
        </w:tc>
        <w:tc>
          <w:tcPr>
            <w:tcW w:w="1274" w:type="dxa"/>
            <w:tcBorders>
              <w:top w:val="nil"/>
              <w:left w:val="nil"/>
              <w:bottom w:val="single" w:sz="4" w:space="0" w:color="auto"/>
              <w:right w:val="single" w:sz="4" w:space="0" w:color="auto"/>
            </w:tcBorders>
            <w:shd w:val="clear" w:color="000000" w:fill="FFFFFF"/>
            <w:vAlign w:val="center"/>
            <w:hideMark/>
          </w:tcPr>
          <w:p w14:paraId="44DE5BE6" w14:textId="77777777" w:rsidR="00972C0D" w:rsidRPr="00972C0D" w:rsidRDefault="00972C0D" w:rsidP="00C222EA">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PKR</w:t>
            </w:r>
          </w:p>
        </w:tc>
        <w:tc>
          <w:tcPr>
            <w:tcW w:w="1276" w:type="dxa"/>
            <w:tcBorders>
              <w:top w:val="nil"/>
              <w:left w:val="nil"/>
              <w:bottom w:val="single" w:sz="4" w:space="0" w:color="auto"/>
              <w:right w:val="single" w:sz="4" w:space="0" w:color="auto"/>
            </w:tcBorders>
            <w:shd w:val="clear" w:color="000000" w:fill="FFFFFF"/>
            <w:vAlign w:val="center"/>
            <w:hideMark/>
          </w:tcPr>
          <w:p w14:paraId="217860FF" w14:textId="77777777" w:rsidR="00972C0D" w:rsidRPr="00972C0D" w:rsidRDefault="00972C0D" w:rsidP="00C222EA">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PKR</w:t>
            </w:r>
          </w:p>
        </w:tc>
        <w:tc>
          <w:tcPr>
            <w:tcW w:w="1070" w:type="dxa"/>
            <w:tcBorders>
              <w:top w:val="nil"/>
              <w:left w:val="nil"/>
              <w:bottom w:val="single" w:sz="4" w:space="0" w:color="auto"/>
              <w:right w:val="single" w:sz="4" w:space="0" w:color="auto"/>
            </w:tcBorders>
            <w:shd w:val="clear" w:color="000000" w:fill="FFFFFF"/>
            <w:vAlign w:val="center"/>
            <w:hideMark/>
          </w:tcPr>
          <w:p w14:paraId="222DD355" w14:textId="77777777" w:rsidR="00972C0D" w:rsidRPr="00972C0D" w:rsidRDefault="00972C0D" w:rsidP="00C222EA">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PKR</w:t>
            </w:r>
          </w:p>
        </w:tc>
        <w:tc>
          <w:tcPr>
            <w:tcW w:w="708" w:type="dxa"/>
            <w:tcBorders>
              <w:top w:val="nil"/>
              <w:left w:val="nil"/>
              <w:bottom w:val="single" w:sz="4" w:space="0" w:color="auto"/>
              <w:right w:val="single" w:sz="4" w:space="0" w:color="auto"/>
            </w:tcBorders>
            <w:shd w:val="clear" w:color="000000" w:fill="FFFFFF"/>
            <w:vAlign w:val="center"/>
            <w:hideMark/>
          </w:tcPr>
          <w:p w14:paraId="53111C4D" w14:textId="77777777" w:rsidR="00972C0D" w:rsidRPr="00972C0D" w:rsidRDefault="00972C0D" w:rsidP="00C222EA">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USD</w:t>
            </w:r>
          </w:p>
        </w:tc>
      </w:tr>
      <w:tr w:rsidR="00C222EA" w:rsidRPr="00972C0D" w14:paraId="586EE560" w14:textId="77777777" w:rsidTr="00C222EA">
        <w:trPr>
          <w:trHeight w:val="263"/>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E8A5F1B" w14:textId="77777777" w:rsidR="00972C0D" w:rsidRPr="00972C0D" w:rsidRDefault="00972C0D" w:rsidP="00C222EA">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1.5</w:t>
            </w:r>
          </w:p>
        </w:tc>
        <w:tc>
          <w:tcPr>
            <w:tcW w:w="822" w:type="dxa"/>
            <w:tcBorders>
              <w:top w:val="nil"/>
              <w:left w:val="nil"/>
              <w:bottom w:val="single" w:sz="4" w:space="0" w:color="auto"/>
              <w:right w:val="single" w:sz="4" w:space="0" w:color="auto"/>
            </w:tcBorders>
            <w:shd w:val="clear" w:color="auto" w:fill="auto"/>
            <w:noWrap/>
            <w:vAlign w:val="center"/>
            <w:hideMark/>
          </w:tcPr>
          <w:p w14:paraId="2D6F75C3" w14:textId="77777777" w:rsidR="00972C0D" w:rsidRPr="00972C0D" w:rsidRDefault="00972C0D" w:rsidP="00C222EA">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27</w:t>
            </w:r>
          </w:p>
        </w:tc>
        <w:tc>
          <w:tcPr>
            <w:tcW w:w="1276" w:type="dxa"/>
            <w:tcBorders>
              <w:top w:val="nil"/>
              <w:left w:val="nil"/>
              <w:bottom w:val="single" w:sz="4" w:space="0" w:color="auto"/>
              <w:right w:val="single" w:sz="4" w:space="0" w:color="auto"/>
            </w:tcBorders>
            <w:shd w:val="clear" w:color="auto" w:fill="auto"/>
            <w:noWrap/>
            <w:vAlign w:val="center"/>
            <w:hideMark/>
          </w:tcPr>
          <w:p w14:paraId="28058359" w14:textId="77777777" w:rsidR="00972C0D" w:rsidRPr="00972C0D" w:rsidRDefault="00972C0D" w:rsidP="00C222EA">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338</w:t>
            </w:r>
          </w:p>
        </w:tc>
        <w:tc>
          <w:tcPr>
            <w:tcW w:w="1274" w:type="dxa"/>
            <w:tcBorders>
              <w:top w:val="nil"/>
              <w:left w:val="nil"/>
              <w:bottom w:val="single" w:sz="4" w:space="0" w:color="auto"/>
              <w:right w:val="single" w:sz="4" w:space="0" w:color="auto"/>
            </w:tcBorders>
            <w:shd w:val="clear" w:color="auto" w:fill="auto"/>
            <w:noWrap/>
            <w:vAlign w:val="center"/>
            <w:hideMark/>
          </w:tcPr>
          <w:p w14:paraId="768CA813" w14:textId="1E6BA33E" w:rsidR="00972C0D" w:rsidRPr="00972C0D" w:rsidRDefault="00972C0D" w:rsidP="00C222EA">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9,119.07</w:t>
            </w:r>
          </w:p>
        </w:tc>
        <w:tc>
          <w:tcPr>
            <w:tcW w:w="1276" w:type="dxa"/>
            <w:tcBorders>
              <w:top w:val="nil"/>
              <w:left w:val="nil"/>
              <w:bottom w:val="single" w:sz="4" w:space="0" w:color="auto"/>
              <w:right w:val="single" w:sz="4" w:space="0" w:color="auto"/>
            </w:tcBorders>
            <w:shd w:val="clear" w:color="auto" w:fill="auto"/>
            <w:noWrap/>
            <w:vAlign w:val="center"/>
            <w:hideMark/>
          </w:tcPr>
          <w:p w14:paraId="0D18CA54" w14:textId="3101BFD9" w:rsidR="00972C0D" w:rsidRPr="00972C0D" w:rsidRDefault="00972C0D" w:rsidP="00C222EA">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6,296.50</w:t>
            </w:r>
          </w:p>
        </w:tc>
        <w:tc>
          <w:tcPr>
            <w:tcW w:w="1070" w:type="dxa"/>
            <w:tcBorders>
              <w:top w:val="nil"/>
              <w:left w:val="nil"/>
              <w:bottom w:val="single" w:sz="4" w:space="0" w:color="auto"/>
              <w:right w:val="single" w:sz="4" w:space="0" w:color="auto"/>
            </w:tcBorders>
            <w:shd w:val="clear" w:color="auto" w:fill="auto"/>
            <w:noWrap/>
            <w:vAlign w:val="center"/>
            <w:hideMark/>
          </w:tcPr>
          <w:p w14:paraId="0B16C1E0" w14:textId="7AA76449" w:rsidR="00972C0D" w:rsidRPr="00972C0D" w:rsidRDefault="00972C0D" w:rsidP="00C222EA">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15,415.57</w:t>
            </w:r>
          </w:p>
        </w:tc>
        <w:tc>
          <w:tcPr>
            <w:tcW w:w="708" w:type="dxa"/>
            <w:tcBorders>
              <w:top w:val="nil"/>
              <w:left w:val="nil"/>
              <w:bottom w:val="single" w:sz="4" w:space="0" w:color="auto"/>
              <w:right w:val="single" w:sz="4" w:space="0" w:color="auto"/>
            </w:tcBorders>
            <w:shd w:val="clear" w:color="auto" w:fill="auto"/>
            <w:noWrap/>
            <w:vAlign w:val="center"/>
            <w:hideMark/>
          </w:tcPr>
          <w:p w14:paraId="03185B30" w14:textId="0CB02BBF" w:rsidR="00972C0D" w:rsidRPr="00972C0D" w:rsidRDefault="000E1441" w:rsidP="00C222EA">
            <w:pPr>
              <w:spacing w:line="240" w:lineRule="auto"/>
              <w:jc w:val="center"/>
              <w:rPr>
                <w:rFonts w:ascii="Arial" w:eastAsia="Times New Roman" w:hAnsi="Arial"/>
                <w:b/>
                <w:bCs/>
                <w:color w:val="000000"/>
                <w:sz w:val="14"/>
                <w:szCs w:val="14"/>
                <w:lang w:eastAsia="en-GB"/>
              </w:rPr>
            </w:pPr>
            <w:r>
              <w:rPr>
                <w:rFonts w:ascii="Arial" w:eastAsia="Times New Roman" w:hAnsi="Arial"/>
                <w:b/>
                <w:bCs/>
                <w:color w:val="000000"/>
                <w:sz w:val="14"/>
                <w:szCs w:val="14"/>
                <w:lang w:eastAsia="en-GB"/>
              </w:rPr>
              <w:t>102.77</w:t>
            </w:r>
          </w:p>
        </w:tc>
      </w:tr>
      <w:tr w:rsidR="00C222EA" w:rsidRPr="00972C0D" w14:paraId="6F75F0B0" w14:textId="77777777" w:rsidTr="00C222EA">
        <w:trPr>
          <w:trHeight w:val="248"/>
        </w:trPr>
        <w:tc>
          <w:tcPr>
            <w:tcW w:w="0" w:type="auto"/>
            <w:tcBorders>
              <w:top w:val="nil"/>
              <w:left w:val="nil"/>
              <w:bottom w:val="nil"/>
              <w:right w:val="nil"/>
            </w:tcBorders>
            <w:shd w:val="clear" w:color="auto" w:fill="auto"/>
            <w:noWrap/>
            <w:vAlign w:val="center"/>
            <w:hideMark/>
          </w:tcPr>
          <w:p w14:paraId="316282C6" w14:textId="77777777" w:rsidR="00972C0D" w:rsidRPr="00972C0D" w:rsidRDefault="00972C0D" w:rsidP="00972C0D">
            <w:pPr>
              <w:spacing w:line="240" w:lineRule="auto"/>
              <w:jc w:val="right"/>
              <w:rPr>
                <w:rFonts w:ascii="Arial" w:eastAsia="Times New Roman" w:hAnsi="Arial"/>
                <w:b/>
                <w:bCs/>
                <w:color w:val="000000"/>
                <w:sz w:val="14"/>
                <w:szCs w:val="14"/>
                <w:lang w:eastAsia="en-GB"/>
              </w:rPr>
            </w:pPr>
          </w:p>
        </w:tc>
        <w:tc>
          <w:tcPr>
            <w:tcW w:w="822" w:type="dxa"/>
            <w:tcBorders>
              <w:top w:val="nil"/>
              <w:left w:val="nil"/>
              <w:bottom w:val="nil"/>
              <w:right w:val="nil"/>
            </w:tcBorders>
            <w:shd w:val="clear" w:color="auto" w:fill="auto"/>
            <w:noWrap/>
            <w:vAlign w:val="center"/>
            <w:hideMark/>
          </w:tcPr>
          <w:p w14:paraId="2B3FA9D1" w14:textId="77777777" w:rsidR="00972C0D" w:rsidRPr="00972C0D" w:rsidRDefault="00972C0D" w:rsidP="00972C0D">
            <w:pPr>
              <w:spacing w:line="240" w:lineRule="auto"/>
              <w:jc w:val="right"/>
              <w:rPr>
                <w:rFonts w:ascii="Times New Roman" w:eastAsia="Times New Roman" w:hAnsi="Times New Roman" w:cs="Times New Roman"/>
                <w:color w:val="auto"/>
                <w:sz w:val="20"/>
                <w:szCs w:val="20"/>
                <w:lang w:eastAsia="en-GB"/>
              </w:rPr>
            </w:pPr>
          </w:p>
        </w:tc>
        <w:tc>
          <w:tcPr>
            <w:tcW w:w="1276" w:type="dxa"/>
            <w:tcBorders>
              <w:top w:val="nil"/>
              <w:left w:val="nil"/>
              <w:bottom w:val="nil"/>
              <w:right w:val="nil"/>
            </w:tcBorders>
            <w:shd w:val="clear" w:color="auto" w:fill="auto"/>
            <w:noWrap/>
            <w:vAlign w:val="center"/>
            <w:hideMark/>
          </w:tcPr>
          <w:p w14:paraId="44628021" w14:textId="77777777" w:rsidR="00972C0D" w:rsidRPr="00972C0D" w:rsidRDefault="00972C0D" w:rsidP="00972C0D">
            <w:pPr>
              <w:spacing w:line="240" w:lineRule="auto"/>
              <w:jc w:val="right"/>
              <w:rPr>
                <w:rFonts w:ascii="Times New Roman" w:eastAsia="Times New Roman" w:hAnsi="Times New Roman" w:cs="Times New Roman"/>
                <w:color w:val="auto"/>
                <w:sz w:val="20"/>
                <w:szCs w:val="20"/>
                <w:lang w:eastAsia="en-GB"/>
              </w:rPr>
            </w:pPr>
          </w:p>
        </w:tc>
        <w:tc>
          <w:tcPr>
            <w:tcW w:w="1274" w:type="dxa"/>
            <w:tcBorders>
              <w:top w:val="nil"/>
              <w:left w:val="nil"/>
              <w:bottom w:val="nil"/>
              <w:right w:val="nil"/>
            </w:tcBorders>
            <w:shd w:val="clear" w:color="auto" w:fill="auto"/>
            <w:noWrap/>
            <w:vAlign w:val="center"/>
            <w:hideMark/>
          </w:tcPr>
          <w:p w14:paraId="11DA5D97" w14:textId="77777777" w:rsidR="00972C0D" w:rsidRPr="00972C0D" w:rsidRDefault="00972C0D" w:rsidP="00972C0D">
            <w:pPr>
              <w:spacing w:line="240" w:lineRule="auto"/>
              <w:jc w:val="right"/>
              <w:rPr>
                <w:rFonts w:ascii="Times New Roman" w:eastAsia="Times New Roman" w:hAnsi="Times New Roman" w:cs="Times New Roman"/>
                <w:color w:val="auto"/>
                <w:sz w:val="20"/>
                <w:szCs w:val="20"/>
                <w:lang w:eastAsia="en-GB"/>
              </w:rPr>
            </w:pPr>
          </w:p>
        </w:tc>
        <w:tc>
          <w:tcPr>
            <w:tcW w:w="1276" w:type="dxa"/>
            <w:tcBorders>
              <w:top w:val="nil"/>
              <w:left w:val="nil"/>
              <w:bottom w:val="nil"/>
              <w:right w:val="nil"/>
            </w:tcBorders>
            <w:shd w:val="clear" w:color="auto" w:fill="auto"/>
            <w:noWrap/>
            <w:vAlign w:val="center"/>
            <w:hideMark/>
          </w:tcPr>
          <w:p w14:paraId="0145170B" w14:textId="77777777" w:rsidR="00972C0D" w:rsidRPr="00972C0D" w:rsidRDefault="00972C0D" w:rsidP="00972C0D">
            <w:pPr>
              <w:spacing w:line="240" w:lineRule="auto"/>
              <w:jc w:val="right"/>
              <w:rPr>
                <w:rFonts w:ascii="Times New Roman" w:eastAsia="Times New Roman" w:hAnsi="Times New Roman" w:cs="Times New Roman"/>
                <w:color w:val="auto"/>
                <w:sz w:val="20"/>
                <w:szCs w:val="20"/>
                <w:lang w:eastAsia="en-GB"/>
              </w:rPr>
            </w:pPr>
          </w:p>
        </w:tc>
        <w:tc>
          <w:tcPr>
            <w:tcW w:w="1070" w:type="dxa"/>
            <w:tcBorders>
              <w:top w:val="nil"/>
              <w:left w:val="nil"/>
              <w:bottom w:val="nil"/>
              <w:right w:val="nil"/>
            </w:tcBorders>
            <w:shd w:val="clear" w:color="auto" w:fill="auto"/>
            <w:noWrap/>
            <w:vAlign w:val="center"/>
            <w:hideMark/>
          </w:tcPr>
          <w:p w14:paraId="5291A26A" w14:textId="77777777" w:rsidR="00972C0D" w:rsidRPr="00972C0D" w:rsidRDefault="00972C0D" w:rsidP="00972C0D">
            <w:pPr>
              <w:spacing w:line="240" w:lineRule="auto"/>
              <w:jc w:val="right"/>
              <w:rPr>
                <w:rFonts w:ascii="Times New Roman" w:eastAsia="Times New Roman" w:hAnsi="Times New Roman" w:cs="Times New Roman"/>
                <w:color w:val="auto"/>
                <w:sz w:val="20"/>
                <w:szCs w:val="20"/>
                <w:lang w:eastAsia="en-GB"/>
              </w:rPr>
            </w:pPr>
          </w:p>
        </w:tc>
        <w:tc>
          <w:tcPr>
            <w:tcW w:w="708" w:type="dxa"/>
            <w:tcBorders>
              <w:top w:val="nil"/>
              <w:left w:val="nil"/>
              <w:bottom w:val="nil"/>
              <w:right w:val="nil"/>
            </w:tcBorders>
            <w:shd w:val="clear" w:color="auto" w:fill="auto"/>
            <w:noWrap/>
            <w:vAlign w:val="bottom"/>
            <w:hideMark/>
          </w:tcPr>
          <w:p w14:paraId="381096CC" w14:textId="77777777" w:rsidR="00972C0D" w:rsidRPr="00972C0D" w:rsidRDefault="00972C0D" w:rsidP="00972C0D">
            <w:pPr>
              <w:spacing w:line="240" w:lineRule="auto"/>
              <w:jc w:val="right"/>
              <w:rPr>
                <w:rFonts w:ascii="Times New Roman" w:eastAsia="Times New Roman" w:hAnsi="Times New Roman" w:cs="Times New Roman"/>
                <w:color w:val="auto"/>
                <w:sz w:val="20"/>
                <w:szCs w:val="20"/>
                <w:lang w:eastAsia="en-GB"/>
              </w:rPr>
            </w:pPr>
          </w:p>
        </w:tc>
      </w:tr>
      <w:tr w:rsidR="00C222EA" w:rsidRPr="00972C0D" w14:paraId="025DD799" w14:textId="77777777" w:rsidTr="00C94B2E">
        <w:trPr>
          <w:trHeight w:val="540"/>
        </w:trPr>
        <w:tc>
          <w:tcPr>
            <w:tcW w:w="1762" w:type="dxa"/>
            <w:gridSpan w:val="2"/>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14:paraId="1A9F9550"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Monthly Ration for PLW</w:t>
            </w:r>
          </w:p>
        </w:tc>
        <w:tc>
          <w:tcPr>
            <w:tcW w:w="5604" w:type="dxa"/>
            <w:gridSpan w:val="5"/>
            <w:tcBorders>
              <w:top w:val="single" w:sz="4" w:space="0" w:color="auto"/>
              <w:left w:val="nil"/>
              <w:bottom w:val="single" w:sz="4" w:space="0" w:color="auto"/>
              <w:right w:val="single" w:sz="4" w:space="0" w:color="auto"/>
            </w:tcBorders>
            <w:shd w:val="clear" w:color="auto" w:fill="BFBFBF" w:themeFill="background1" w:themeFillShade="BF"/>
            <w:vAlign w:val="center"/>
            <w:hideMark/>
          </w:tcPr>
          <w:p w14:paraId="772FDDD3"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Costs (PLW)</w:t>
            </w:r>
          </w:p>
        </w:tc>
      </w:tr>
      <w:tr w:rsidR="00972C0D" w:rsidRPr="00972C0D" w14:paraId="4F72F9A6" w14:textId="77777777" w:rsidTr="00C222EA">
        <w:trPr>
          <w:trHeight w:val="666"/>
        </w:trPr>
        <w:tc>
          <w:tcPr>
            <w:tcW w:w="0" w:type="auto"/>
            <w:tcBorders>
              <w:top w:val="nil"/>
              <w:left w:val="single" w:sz="4" w:space="0" w:color="auto"/>
              <w:bottom w:val="single" w:sz="4" w:space="0" w:color="auto"/>
              <w:right w:val="single" w:sz="4" w:space="0" w:color="auto"/>
            </w:tcBorders>
            <w:shd w:val="clear" w:color="000000" w:fill="F2F2F2"/>
            <w:vAlign w:val="center"/>
            <w:hideMark/>
          </w:tcPr>
          <w:p w14:paraId="6524CA71"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 xml:space="preserve">LNS </w:t>
            </w:r>
            <w:r w:rsidRPr="00972C0D">
              <w:rPr>
                <w:rFonts w:ascii="Arial" w:eastAsia="Times New Roman" w:hAnsi="Arial"/>
                <w:b/>
                <w:bCs/>
                <w:color w:val="000000"/>
                <w:sz w:val="14"/>
                <w:szCs w:val="14"/>
                <w:lang w:eastAsia="en-GB"/>
              </w:rPr>
              <w:br/>
              <w:t xml:space="preserve">( </w:t>
            </w:r>
            <w:proofErr w:type="spellStart"/>
            <w:r w:rsidRPr="00972C0D">
              <w:rPr>
                <w:rFonts w:ascii="Arial" w:eastAsia="Times New Roman" w:hAnsi="Arial"/>
                <w:b/>
                <w:bCs/>
                <w:color w:val="000000"/>
                <w:sz w:val="14"/>
                <w:szCs w:val="14"/>
                <w:lang w:eastAsia="en-GB"/>
              </w:rPr>
              <w:t>Mamta</w:t>
            </w:r>
            <w:proofErr w:type="spellEnd"/>
            <w:r w:rsidRPr="00972C0D">
              <w:rPr>
                <w:rFonts w:ascii="Arial" w:eastAsia="Times New Roman" w:hAnsi="Arial"/>
                <w:b/>
                <w:bCs/>
                <w:color w:val="000000"/>
                <w:sz w:val="14"/>
                <w:szCs w:val="14"/>
                <w:lang w:eastAsia="en-GB"/>
              </w:rPr>
              <w:t xml:space="preserve">) </w:t>
            </w:r>
            <w:r w:rsidRPr="00972C0D">
              <w:rPr>
                <w:rFonts w:ascii="Arial" w:eastAsia="Times New Roman" w:hAnsi="Arial"/>
                <w:b/>
                <w:bCs/>
                <w:color w:val="000000"/>
                <w:sz w:val="14"/>
                <w:szCs w:val="14"/>
                <w:lang w:eastAsia="en-GB"/>
              </w:rPr>
              <w:br/>
              <w:t xml:space="preserve">Kg </w:t>
            </w:r>
            <w:r w:rsidRPr="00972C0D">
              <w:rPr>
                <w:rFonts w:ascii="Arial" w:eastAsia="Times New Roman" w:hAnsi="Arial"/>
                <w:b/>
                <w:bCs/>
                <w:color w:val="000000"/>
                <w:sz w:val="14"/>
                <w:szCs w:val="14"/>
                <w:lang w:eastAsia="en-GB"/>
              </w:rPr>
              <w:br/>
              <w:t>Monthly ration</w:t>
            </w:r>
          </w:p>
        </w:tc>
        <w:tc>
          <w:tcPr>
            <w:tcW w:w="822" w:type="dxa"/>
            <w:tcBorders>
              <w:top w:val="nil"/>
              <w:left w:val="nil"/>
              <w:bottom w:val="single" w:sz="4" w:space="0" w:color="auto"/>
              <w:right w:val="single" w:sz="4" w:space="0" w:color="auto"/>
            </w:tcBorders>
            <w:shd w:val="clear" w:color="000000" w:fill="F2F2F2"/>
            <w:vAlign w:val="center"/>
            <w:hideMark/>
          </w:tcPr>
          <w:p w14:paraId="4F77444B"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Quantity for 15 months (kg)</w:t>
            </w:r>
          </w:p>
        </w:tc>
        <w:tc>
          <w:tcPr>
            <w:tcW w:w="1276" w:type="dxa"/>
            <w:tcBorders>
              <w:top w:val="nil"/>
              <w:left w:val="nil"/>
              <w:bottom w:val="single" w:sz="4" w:space="0" w:color="auto"/>
              <w:right w:val="single" w:sz="4" w:space="0" w:color="auto"/>
            </w:tcBorders>
            <w:shd w:val="clear" w:color="000000" w:fill="F2F2F2"/>
            <w:vAlign w:val="center"/>
            <w:hideMark/>
          </w:tcPr>
          <w:p w14:paraId="2D83C9AA"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 xml:space="preserve">LNS </w:t>
            </w:r>
            <w:proofErr w:type="gramStart"/>
            <w:r w:rsidRPr="00972C0D">
              <w:rPr>
                <w:rFonts w:ascii="Arial" w:eastAsia="Times New Roman" w:hAnsi="Arial"/>
                <w:b/>
                <w:bCs/>
                <w:color w:val="000000"/>
                <w:sz w:val="14"/>
                <w:szCs w:val="14"/>
                <w:lang w:eastAsia="en-GB"/>
              </w:rPr>
              <w:t>cost( commodity</w:t>
            </w:r>
            <w:proofErr w:type="gramEnd"/>
            <w:r w:rsidRPr="00972C0D">
              <w:rPr>
                <w:rFonts w:ascii="Arial" w:eastAsia="Times New Roman" w:hAnsi="Arial"/>
                <w:b/>
                <w:bCs/>
                <w:color w:val="000000"/>
                <w:sz w:val="14"/>
                <w:szCs w:val="14"/>
                <w:lang w:eastAsia="en-GB"/>
              </w:rPr>
              <w:t xml:space="preserve"> only per Kg) in PKR</w:t>
            </w:r>
          </w:p>
        </w:tc>
        <w:tc>
          <w:tcPr>
            <w:tcW w:w="1274" w:type="dxa"/>
            <w:tcBorders>
              <w:top w:val="nil"/>
              <w:left w:val="nil"/>
              <w:bottom w:val="single" w:sz="4" w:space="0" w:color="auto"/>
              <w:right w:val="single" w:sz="4" w:space="0" w:color="auto"/>
            </w:tcBorders>
            <w:shd w:val="clear" w:color="000000" w:fill="F2F2F2"/>
            <w:vAlign w:val="center"/>
            <w:hideMark/>
          </w:tcPr>
          <w:p w14:paraId="33DC3F1F"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 xml:space="preserve">LNS </w:t>
            </w:r>
            <w:proofErr w:type="gramStart"/>
            <w:r w:rsidRPr="00972C0D">
              <w:rPr>
                <w:rFonts w:ascii="Arial" w:eastAsia="Times New Roman" w:hAnsi="Arial"/>
                <w:b/>
                <w:bCs/>
                <w:color w:val="000000"/>
                <w:sz w:val="14"/>
                <w:szCs w:val="14"/>
                <w:lang w:eastAsia="en-GB"/>
              </w:rPr>
              <w:t>cost( commodity</w:t>
            </w:r>
            <w:proofErr w:type="gramEnd"/>
            <w:r w:rsidRPr="00972C0D">
              <w:rPr>
                <w:rFonts w:ascii="Arial" w:eastAsia="Times New Roman" w:hAnsi="Arial"/>
                <w:b/>
                <w:bCs/>
                <w:color w:val="000000"/>
                <w:sz w:val="14"/>
                <w:szCs w:val="14"/>
                <w:lang w:eastAsia="en-GB"/>
              </w:rPr>
              <w:t xml:space="preserve"> for 15months) </w:t>
            </w:r>
          </w:p>
        </w:tc>
        <w:tc>
          <w:tcPr>
            <w:tcW w:w="1276" w:type="dxa"/>
            <w:tcBorders>
              <w:top w:val="nil"/>
              <w:left w:val="nil"/>
              <w:bottom w:val="single" w:sz="4" w:space="0" w:color="auto"/>
              <w:right w:val="single" w:sz="4" w:space="0" w:color="auto"/>
            </w:tcBorders>
            <w:shd w:val="clear" w:color="000000" w:fill="F2F2F2"/>
            <w:vAlign w:val="center"/>
            <w:hideMark/>
          </w:tcPr>
          <w:p w14:paraId="236E633A"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Operational cost/</w:t>
            </w:r>
            <w:proofErr w:type="gramStart"/>
            <w:r w:rsidRPr="00972C0D">
              <w:rPr>
                <w:rFonts w:ascii="Arial" w:eastAsia="Times New Roman" w:hAnsi="Arial"/>
                <w:b/>
                <w:bCs/>
                <w:color w:val="000000"/>
                <w:sz w:val="14"/>
                <w:szCs w:val="14"/>
                <w:lang w:eastAsia="en-GB"/>
              </w:rPr>
              <w:t>PLW  for</w:t>
            </w:r>
            <w:proofErr w:type="gramEnd"/>
            <w:r w:rsidRPr="00972C0D">
              <w:rPr>
                <w:rFonts w:ascii="Arial" w:eastAsia="Times New Roman" w:hAnsi="Arial"/>
                <w:b/>
                <w:bCs/>
                <w:color w:val="000000"/>
                <w:sz w:val="14"/>
                <w:szCs w:val="14"/>
                <w:lang w:eastAsia="en-GB"/>
              </w:rPr>
              <w:t xml:space="preserve"> 15 months </w:t>
            </w:r>
          </w:p>
        </w:tc>
        <w:tc>
          <w:tcPr>
            <w:tcW w:w="1778" w:type="dxa"/>
            <w:gridSpan w:val="2"/>
            <w:tcBorders>
              <w:top w:val="single" w:sz="4" w:space="0" w:color="auto"/>
              <w:left w:val="nil"/>
              <w:bottom w:val="single" w:sz="4" w:space="0" w:color="auto"/>
              <w:right w:val="single" w:sz="4" w:space="0" w:color="auto"/>
            </w:tcBorders>
            <w:shd w:val="clear" w:color="000000" w:fill="D9D9D9"/>
            <w:vAlign w:val="center"/>
            <w:hideMark/>
          </w:tcPr>
          <w:p w14:paraId="5CE16F2D" w14:textId="77777777" w:rsidR="00972C0D" w:rsidRPr="00972C0D" w:rsidRDefault="00972C0D" w:rsidP="00972C0D">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Unit cost for 15 months for 1 PLW</w:t>
            </w:r>
          </w:p>
        </w:tc>
      </w:tr>
      <w:tr w:rsidR="00972C0D" w:rsidRPr="00972C0D" w14:paraId="4D802C55" w14:textId="77777777" w:rsidTr="004D1CEF">
        <w:trPr>
          <w:trHeight w:val="240"/>
        </w:trPr>
        <w:tc>
          <w:tcPr>
            <w:tcW w:w="0" w:type="auto"/>
            <w:tcBorders>
              <w:top w:val="nil"/>
              <w:left w:val="single" w:sz="4" w:space="0" w:color="auto"/>
              <w:bottom w:val="single" w:sz="4" w:space="0" w:color="auto"/>
              <w:right w:val="single" w:sz="4" w:space="0" w:color="auto"/>
            </w:tcBorders>
            <w:shd w:val="clear" w:color="000000" w:fill="FFFFFF"/>
            <w:vAlign w:val="center"/>
            <w:hideMark/>
          </w:tcPr>
          <w:p w14:paraId="08E02927" w14:textId="20917F73" w:rsidR="00972C0D" w:rsidRPr="00972C0D" w:rsidRDefault="00972C0D" w:rsidP="004D1CEF">
            <w:pPr>
              <w:spacing w:line="240" w:lineRule="auto"/>
              <w:jc w:val="center"/>
              <w:rPr>
                <w:rFonts w:ascii="Arial" w:eastAsia="Times New Roman" w:hAnsi="Arial"/>
                <w:b/>
                <w:bCs/>
                <w:color w:val="000000"/>
                <w:sz w:val="14"/>
                <w:szCs w:val="14"/>
                <w:lang w:eastAsia="en-GB"/>
              </w:rPr>
            </w:pPr>
          </w:p>
        </w:tc>
        <w:tc>
          <w:tcPr>
            <w:tcW w:w="822" w:type="dxa"/>
            <w:tcBorders>
              <w:top w:val="nil"/>
              <w:left w:val="nil"/>
              <w:bottom w:val="single" w:sz="4" w:space="0" w:color="auto"/>
              <w:right w:val="single" w:sz="4" w:space="0" w:color="auto"/>
            </w:tcBorders>
            <w:shd w:val="clear" w:color="000000" w:fill="FFFFFF"/>
            <w:vAlign w:val="center"/>
            <w:hideMark/>
          </w:tcPr>
          <w:p w14:paraId="1A977A76" w14:textId="08D32A02" w:rsidR="00972C0D" w:rsidRPr="00972C0D" w:rsidRDefault="00972C0D" w:rsidP="004D1CEF">
            <w:pPr>
              <w:spacing w:line="240" w:lineRule="auto"/>
              <w:jc w:val="center"/>
              <w:rPr>
                <w:rFonts w:ascii="Arial" w:eastAsia="Times New Roman" w:hAnsi="Arial"/>
                <w:b/>
                <w:bCs/>
                <w:color w:val="000000"/>
                <w:sz w:val="14"/>
                <w:szCs w:val="14"/>
                <w:lang w:eastAsia="en-GB"/>
              </w:rPr>
            </w:pPr>
          </w:p>
        </w:tc>
        <w:tc>
          <w:tcPr>
            <w:tcW w:w="1276" w:type="dxa"/>
            <w:tcBorders>
              <w:top w:val="nil"/>
              <w:left w:val="nil"/>
              <w:bottom w:val="single" w:sz="4" w:space="0" w:color="auto"/>
              <w:right w:val="single" w:sz="4" w:space="0" w:color="auto"/>
            </w:tcBorders>
            <w:shd w:val="clear" w:color="000000" w:fill="FFFFFF"/>
            <w:vAlign w:val="center"/>
            <w:hideMark/>
          </w:tcPr>
          <w:p w14:paraId="4041CAAC" w14:textId="77777777" w:rsidR="00972C0D" w:rsidRPr="00972C0D" w:rsidRDefault="00972C0D" w:rsidP="004D1CEF">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PKR</w:t>
            </w:r>
          </w:p>
        </w:tc>
        <w:tc>
          <w:tcPr>
            <w:tcW w:w="1274" w:type="dxa"/>
            <w:tcBorders>
              <w:top w:val="nil"/>
              <w:left w:val="nil"/>
              <w:bottom w:val="single" w:sz="4" w:space="0" w:color="auto"/>
              <w:right w:val="single" w:sz="4" w:space="0" w:color="auto"/>
            </w:tcBorders>
            <w:shd w:val="clear" w:color="000000" w:fill="FFFFFF"/>
            <w:vAlign w:val="center"/>
            <w:hideMark/>
          </w:tcPr>
          <w:p w14:paraId="3708FF1A" w14:textId="77777777" w:rsidR="00972C0D" w:rsidRPr="00972C0D" w:rsidRDefault="00972C0D" w:rsidP="004D1CEF">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PKR</w:t>
            </w:r>
          </w:p>
        </w:tc>
        <w:tc>
          <w:tcPr>
            <w:tcW w:w="1276" w:type="dxa"/>
            <w:tcBorders>
              <w:top w:val="nil"/>
              <w:left w:val="nil"/>
              <w:bottom w:val="single" w:sz="4" w:space="0" w:color="auto"/>
              <w:right w:val="single" w:sz="4" w:space="0" w:color="auto"/>
            </w:tcBorders>
            <w:shd w:val="clear" w:color="000000" w:fill="FFFFFF"/>
            <w:vAlign w:val="center"/>
            <w:hideMark/>
          </w:tcPr>
          <w:p w14:paraId="6F2F6162" w14:textId="77777777" w:rsidR="00972C0D" w:rsidRPr="00972C0D" w:rsidRDefault="00972C0D" w:rsidP="004D1CEF">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PKR</w:t>
            </w:r>
          </w:p>
        </w:tc>
        <w:tc>
          <w:tcPr>
            <w:tcW w:w="1070" w:type="dxa"/>
            <w:tcBorders>
              <w:top w:val="nil"/>
              <w:left w:val="nil"/>
              <w:bottom w:val="single" w:sz="4" w:space="0" w:color="auto"/>
              <w:right w:val="single" w:sz="4" w:space="0" w:color="auto"/>
            </w:tcBorders>
            <w:shd w:val="clear" w:color="000000" w:fill="FFFFFF"/>
            <w:vAlign w:val="center"/>
            <w:hideMark/>
          </w:tcPr>
          <w:p w14:paraId="07B7DDBF" w14:textId="77777777" w:rsidR="00972C0D" w:rsidRPr="00972C0D" w:rsidRDefault="00972C0D" w:rsidP="004D1CEF">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PKR</w:t>
            </w:r>
          </w:p>
        </w:tc>
        <w:tc>
          <w:tcPr>
            <w:tcW w:w="708" w:type="dxa"/>
            <w:tcBorders>
              <w:top w:val="nil"/>
              <w:left w:val="nil"/>
              <w:bottom w:val="single" w:sz="4" w:space="0" w:color="auto"/>
              <w:right w:val="single" w:sz="4" w:space="0" w:color="auto"/>
            </w:tcBorders>
            <w:shd w:val="clear" w:color="000000" w:fill="FFFFFF"/>
            <w:vAlign w:val="center"/>
            <w:hideMark/>
          </w:tcPr>
          <w:p w14:paraId="33C2A6A7" w14:textId="77777777" w:rsidR="00972C0D" w:rsidRPr="00972C0D" w:rsidRDefault="00972C0D" w:rsidP="004D1CEF">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USD</w:t>
            </w:r>
          </w:p>
        </w:tc>
      </w:tr>
      <w:tr w:rsidR="00C222EA" w:rsidRPr="00972C0D" w14:paraId="67D815EF" w14:textId="77777777" w:rsidTr="004D1CEF">
        <w:trPr>
          <w:trHeight w:val="27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931A6A6" w14:textId="77777777" w:rsidR="00972C0D" w:rsidRPr="00972C0D" w:rsidRDefault="00972C0D" w:rsidP="004D1CEF">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2.25</w:t>
            </w:r>
          </w:p>
        </w:tc>
        <w:tc>
          <w:tcPr>
            <w:tcW w:w="822" w:type="dxa"/>
            <w:tcBorders>
              <w:top w:val="nil"/>
              <w:left w:val="nil"/>
              <w:bottom w:val="single" w:sz="4" w:space="0" w:color="auto"/>
              <w:right w:val="single" w:sz="4" w:space="0" w:color="auto"/>
            </w:tcBorders>
            <w:shd w:val="clear" w:color="auto" w:fill="auto"/>
            <w:noWrap/>
            <w:vAlign w:val="center"/>
            <w:hideMark/>
          </w:tcPr>
          <w:p w14:paraId="10D30C1E" w14:textId="77777777" w:rsidR="00972C0D" w:rsidRPr="00972C0D" w:rsidRDefault="00972C0D" w:rsidP="004D1CEF">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33.8</w:t>
            </w:r>
          </w:p>
        </w:tc>
        <w:tc>
          <w:tcPr>
            <w:tcW w:w="1276" w:type="dxa"/>
            <w:tcBorders>
              <w:top w:val="nil"/>
              <w:left w:val="nil"/>
              <w:bottom w:val="single" w:sz="4" w:space="0" w:color="auto"/>
              <w:right w:val="single" w:sz="4" w:space="0" w:color="auto"/>
            </w:tcBorders>
            <w:shd w:val="clear" w:color="auto" w:fill="auto"/>
            <w:noWrap/>
            <w:vAlign w:val="center"/>
            <w:hideMark/>
          </w:tcPr>
          <w:p w14:paraId="0B849E43" w14:textId="77777777" w:rsidR="00972C0D" w:rsidRPr="00972C0D" w:rsidRDefault="00972C0D" w:rsidP="004D1CEF">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365.1</w:t>
            </w:r>
          </w:p>
        </w:tc>
        <w:tc>
          <w:tcPr>
            <w:tcW w:w="1274" w:type="dxa"/>
            <w:tcBorders>
              <w:top w:val="nil"/>
              <w:left w:val="nil"/>
              <w:bottom w:val="single" w:sz="4" w:space="0" w:color="auto"/>
              <w:right w:val="single" w:sz="4" w:space="0" w:color="auto"/>
            </w:tcBorders>
            <w:shd w:val="clear" w:color="auto" w:fill="auto"/>
            <w:noWrap/>
            <w:vAlign w:val="center"/>
            <w:hideMark/>
          </w:tcPr>
          <w:p w14:paraId="79B82F20" w14:textId="08B7FE41" w:rsidR="00972C0D" w:rsidRPr="00972C0D" w:rsidRDefault="00972C0D" w:rsidP="004D1CEF">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12,321.60</w:t>
            </w:r>
          </w:p>
        </w:tc>
        <w:tc>
          <w:tcPr>
            <w:tcW w:w="1276" w:type="dxa"/>
            <w:tcBorders>
              <w:top w:val="nil"/>
              <w:left w:val="nil"/>
              <w:bottom w:val="single" w:sz="4" w:space="0" w:color="auto"/>
              <w:right w:val="single" w:sz="4" w:space="0" w:color="auto"/>
            </w:tcBorders>
            <w:shd w:val="clear" w:color="auto" w:fill="auto"/>
            <w:noWrap/>
            <w:vAlign w:val="center"/>
            <w:hideMark/>
          </w:tcPr>
          <w:p w14:paraId="29F4E712" w14:textId="76C90CBC" w:rsidR="00972C0D" w:rsidRPr="00972C0D" w:rsidRDefault="00972C0D" w:rsidP="004D1CEF">
            <w:pPr>
              <w:spacing w:line="240" w:lineRule="auto"/>
              <w:jc w:val="center"/>
              <w:rPr>
                <w:rFonts w:ascii="Arial" w:eastAsia="Times New Roman" w:hAnsi="Arial"/>
                <w:color w:val="000000"/>
                <w:sz w:val="14"/>
                <w:szCs w:val="14"/>
                <w:lang w:eastAsia="en-GB"/>
              </w:rPr>
            </w:pPr>
            <w:r w:rsidRPr="00972C0D">
              <w:rPr>
                <w:rFonts w:ascii="Arial" w:eastAsia="Times New Roman" w:hAnsi="Arial"/>
                <w:color w:val="000000"/>
                <w:sz w:val="14"/>
                <w:szCs w:val="14"/>
                <w:lang w:eastAsia="en-GB"/>
              </w:rPr>
              <w:t>8,250.60</w:t>
            </w:r>
          </w:p>
        </w:tc>
        <w:tc>
          <w:tcPr>
            <w:tcW w:w="1070" w:type="dxa"/>
            <w:tcBorders>
              <w:top w:val="nil"/>
              <w:left w:val="nil"/>
              <w:bottom w:val="single" w:sz="4" w:space="0" w:color="auto"/>
              <w:right w:val="single" w:sz="4" w:space="0" w:color="auto"/>
            </w:tcBorders>
            <w:shd w:val="clear" w:color="auto" w:fill="auto"/>
            <w:noWrap/>
            <w:vAlign w:val="center"/>
            <w:hideMark/>
          </w:tcPr>
          <w:p w14:paraId="33516E8A" w14:textId="37BB91A2" w:rsidR="00972C0D" w:rsidRPr="00972C0D" w:rsidRDefault="00972C0D" w:rsidP="004D1CEF">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20,572.20</w:t>
            </w:r>
          </w:p>
        </w:tc>
        <w:tc>
          <w:tcPr>
            <w:tcW w:w="708" w:type="dxa"/>
            <w:tcBorders>
              <w:top w:val="nil"/>
              <w:left w:val="nil"/>
              <w:bottom w:val="single" w:sz="4" w:space="0" w:color="auto"/>
              <w:right w:val="single" w:sz="4" w:space="0" w:color="auto"/>
            </w:tcBorders>
            <w:shd w:val="clear" w:color="auto" w:fill="auto"/>
            <w:noWrap/>
            <w:vAlign w:val="center"/>
            <w:hideMark/>
          </w:tcPr>
          <w:p w14:paraId="560A652B" w14:textId="73B1A0B7" w:rsidR="00972C0D" w:rsidRPr="00972C0D" w:rsidRDefault="00972C0D" w:rsidP="004D1CEF">
            <w:pPr>
              <w:spacing w:line="240" w:lineRule="auto"/>
              <w:jc w:val="center"/>
              <w:rPr>
                <w:rFonts w:ascii="Arial" w:eastAsia="Times New Roman" w:hAnsi="Arial"/>
                <w:b/>
                <w:bCs/>
                <w:color w:val="000000"/>
                <w:sz w:val="14"/>
                <w:szCs w:val="14"/>
                <w:lang w:eastAsia="en-GB"/>
              </w:rPr>
            </w:pPr>
            <w:r w:rsidRPr="00972C0D">
              <w:rPr>
                <w:rFonts w:ascii="Arial" w:eastAsia="Times New Roman" w:hAnsi="Arial"/>
                <w:b/>
                <w:bCs/>
                <w:color w:val="000000"/>
                <w:sz w:val="14"/>
                <w:szCs w:val="14"/>
                <w:lang w:eastAsia="en-GB"/>
              </w:rPr>
              <w:t>1</w:t>
            </w:r>
            <w:r w:rsidR="000E1441">
              <w:rPr>
                <w:rFonts w:ascii="Arial" w:eastAsia="Times New Roman" w:hAnsi="Arial"/>
                <w:b/>
                <w:bCs/>
                <w:color w:val="000000"/>
                <w:sz w:val="14"/>
                <w:szCs w:val="14"/>
                <w:lang w:eastAsia="en-GB"/>
              </w:rPr>
              <w:t>37.15</w:t>
            </w:r>
          </w:p>
        </w:tc>
      </w:tr>
    </w:tbl>
    <w:p w14:paraId="32162E40" w14:textId="286E27AB" w:rsidR="00B8074F" w:rsidRPr="005A2461" w:rsidRDefault="00B8074F" w:rsidP="00191E62">
      <w:pPr>
        <w:pStyle w:val="Normalnumbered"/>
        <w:numPr>
          <w:ilvl w:val="0"/>
          <w:numId w:val="0"/>
        </w:numPr>
        <w:rPr>
          <w:rStyle w:val="SubtleEmphasis"/>
          <w:b w:val="0"/>
        </w:rPr>
      </w:pPr>
    </w:p>
    <w:bookmarkStart w:id="141" w:name="_Toc19545356"/>
    <w:p w14:paraId="1E8BCCE9" w14:textId="48A58E27" w:rsidR="00595DB9" w:rsidRPr="005A2461" w:rsidRDefault="00DF2C53" w:rsidP="00AD3106">
      <w:pPr>
        <w:pStyle w:val="Normalnumbered"/>
        <w:numPr>
          <w:ilvl w:val="0"/>
          <w:numId w:val="0"/>
        </w:numPr>
        <w:outlineLvl w:val="1"/>
        <w:rPr>
          <w:rStyle w:val="SubtleEmphasis"/>
          <w:b w:val="0"/>
        </w:rPr>
      </w:pPr>
      <w:r w:rsidRPr="005A2461">
        <w:rPr>
          <w:i/>
          <w:iCs/>
          <w:noProof/>
          <w:color w:val="404040" w:themeColor="text1" w:themeTint="BF"/>
          <w:sz w:val="28"/>
          <w:szCs w:val="28"/>
        </w:rPr>
        <mc:AlternateContent>
          <mc:Choice Requires="wpi">
            <w:drawing>
              <wp:anchor distT="0" distB="0" distL="114300" distR="114300" simplePos="0" relativeHeight="251657216" behindDoc="0" locked="0" layoutInCell="1" allowOverlap="1" wp14:anchorId="5C6C7849" wp14:editId="15A03771">
                <wp:simplePos x="0" y="0"/>
                <wp:positionH relativeFrom="column">
                  <wp:posOffset>1330455</wp:posOffset>
                </wp:positionH>
                <wp:positionV relativeFrom="paragraph">
                  <wp:posOffset>92313</wp:posOffset>
                </wp:positionV>
                <wp:extent cx="10484" cy="20775"/>
                <wp:effectExtent l="19050" t="38100" r="46990" b="36830"/>
                <wp:wrapNone/>
                <wp:docPr id="1" name="Ink 1"/>
                <wp:cNvGraphicFramePr/>
                <a:graphic xmlns:a="http://schemas.openxmlformats.org/drawingml/2006/main">
                  <a:graphicData uri="http://schemas.microsoft.com/office/word/2010/wordprocessingInk">
                    <w14:contentPart bwMode="auto" r:id="rId14">
                      <w14:nvContentPartPr>
                        <w14:cNvContentPartPr/>
                      </w14:nvContentPartPr>
                      <w14:xfrm>
                        <a:off x="0" y="0"/>
                        <a:ext cx="10484" cy="20775"/>
                      </w14:xfrm>
                    </w14:contentPart>
                  </a:graphicData>
                </a:graphic>
              </wp:anchor>
            </w:drawing>
          </mc:Choice>
          <mc:Fallback>
            <w:pict>
              <v:shape w14:anchorId="752B2F1E" id="Ink 1" o:spid="_x0000_s1026" type="#_x0000_t75" style="position:absolute;margin-left:104.45pt;margin-top:6.95pt;width:1.45pt;height:2.3pt;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">
                <v:imagedata r:id="rId18" o:title=""/>
              </v:shape>
            </w:pict>
          </mc:Fallback>
        </mc:AlternateContent>
      </w:r>
      <w:r w:rsidR="00FB3001" w:rsidRPr="005A2461">
        <w:rPr>
          <w:rStyle w:val="SubtleEmphasis"/>
          <w:b w:val="0"/>
        </w:rPr>
        <w:t>Fortification of staples</w:t>
      </w:r>
      <w:bookmarkEnd w:id="141"/>
      <w:r w:rsidR="00FB3001" w:rsidRPr="005A2461">
        <w:rPr>
          <w:rStyle w:val="SubtleEmphasis"/>
          <w:b w:val="0"/>
        </w:rPr>
        <w:t xml:space="preserve"> </w:t>
      </w:r>
    </w:p>
    <w:p w14:paraId="6E28E331" w14:textId="44A2EB15" w:rsidR="00C44A59" w:rsidRDefault="00C44A59" w:rsidP="009561A0">
      <w:pPr>
        <w:pStyle w:val="Normalnumbered"/>
        <w:rPr>
          <w:b/>
          <w:bCs/>
        </w:rPr>
      </w:pPr>
      <w:r w:rsidRPr="005A2461">
        <w:t>F</w:t>
      </w:r>
      <w:r w:rsidR="00C45936" w:rsidRPr="005A2461">
        <w:t xml:space="preserve">ortification </w:t>
      </w:r>
      <w:r w:rsidRPr="005A2461">
        <w:t xml:space="preserve">of staples </w:t>
      </w:r>
      <w:r w:rsidR="00C45936" w:rsidRPr="005A2461">
        <w:t>is a preventive food-based approach to improve micronutrient status of population over time. The fortification is proven to be effective when industrially produced staples are regularly consumed by a large population group in a country.</w:t>
      </w:r>
      <w:r w:rsidR="00F62FDE">
        <w:t xml:space="preserve"> </w:t>
      </w:r>
      <w:r w:rsidR="009561A0" w:rsidRPr="0053469B">
        <w:rPr>
          <w:b/>
          <w:bCs/>
        </w:rPr>
        <w:t>Nutrition International supports food fortification efforts in Sindh</w:t>
      </w:r>
      <w:r w:rsidR="00BB521D" w:rsidRPr="0053469B">
        <w:rPr>
          <w:b/>
          <w:bCs/>
        </w:rPr>
        <w:t xml:space="preserve"> working with the provincial government expanding the</w:t>
      </w:r>
      <w:r w:rsidR="00CB6A76" w:rsidRPr="0053469B">
        <w:rPr>
          <w:b/>
          <w:bCs/>
        </w:rPr>
        <w:t xml:space="preserve"> </w:t>
      </w:r>
      <w:r w:rsidR="00AF12BF" w:rsidRPr="0053469B">
        <w:rPr>
          <w:b/>
          <w:bCs/>
        </w:rPr>
        <w:t>f</w:t>
      </w:r>
      <w:r w:rsidR="00CB6A76" w:rsidRPr="0053469B">
        <w:rPr>
          <w:b/>
          <w:bCs/>
        </w:rPr>
        <w:t>ortification of wheat flour with iron/folate, B12 and zinc</w:t>
      </w:r>
      <w:r w:rsidR="00B034A7" w:rsidRPr="0053469B">
        <w:rPr>
          <w:b/>
          <w:bCs/>
        </w:rPr>
        <w:t xml:space="preserve">; the fortification of </w:t>
      </w:r>
      <w:r w:rsidR="00411D55" w:rsidRPr="0053469B">
        <w:rPr>
          <w:b/>
          <w:bCs/>
        </w:rPr>
        <w:t>cooking</w:t>
      </w:r>
      <w:r w:rsidR="00B034A7" w:rsidRPr="0053469B">
        <w:rPr>
          <w:b/>
          <w:bCs/>
        </w:rPr>
        <w:t xml:space="preserve"> oil with vitamin A</w:t>
      </w:r>
      <w:r w:rsidR="00411D55" w:rsidRPr="0053469B">
        <w:rPr>
          <w:b/>
          <w:bCs/>
        </w:rPr>
        <w:t xml:space="preserve">; and the </w:t>
      </w:r>
      <w:r w:rsidR="00873C1F" w:rsidRPr="0053469B">
        <w:rPr>
          <w:b/>
          <w:bCs/>
        </w:rPr>
        <w:t xml:space="preserve">provincial salt iodization </w:t>
      </w:r>
      <w:r w:rsidR="00542A1E">
        <w:rPr>
          <w:b/>
          <w:bCs/>
        </w:rPr>
        <w:t>programme</w:t>
      </w:r>
      <w:r w:rsidR="00873C1F" w:rsidRPr="0053469B">
        <w:rPr>
          <w:b/>
          <w:bCs/>
        </w:rPr>
        <w:t xml:space="preserve">. </w:t>
      </w:r>
    </w:p>
    <w:p w14:paraId="35C6E1E2" w14:textId="1A936B44" w:rsidR="00EA3FE8" w:rsidRPr="00E76F04" w:rsidRDefault="00A270C5" w:rsidP="00E76F04">
      <w:pPr>
        <w:pStyle w:val="Normalnumbered"/>
      </w:pPr>
      <w:r w:rsidRPr="00CC55B4">
        <w:t xml:space="preserve">Unit costs and coverage information for the three food fortification programmes were provided by </w:t>
      </w:r>
      <w:r w:rsidR="006F06D3" w:rsidRPr="00CC55B4">
        <w:t xml:space="preserve">Nutritional International and are summarised in the </w:t>
      </w:r>
      <w:r w:rsidR="00CC55B4" w:rsidRPr="00CC55B4">
        <w:t>table below.</w:t>
      </w:r>
      <w:r w:rsidR="009F699A">
        <w:t xml:space="preserve"> </w:t>
      </w:r>
      <w:r w:rsidR="00DC4DA8" w:rsidRPr="00697784">
        <w:rPr>
          <w:b/>
          <w:bCs/>
        </w:rPr>
        <w:t xml:space="preserve">The fortification of </w:t>
      </w:r>
      <w:r w:rsidR="002846F3" w:rsidRPr="00697784">
        <w:rPr>
          <w:b/>
          <w:bCs/>
        </w:rPr>
        <w:t xml:space="preserve">wheat flour is the </w:t>
      </w:r>
      <w:r w:rsidR="0074195B" w:rsidRPr="00697784">
        <w:rPr>
          <w:b/>
          <w:bCs/>
        </w:rPr>
        <w:t>costliest</w:t>
      </w:r>
      <w:r w:rsidR="002846F3" w:rsidRPr="00697784">
        <w:rPr>
          <w:b/>
          <w:bCs/>
        </w:rPr>
        <w:t xml:space="preserve"> intervention (US$ </w:t>
      </w:r>
      <w:ins w:id="142" w:author="davide de beni" w:date="2019-10-28T22:11:00Z">
        <w:r w:rsidR="00C95343">
          <w:rPr>
            <w:b/>
            <w:bCs/>
          </w:rPr>
          <w:t xml:space="preserve">0.17 </w:t>
        </w:r>
      </w:ins>
      <w:del w:id="143" w:author="davide de beni" w:date="2019-10-28T22:11:00Z">
        <w:r w:rsidR="002846F3" w:rsidRPr="00697784" w:rsidDel="00C95343">
          <w:rPr>
            <w:b/>
            <w:bCs/>
          </w:rPr>
          <w:delText>0.2</w:delText>
        </w:r>
        <w:r w:rsidR="00025C1A" w:rsidRPr="00697784" w:rsidDel="00C95343">
          <w:rPr>
            <w:b/>
            <w:bCs/>
          </w:rPr>
          <w:delText xml:space="preserve"> </w:delText>
        </w:r>
      </w:del>
      <w:r w:rsidR="00025C1A" w:rsidRPr="00697784">
        <w:rPr>
          <w:b/>
          <w:bCs/>
        </w:rPr>
        <w:t>or PKR 25) covering only 5% of the province of Sindh. The fortifica</w:t>
      </w:r>
      <w:r w:rsidR="004E1B50" w:rsidRPr="00697784">
        <w:rPr>
          <w:b/>
          <w:bCs/>
        </w:rPr>
        <w:t>tion of o</w:t>
      </w:r>
      <w:r w:rsidR="0074195B" w:rsidRPr="00697784">
        <w:rPr>
          <w:b/>
          <w:bCs/>
        </w:rPr>
        <w:t xml:space="preserve">il with vitamin A has a much broader coverage across the </w:t>
      </w:r>
      <w:r w:rsidR="00E76F04" w:rsidRPr="00697784">
        <w:rPr>
          <w:b/>
          <w:bCs/>
        </w:rPr>
        <w:t>province (</w:t>
      </w:r>
      <w:r w:rsidR="0074195B" w:rsidRPr="00697784">
        <w:rPr>
          <w:b/>
          <w:bCs/>
        </w:rPr>
        <w:t>80%) and</w:t>
      </w:r>
      <w:r w:rsidR="00CF3F5A" w:rsidRPr="00697784">
        <w:rPr>
          <w:b/>
          <w:bCs/>
        </w:rPr>
        <w:t xml:space="preserve"> cost US</w:t>
      </w:r>
      <w:r w:rsidR="00301B1D" w:rsidRPr="00697784">
        <w:rPr>
          <w:b/>
          <w:bCs/>
        </w:rPr>
        <w:t>$</w:t>
      </w:r>
      <w:r w:rsidR="00CF3F5A" w:rsidRPr="00697784">
        <w:rPr>
          <w:b/>
          <w:bCs/>
        </w:rPr>
        <w:t xml:space="preserve"> </w:t>
      </w:r>
      <w:ins w:id="144" w:author="davide de beni" w:date="2019-10-28T22:12:00Z">
        <w:r w:rsidR="00C95343">
          <w:rPr>
            <w:b/>
            <w:bCs/>
          </w:rPr>
          <w:t>0.06</w:t>
        </w:r>
      </w:ins>
      <w:del w:id="145" w:author="davide de beni" w:date="2019-10-28T22:12:00Z">
        <w:r w:rsidR="00CF3F5A" w:rsidRPr="00697784" w:rsidDel="00C95343">
          <w:rPr>
            <w:b/>
            <w:bCs/>
          </w:rPr>
          <w:delText>0.1</w:delText>
        </w:r>
      </w:del>
      <w:r w:rsidR="00CF3F5A" w:rsidRPr="00697784">
        <w:rPr>
          <w:b/>
          <w:bCs/>
        </w:rPr>
        <w:t xml:space="preserve"> (PKR </w:t>
      </w:r>
      <w:r w:rsidR="00301B1D" w:rsidRPr="00697784">
        <w:rPr>
          <w:b/>
          <w:bCs/>
        </w:rPr>
        <w:t xml:space="preserve">9) per unit. The iodization of salt fully </w:t>
      </w:r>
      <w:r w:rsidR="00E76F04" w:rsidRPr="00697784">
        <w:rPr>
          <w:b/>
          <w:bCs/>
        </w:rPr>
        <w:t>covers</w:t>
      </w:r>
      <w:r w:rsidR="00301B1D" w:rsidRPr="00697784">
        <w:rPr>
          <w:b/>
          <w:bCs/>
        </w:rPr>
        <w:t xml:space="preserve"> the whole province at a cost of </w:t>
      </w:r>
      <w:r w:rsidR="00E76F04" w:rsidRPr="00697784">
        <w:rPr>
          <w:b/>
          <w:bCs/>
        </w:rPr>
        <w:t xml:space="preserve">US$ </w:t>
      </w:r>
      <w:ins w:id="146" w:author="davide de beni" w:date="2019-10-28T22:12:00Z">
        <w:r w:rsidR="00C95343">
          <w:rPr>
            <w:b/>
            <w:bCs/>
          </w:rPr>
          <w:t>0.01</w:t>
        </w:r>
      </w:ins>
      <w:del w:id="147" w:author="davide de beni" w:date="2019-10-28T22:12:00Z">
        <w:r w:rsidR="00E76F04" w:rsidRPr="00697784" w:rsidDel="00C95343">
          <w:rPr>
            <w:b/>
            <w:bCs/>
          </w:rPr>
          <w:delText>0.012</w:delText>
        </w:r>
      </w:del>
      <w:r w:rsidR="00E76F04" w:rsidRPr="00697784">
        <w:rPr>
          <w:b/>
          <w:bCs/>
        </w:rPr>
        <w:t xml:space="preserve"> (PKR 1.3) per beneficiary. </w:t>
      </w:r>
      <w:r w:rsidR="00301B1D" w:rsidRPr="00697784">
        <w:rPr>
          <w:b/>
          <w:bCs/>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7"/>
        <w:gridCol w:w="867"/>
        <w:gridCol w:w="867"/>
        <w:gridCol w:w="867"/>
        <w:gridCol w:w="867"/>
        <w:gridCol w:w="867"/>
        <w:gridCol w:w="867"/>
        <w:gridCol w:w="867"/>
        <w:gridCol w:w="867"/>
        <w:gridCol w:w="867"/>
      </w:tblGrid>
      <w:tr w:rsidR="004369A5" w:rsidRPr="00EA3FE8" w14:paraId="74E78EB8" w14:textId="77777777" w:rsidTr="00577EEE">
        <w:trPr>
          <w:trHeight w:val="699"/>
        </w:trPr>
        <w:tc>
          <w:tcPr>
            <w:tcW w:w="0" w:type="auto"/>
            <w:shd w:val="clear" w:color="auto" w:fill="auto"/>
            <w:noWrap/>
            <w:vAlign w:val="center"/>
            <w:hideMark/>
          </w:tcPr>
          <w:p w14:paraId="2B799D4B" w14:textId="0319517C" w:rsidR="00EA3FE8" w:rsidRPr="00EA3FE8" w:rsidRDefault="00EA3FE8" w:rsidP="004369A5">
            <w:pPr>
              <w:spacing w:line="240" w:lineRule="auto"/>
              <w:jc w:val="center"/>
              <w:rPr>
                <w:rFonts w:ascii="Arial" w:eastAsia="Times New Roman" w:hAnsi="Arial"/>
                <w:b/>
                <w:bCs/>
                <w:color w:val="auto"/>
                <w:sz w:val="14"/>
                <w:szCs w:val="14"/>
                <w:lang w:eastAsia="en-GB"/>
              </w:rPr>
            </w:pPr>
          </w:p>
        </w:tc>
        <w:tc>
          <w:tcPr>
            <w:tcW w:w="0" w:type="auto"/>
            <w:gridSpan w:val="3"/>
            <w:shd w:val="clear" w:color="000000" w:fill="E7E6E6"/>
            <w:vAlign w:val="center"/>
            <w:hideMark/>
          </w:tcPr>
          <w:p w14:paraId="73941B36" w14:textId="77777777" w:rsidR="00EA3FE8" w:rsidRPr="00EA3FE8" w:rsidRDefault="00EA3FE8" w:rsidP="004369A5">
            <w:pPr>
              <w:spacing w:line="240" w:lineRule="auto"/>
              <w:jc w:val="center"/>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 xml:space="preserve">Unit cost </w:t>
            </w:r>
            <w:r w:rsidRPr="00EA3FE8">
              <w:rPr>
                <w:rFonts w:ascii="Arial" w:eastAsia="Times New Roman" w:hAnsi="Arial"/>
                <w:b/>
                <w:bCs/>
                <w:color w:val="auto"/>
                <w:sz w:val="14"/>
                <w:szCs w:val="14"/>
                <w:lang w:eastAsia="en-GB"/>
              </w:rPr>
              <w:br/>
              <w:t>(PKR per beneficiary per year)</w:t>
            </w:r>
          </w:p>
        </w:tc>
        <w:tc>
          <w:tcPr>
            <w:tcW w:w="0" w:type="auto"/>
            <w:gridSpan w:val="3"/>
            <w:shd w:val="clear" w:color="000000" w:fill="E7E6E6"/>
            <w:vAlign w:val="center"/>
            <w:hideMark/>
          </w:tcPr>
          <w:p w14:paraId="13E4E613" w14:textId="77777777" w:rsidR="00EA3FE8" w:rsidRPr="00EA3FE8" w:rsidRDefault="00EA3FE8" w:rsidP="004369A5">
            <w:pPr>
              <w:spacing w:line="240" w:lineRule="auto"/>
              <w:jc w:val="center"/>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 xml:space="preserve">Unit cost </w:t>
            </w:r>
            <w:r w:rsidRPr="00EA3FE8">
              <w:rPr>
                <w:rFonts w:ascii="Arial" w:eastAsia="Times New Roman" w:hAnsi="Arial"/>
                <w:b/>
                <w:bCs/>
                <w:color w:val="auto"/>
                <w:sz w:val="14"/>
                <w:szCs w:val="14"/>
                <w:lang w:eastAsia="en-GB"/>
              </w:rPr>
              <w:br/>
              <w:t>(US$ per beneficiary per year)</w:t>
            </w:r>
          </w:p>
        </w:tc>
        <w:tc>
          <w:tcPr>
            <w:tcW w:w="0" w:type="auto"/>
            <w:gridSpan w:val="3"/>
            <w:shd w:val="clear" w:color="000000" w:fill="E7E6E6"/>
            <w:vAlign w:val="center"/>
            <w:hideMark/>
          </w:tcPr>
          <w:p w14:paraId="4F5B1954" w14:textId="77777777" w:rsidR="00EA3FE8" w:rsidRPr="00EA3FE8" w:rsidRDefault="00EA3FE8" w:rsidP="004369A5">
            <w:pPr>
              <w:spacing w:line="240" w:lineRule="auto"/>
              <w:jc w:val="center"/>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Baseline coverage</w:t>
            </w:r>
            <w:r w:rsidRPr="00EA3FE8">
              <w:rPr>
                <w:rFonts w:ascii="Arial" w:eastAsia="Times New Roman" w:hAnsi="Arial"/>
                <w:b/>
                <w:bCs/>
                <w:color w:val="auto"/>
                <w:sz w:val="14"/>
                <w:szCs w:val="14"/>
                <w:lang w:eastAsia="en-GB"/>
              </w:rPr>
              <w:br/>
              <w:t>(2019)</w:t>
            </w:r>
          </w:p>
        </w:tc>
      </w:tr>
      <w:tr w:rsidR="00EA3FE8" w:rsidRPr="00EA3FE8" w14:paraId="7EB6C5FA" w14:textId="77777777" w:rsidTr="004369A5">
        <w:trPr>
          <w:trHeight w:val="883"/>
        </w:trPr>
        <w:tc>
          <w:tcPr>
            <w:tcW w:w="0" w:type="auto"/>
            <w:shd w:val="clear" w:color="auto" w:fill="auto"/>
            <w:noWrap/>
            <w:vAlign w:val="center"/>
            <w:hideMark/>
          </w:tcPr>
          <w:p w14:paraId="56A4A271" w14:textId="2A155CB6"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Province/District</w:t>
            </w:r>
          </w:p>
        </w:tc>
        <w:tc>
          <w:tcPr>
            <w:tcW w:w="0" w:type="auto"/>
            <w:shd w:val="clear" w:color="000000" w:fill="FFFFFF"/>
            <w:vAlign w:val="center"/>
            <w:hideMark/>
          </w:tcPr>
          <w:p w14:paraId="04F8BE9E" w14:textId="77777777"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 xml:space="preserve">Iron Folic Acid, B12 and </w:t>
            </w:r>
            <w:proofErr w:type="gramStart"/>
            <w:r w:rsidRPr="00EA3FE8">
              <w:rPr>
                <w:rFonts w:ascii="Arial" w:eastAsia="Times New Roman" w:hAnsi="Arial"/>
                <w:color w:val="auto"/>
                <w:sz w:val="14"/>
                <w:szCs w:val="14"/>
                <w:lang w:eastAsia="en-GB"/>
              </w:rPr>
              <w:t>Zinc  fortification</w:t>
            </w:r>
            <w:proofErr w:type="gramEnd"/>
            <w:r w:rsidRPr="00EA3FE8">
              <w:rPr>
                <w:rFonts w:ascii="Arial" w:eastAsia="Times New Roman" w:hAnsi="Arial"/>
                <w:color w:val="auto"/>
                <w:sz w:val="14"/>
                <w:szCs w:val="14"/>
                <w:lang w:eastAsia="en-GB"/>
              </w:rPr>
              <w:t xml:space="preserve"> of wheat flour</w:t>
            </w:r>
          </w:p>
        </w:tc>
        <w:tc>
          <w:tcPr>
            <w:tcW w:w="0" w:type="auto"/>
            <w:shd w:val="clear" w:color="000000" w:fill="FFFFFF"/>
            <w:vAlign w:val="center"/>
            <w:hideMark/>
          </w:tcPr>
          <w:p w14:paraId="55B566A6" w14:textId="77777777"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 xml:space="preserve">Vit. </w:t>
            </w:r>
            <w:proofErr w:type="gramStart"/>
            <w:r w:rsidRPr="00EA3FE8">
              <w:rPr>
                <w:rFonts w:ascii="Arial" w:eastAsia="Times New Roman" w:hAnsi="Arial"/>
                <w:color w:val="auto"/>
                <w:sz w:val="14"/>
                <w:szCs w:val="14"/>
                <w:lang w:eastAsia="en-GB"/>
              </w:rPr>
              <w:t>A  fortification</w:t>
            </w:r>
            <w:proofErr w:type="gramEnd"/>
            <w:r w:rsidRPr="00EA3FE8">
              <w:rPr>
                <w:rFonts w:ascii="Arial" w:eastAsia="Times New Roman" w:hAnsi="Arial"/>
                <w:color w:val="auto"/>
                <w:sz w:val="14"/>
                <w:szCs w:val="14"/>
                <w:lang w:eastAsia="en-GB"/>
              </w:rPr>
              <w:t xml:space="preserve"> of oil</w:t>
            </w:r>
          </w:p>
        </w:tc>
        <w:tc>
          <w:tcPr>
            <w:tcW w:w="0" w:type="auto"/>
            <w:shd w:val="clear" w:color="000000" w:fill="FFFFFF"/>
            <w:vAlign w:val="center"/>
            <w:hideMark/>
          </w:tcPr>
          <w:p w14:paraId="2B2FD170" w14:textId="77777777"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Iodine fortification of salt</w:t>
            </w:r>
          </w:p>
        </w:tc>
        <w:tc>
          <w:tcPr>
            <w:tcW w:w="0" w:type="auto"/>
            <w:shd w:val="clear" w:color="000000" w:fill="FFFFFF"/>
            <w:vAlign w:val="center"/>
            <w:hideMark/>
          </w:tcPr>
          <w:p w14:paraId="64827513" w14:textId="77777777"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 xml:space="preserve">Iron Folic Acid, B12 and </w:t>
            </w:r>
            <w:proofErr w:type="gramStart"/>
            <w:r w:rsidRPr="00EA3FE8">
              <w:rPr>
                <w:rFonts w:ascii="Arial" w:eastAsia="Times New Roman" w:hAnsi="Arial"/>
                <w:color w:val="auto"/>
                <w:sz w:val="14"/>
                <w:szCs w:val="14"/>
                <w:lang w:eastAsia="en-GB"/>
              </w:rPr>
              <w:t>Zinc  fortification</w:t>
            </w:r>
            <w:proofErr w:type="gramEnd"/>
            <w:r w:rsidRPr="00EA3FE8">
              <w:rPr>
                <w:rFonts w:ascii="Arial" w:eastAsia="Times New Roman" w:hAnsi="Arial"/>
                <w:color w:val="auto"/>
                <w:sz w:val="14"/>
                <w:szCs w:val="14"/>
                <w:lang w:eastAsia="en-GB"/>
              </w:rPr>
              <w:t xml:space="preserve"> of wheat flour</w:t>
            </w:r>
          </w:p>
        </w:tc>
        <w:tc>
          <w:tcPr>
            <w:tcW w:w="0" w:type="auto"/>
            <w:shd w:val="clear" w:color="000000" w:fill="FFFFFF"/>
            <w:vAlign w:val="center"/>
            <w:hideMark/>
          </w:tcPr>
          <w:p w14:paraId="7BD24D5D" w14:textId="77777777"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 xml:space="preserve">Vit. </w:t>
            </w:r>
            <w:proofErr w:type="gramStart"/>
            <w:r w:rsidRPr="00EA3FE8">
              <w:rPr>
                <w:rFonts w:ascii="Arial" w:eastAsia="Times New Roman" w:hAnsi="Arial"/>
                <w:color w:val="auto"/>
                <w:sz w:val="14"/>
                <w:szCs w:val="14"/>
                <w:lang w:eastAsia="en-GB"/>
              </w:rPr>
              <w:t>A  fortification</w:t>
            </w:r>
            <w:proofErr w:type="gramEnd"/>
            <w:r w:rsidRPr="00EA3FE8">
              <w:rPr>
                <w:rFonts w:ascii="Arial" w:eastAsia="Times New Roman" w:hAnsi="Arial"/>
                <w:color w:val="auto"/>
                <w:sz w:val="14"/>
                <w:szCs w:val="14"/>
                <w:lang w:eastAsia="en-GB"/>
              </w:rPr>
              <w:t xml:space="preserve"> of oil</w:t>
            </w:r>
          </w:p>
        </w:tc>
        <w:tc>
          <w:tcPr>
            <w:tcW w:w="0" w:type="auto"/>
            <w:shd w:val="clear" w:color="000000" w:fill="FFFFFF"/>
            <w:vAlign w:val="center"/>
            <w:hideMark/>
          </w:tcPr>
          <w:p w14:paraId="4DEEE577" w14:textId="77777777"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Iodine fortification of salt</w:t>
            </w:r>
          </w:p>
        </w:tc>
        <w:tc>
          <w:tcPr>
            <w:tcW w:w="0" w:type="auto"/>
            <w:shd w:val="clear" w:color="000000" w:fill="FFFFFF"/>
            <w:vAlign w:val="center"/>
            <w:hideMark/>
          </w:tcPr>
          <w:p w14:paraId="60E5E9A9" w14:textId="77777777"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 xml:space="preserve">Iron Folic Acid, B12 and </w:t>
            </w:r>
            <w:proofErr w:type="gramStart"/>
            <w:r w:rsidRPr="00EA3FE8">
              <w:rPr>
                <w:rFonts w:ascii="Arial" w:eastAsia="Times New Roman" w:hAnsi="Arial"/>
                <w:color w:val="auto"/>
                <w:sz w:val="14"/>
                <w:szCs w:val="14"/>
                <w:lang w:eastAsia="en-GB"/>
              </w:rPr>
              <w:t>Zinc  fortification</w:t>
            </w:r>
            <w:proofErr w:type="gramEnd"/>
            <w:r w:rsidRPr="00EA3FE8">
              <w:rPr>
                <w:rFonts w:ascii="Arial" w:eastAsia="Times New Roman" w:hAnsi="Arial"/>
                <w:color w:val="auto"/>
                <w:sz w:val="14"/>
                <w:szCs w:val="14"/>
                <w:lang w:eastAsia="en-GB"/>
              </w:rPr>
              <w:t xml:space="preserve"> of wheat flour</w:t>
            </w:r>
          </w:p>
        </w:tc>
        <w:tc>
          <w:tcPr>
            <w:tcW w:w="0" w:type="auto"/>
            <w:shd w:val="clear" w:color="000000" w:fill="FFFFFF"/>
            <w:vAlign w:val="center"/>
            <w:hideMark/>
          </w:tcPr>
          <w:p w14:paraId="6F41D3A8" w14:textId="77777777"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 xml:space="preserve">Vit. </w:t>
            </w:r>
            <w:proofErr w:type="gramStart"/>
            <w:r w:rsidRPr="00EA3FE8">
              <w:rPr>
                <w:rFonts w:ascii="Arial" w:eastAsia="Times New Roman" w:hAnsi="Arial"/>
                <w:color w:val="auto"/>
                <w:sz w:val="14"/>
                <w:szCs w:val="14"/>
                <w:lang w:eastAsia="en-GB"/>
              </w:rPr>
              <w:t>A  fortification</w:t>
            </w:r>
            <w:proofErr w:type="gramEnd"/>
            <w:r w:rsidRPr="00EA3FE8">
              <w:rPr>
                <w:rFonts w:ascii="Arial" w:eastAsia="Times New Roman" w:hAnsi="Arial"/>
                <w:color w:val="auto"/>
                <w:sz w:val="14"/>
                <w:szCs w:val="14"/>
                <w:lang w:eastAsia="en-GB"/>
              </w:rPr>
              <w:t xml:space="preserve"> of oil</w:t>
            </w:r>
          </w:p>
        </w:tc>
        <w:tc>
          <w:tcPr>
            <w:tcW w:w="0" w:type="auto"/>
            <w:shd w:val="clear" w:color="000000" w:fill="FFFFFF"/>
            <w:vAlign w:val="center"/>
            <w:hideMark/>
          </w:tcPr>
          <w:p w14:paraId="4B61B703" w14:textId="77777777" w:rsidR="00EA3FE8" w:rsidRPr="00EA3FE8" w:rsidRDefault="00EA3FE8" w:rsidP="004369A5">
            <w:pPr>
              <w:spacing w:line="240" w:lineRule="auto"/>
              <w:jc w:val="center"/>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Iodine fortification of salt</w:t>
            </w:r>
          </w:p>
        </w:tc>
      </w:tr>
      <w:tr w:rsidR="000E1441" w:rsidRPr="00EA3FE8" w14:paraId="5D38C093" w14:textId="77777777" w:rsidTr="000E1441">
        <w:trPr>
          <w:trHeight w:val="329"/>
        </w:trPr>
        <w:tc>
          <w:tcPr>
            <w:tcW w:w="0" w:type="auto"/>
            <w:shd w:val="clear" w:color="000000" w:fill="FFFFFF"/>
            <w:noWrap/>
            <w:vAlign w:val="center"/>
            <w:hideMark/>
          </w:tcPr>
          <w:p w14:paraId="44D60A7F" w14:textId="77777777" w:rsidR="000E1441" w:rsidRPr="00EA3FE8" w:rsidRDefault="000E1441" w:rsidP="000E1441">
            <w:pPr>
              <w:spacing w:line="240" w:lineRule="auto"/>
              <w:jc w:val="right"/>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Sindh</w:t>
            </w:r>
          </w:p>
        </w:tc>
        <w:tc>
          <w:tcPr>
            <w:tcW w:w="0" w:type="auto"/>
            <w:shd w:val="clear" w:color="000000" w:fill="D9D9D9"/>
            <w:noWrap/>
            <w:vAlign w:val="center"/>
            <w:hideMark/>
          </w:tcPr>
          <w:p w14:paraId="625D7B95" w14:textId="616923AA" w:rsidR="000E1441" w:rsidRPr="00EA3FE8" w:rsidRDefault="000E1441" w:rsidP="000E1441">
            <w:pPr>
              <w:spacing w:line="240" w:lineRule="auto"/>
              <w:jc w:val="right"/>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25.0</w:t>
            </w:r>
          </w:p>
        </w:tc>
        <w:tc>
          <w:tcPr>
            <w:tcW w:w="0" w:type="auto"/>
            <w:shd w:val="clear" w:color="000000" w:fill="D9D9D9"/>
            <w:noWrap/>
            <w:vAlign w:val="center"/>
            <w:hideMark/>
          </w:tcPr>
          <w:p w14:paraId="375AEDFA" w14:textId="638E15AB" w:rsidR="000E1441" w:rsidRPr="00EA3FE8" w:rsidRDefault="000E1441" w:rsidP="000E1441">
            <w:pPr>
              <w:spacing w:line="240" w:lineRule="auto"/>
              <w:jc w:val="right"/>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9.0</w:t>
            </w:r>
          </w:p>
        </w:tc>
        <w:tc>
          <w:tcPr>
            <w:tcW w:w="0" w:type="auto"/>
            <w:shd w:val="clear" w:color="000000" w:fill="D9D9D9"/>
            <w:noWrap/>
            <w:vAlign w:val="center"/>
            <w:hideMark/>
          </w:tcPr>
          <w:p w14:paraId="36686A69" w14:textId="6DB78CEB" w:rsidR="000E1441" w:rsidRPr="00EA3FE8" w:rsidRDefault="000E1441" w:rsidP="000E1441">
            <w:pPr>
              <w:spacing w:line="240" w:lineRule="auto"/>
              <w:jc w:val="right"/>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1.3</w:t>
            </w:r>
          </w:p>
        </w:tc>
        <w:tc>
          <w:tcPr>
            <w:tcW w:w="0" w:type="auto"/>
            <w:shd w:val="clear" w:color="000000" w:fill="D9D9D9"/>
            <w:noWrap/>
            <w:vAlign w:val="center"/>
            <w:hideMark/>
          </w:tcPr>
          <w:p w14:paraId="5EC708C6" w14:textId="1AE57524" w:rsidR="000E1441" w:rsidRPr="00EA3FE8" w:rsidRDefault="000E1441" w:rsidP="000E1441">
            <w:pPr>
              <w:spacing w:line="240" w:lineRule="auto"/>
              <w:jc w:val="right"/>
              <w:rPr>
                <w:rFonts w:ascii="Arial" w:eastAsia="Times New Roman" w:hAnsi="Arial"/>
                <w:b/>
                <w:bCs/>
                <w:color w:val="auto"/>
                <w:sz w:val="14"/>
                <w:szCs w:val="14"/>
                <w:lang w:eastAsia="en-GB"/>
              </w:rPr>
            </w:pPr>
            <w:r>
              <w:rPr>
                <w:rFonts w:ascii="Arial" w:hAnsi="Arial"/>
                <w:b/>
                <w:bCs/>
                <w:sz w:val="14"/>
                <w:szCs w:val="14"/>
              </w:rPr>
              <w:t>0.17</w:t>
            </w:r>
          </w:p>
        </w:tc>
        <w:tc>
          <w:tcPr>
            <w:tcW w:w="0" w:type="auto"/>
            <w:shd w:val="clear" w:color="000000" w:fill="D9D9D9"/>
            <w:noWrap/>
            <w:vAlign w:val="center"/>
            <w:hideMark/>
          </w:tcPr>
          <w:p w14:paraId="14A86A7A" w14:textId="72587C8A" w:rsidR="000E1441" w:rsidRPr="00EA3FE8" w:rsidRDefault="000E1441" w:rsidP="000E1441">
            <w:pPr>
              <w:spacing w:line="240" w:lineRule="auto"/>
              <w:jc w:val="right"/>
              <w:rPr>
                <w:rFonts w:ascii="Arial" w:eastAsia="Times New Roman" w:hAnsi="Arial"/>
                <w:b/>
                <w:bCs/>
                <w:color w:val="auto"/>
                <w:sz w:val="14"/>
                <w:szCs w:val="14"/>
                <w:lang w:eastAsia="en-GB"/>
              </w:rPr>
            </w:pPr>
            <w:r>
              <w:rPr>
                <w:rFonts w:ascii="Arial" w:hAnsi="Arial"/>
                <w:b/>
                <w:bCs/>
                <w:sz w:val="14"/>
                <w:szCs w:val="14"/>
              </w:rPr>
              <w:t>0.06</w:t>
            </w:r>
          </w:p>
        </w:tc>
        <w:tc>
          <w:tcPr>
            <w:tcW w:w="0" w:type="auto"/>
            <w:shd w:val="clear" w:color="000000" w:fill="D9D9D9"/>
            <w:noWrap/>
            <w:vAlign w:val="center"/>
            <w:hideMark/>
          </w:tcPr>
          <w:p w14:paraId="1C0975EE" w14:textId="1101F71A" w:rsidR="000E1441" w:rsidRPr="00EA3FE8" w:rsidRDefault="000E1441" w:rsidP="000E1441">
            <w:pPr>
              <w:spacing w:line="240" w:lineRule="auto"/>
              <w:jc w:val="right"/>
              <w:rPr>
                <w:rFonts w:ascii="Arial" w:eastAsia="Times New Roman" w:hAnsi="Arial"/>
                <w:b/>
                <w:bCs/>
                <w:color w:val="auto"/>
                <w:sz w:val="14"/>
                <w:szCs w:val="14"/>
                <w:lang w:eastAsia="en-GB"/>
              </w:rPr>
            </w:pPr>
            <w:r>
              <w:rPr>
                <w:rFonts w:ascii="Arial" w:hAnsi="Arial"/>
                <w:b/>
                <w:bCs/>
                <w:sz w:val="14"/>
                <w:szCs w:val="14"/>
              </w:rPr>
              <w:t>0.01</w:t>
            </w:r>
          </w:p>
        </w:tc>
        <w:tc>
          <w:tcPr>
            <w:tcW w:w="0" w:type="auto"/>
            <w:shd w:val="clear" w:color="auto" w:fill="BFBFBF" w:themeFill="background1" w:themeFillShade="BF"/>
            <w:noWrap/>
            <w:vAlign w:val="center"/>
            <w:hideMark/>
          </w:tcPr>
          <w:p w14:paraId="31FDFA5D" w14:textId="77777777" w:rsidR="000E1441" w:rsidRPr="00EA3FE8" w:rsidRDefault="000E1441" w:rsidP="000E1441">
            <w:pPr>
              <w:spacing w:line="240" w:lineRule="auto"/>
              <w:jc w:val="right"/>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5%</w:t>
            </w:r>
          </w:p>
        </w:tc>
        <w:tc>
          <w:tcPr>
            <w:tcW w:w="0" w:type="auto"/>
            <w:shd w:val="clear" w:color="auto" w:fill="BFBFBF" w:themeFill="background1" w:themeFillShade="BF"/>
            <w:noWrap/>
            <w:vAlign w:val="center"/>
            <w:hideMark/>
          </w:tcPr>
          <w:p w14:paraId="777A7F86" w14:textId="77777777" w:rsidR="000E1441" w:rsidRPr="00EA3FE8" w:rsidRDefault="000E1441" w:rsidP="000E1441">
            <w:pPr>
              <w:spacing w:line="240" w:lineRule="auto"/>
              <w:jc w:val="right"/>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80%</w:t>
            </w:r>
          </w:p>
        </w:tc>
        <w:tc>
          <w:tcPr>
            <w:tcW w:w="0" w:type="auto"/>
            <w:shd w:val="clear" w:color="auto" w:fill="BFBFBF" w:themeFill="background1" w:themeFillShade="BF"/>
            <w:noWrap/>
            <w:vAlign w:val="center"/>
            <w:hideMark/>
          </w:tcPr>
          <w:p w14:paraId="317B2B4C" w14:textId="77777777" w:rsidR="000E1441" w:rsidRPr="00EA3FE8" w:rsidRDefault="000E1441" w:rsidP="000E1441">
            <w:pPr>
              <w:spacing w:line="240" w:lineRule="auto"/>
              <w:jc w:val="right"/>
              <w:rPr>
                <w:rFonts w:ascii="Arial" w:eastAsia="Times New Roman" w:hAnsi="Arial"/>
                <w:b/>
                <w:bCs/>
                <w:color w:val="auto"/>
                <w:sz w:val="14"/>
                <w:szCs w:val="14"/>
                <w:lang w:eastAsia="en-GB"/>
              </w:rPr>
            </w:pPr>
            <w:r w:rsidRPr="00EA3FE8">
              <w:rPr>
                <w:rFonts w:ascii="Arial" w:eastAsia="Times New Roman" w:hAnsi="Arial"/>
                <w:b/>
                <w:bCs/>
                <w:color w:val="auto"/>
                <w:sz w:val="14"/>
                <w:szCs w:val="14"/>
                <w:lang w:eastAsia="en-GB"/>
              </w:rPr>
              <w:t>100%</w:t>
            </w:r>
          </w:p>
        </w:tc>
      </w:tr>
      <w:tr w:rsidR="000E1441" w:rsidRPr="00EA3FE8" w14:paraId="4B46DEF3" w14:textId="77777777" w:rsidTr="000E1441">
        <w:trPr>
          <w:trHeight w:val="180"/>
        </w:trPr>
        <w:tc>
          <w:tcPr>
            <w:tcW w:w="0" w:type="auto"/>
            <w:shd w:val="clear" w:color="auto" w:fill="auto"/>
            <w:noWrap/>
            <w:vAlign w:val="center"/>
            <w:hideMark/>
          </w:tcPr>
          <w:p w14:paraId="6540A98E" w14:textId="77777777" w:rsidR="000E1441" w:rsidRPr="00EA3FE8" w:rsidRDefault="000E1441" w:rsidP="000E1441">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Tahrparkar</w:t>
            </w:r>
            <w:proofErr w:type="spellEnd"/>
          </w:p>
        </w:tc>
        <w:tc>
          <w:tcPr>
            <w:tcW w:w="0" w:type="auto"/>
            <w:shd w:val="clear" w:color="000000" w:fill="FFFFFF"/>
            <w:noWrap/>
            <w:vAlign w:val="center"/>
            <w:hideMark/>
          </w:tcPr>
          <w:p w14:paraId="7CB5AAD6" w14:textId="629C7262"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6067D66A" w14:textId="06515DC5"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0A999852" w14:textId="26C5646C"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w:t>
            </w:r>
          </w:p>
        </w:tc>
        <w:tc>
          <w:tcPr>
            <w:tcW w:w="0" w:type="auto"/>
            <w:shd w:val="clear" w:color="000000" w:fill="FFFFFF"/>
            <w:noWrap/>
            <w:vAlign w:val="center"/>
            <w:hideMark/>
          </w:tcPr>
          <w:p w14:paraId="41754646" w14:textId="7E6DEDBD"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4B15C605" w14:textId="59713CCB"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1D5A7873" w14:textId="0013793A"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32CB83F5"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44921FFA"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34E188B9"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6ADCDA80" w14:textId="77777777" w:rsidTr="000E1441">
        <w:trPr>
          <w:trHeight w:val="180"/>
        </w:trPr>
        <w:tc>
          <w:tcPr>
            <w:tcW w:w="0" w:type="auto"/>
            <w:shd w:val="clear" w:color="auto" w:fill="auto"/>
            <w:noWrap/>
            <w:vAlign w:val="center"/>
            <w:hideMark/>
          </w:tcPr>
          <w:p w14:paraId="78E3DD86" w14:textId="77777777" w:rsidR="000E1441" w:rsidRPr="00EA3FE8" w:rsidRDefault="000E1441" w:rsidP="000E1441">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Umerkot</w:t>
            </w:r>
            <w:proofErr w:type="spellEnd"/>
          </w:p>
        </w:tc>
        <w:tc>
          <w:tcPr>
            <w:tcW w:w="0" w:type="auto"/>
            <w:shd w:val="clear" w:color="000000" w:fill="FFFFFF"/>
            <w:noWrap/>
            <w:vAlign w:val="center"/>
            <w:hideMark/>
          </w:tcPr>
          <w:p w14:paraId="58B6684C" w14:textId="3F29182F"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68CC06F2" w14:textId="3971A35F"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76335BDC" w14:textId="16C7FBBB"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1.2</w:t>
            </w:r>
          </w:p>
        </w:tc>
        <w:tc>
          <w:tcPr>
            <w:tcW w:w="0" w:type="auto"/>
            <w:shd w:val="clear" w:color="000000" w:fill="FFFFFF"/>
            <w:noWrap/>
            <w:vAlign w:val="center"/>
            <w:hideMark/>
          </w:tcPr>
          <w:p w14:paraId="2B5800FB" w14:textId="523C259D"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6A2A72F9" w14:textId="72FED32C"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7989B9D5" w14:textId="306F3F46"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33AB187D"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45D753D8"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70B8568A"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150C09C1" w14:textId="77777777" w:rsidTr="000E1441">
        <w:trPr>
          <w:trHeight w:val="180"/>
        </w:trPr>
        <w:tc>
          <w:tcPr>
            <w:tcW w:w="0" w:type="auto"/>
            <w:shd w:val="clear" w:color="auto" w:fill="auto"/>
            <w:noWrap/>
            <w:vAlign w:val="center"/>
            <w:hideMark/>
          </w:tcPr>
          <w:p w14:paraId="35B74FC5" w14:textId="77777777" w:rsidR="000E1441" w:rsidRPr="00EA3FE8" w:rsidRDefault="000E1441" w:rsidP="000E1441">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Sanghar</w:t>
            </w:r>
            <w:proofErr w:type="spellEnd"/>
          </w:p>
        </w:tc>
        <w:tc>
          <w:tcPr>
            <w:tcW w:w="0" w:type="auto"/>
            <w:shd w:val="clear" w:color="000000" w:fill="FFFFFF"/>
            <w:noWrap/>
            <w:vAlign w:val="center"/>
            <w:hideMark/>
          </w:tcPr>
          <w:p w14:paraId="547C085D" w14:textId="01DCD64E"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3559C2C9" w14:textId="3910FD49"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4F925B2E" w14:textId="151FF603"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1.1</w:t>
            </w:r>
          </w:p>
        </w:tc>
        <w:tc>
          <w:tcPr>
            <w:tcW w:w="0" w:type="auto"/>
            <w:shd w:val="clear" w:color="000000" w:fill="FFFFFF"/>
            <w:noWrap/>
            <w:vAlign w:val="center"/>
            <w:hideMark/>
          </w:tcPr>
          <w:p w14:paraId="3CC0DC76" w14:textId="13659A18"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4DD67228" w14:textId="0157D7F7"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36E659D3" w14:textId="2F00E16B"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3E10BFB4"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2397443E"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7D21CEEB"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30739AF5" w14:textId="77777777" w:rsidTr="000E1441">
        <w:trPr>
          <w:trHeight w:val="180"/>
        </w:trPr>
        <w:tc>
          <w:tcPr>
            <w:tcW w:w="0" w:type="auto"/>
            <w:shd w:val="clear" w:color="auto" w:fill="auto"/>
            <w:noWrap/>
            <w:vAlign w:val="center"/>
            <w:hideMark/>
          </w:tcPr>
          <w:p w14:paraId="09DEF8AC"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Jacobabad</w:t>
            </w:r>
          </w:p>
        </w:tc>
        <w:tc>
          <w:tcPr>
            <w:tcW w:w="0" w:type="auto"/>
            <w:shd w:val="clear" w:color="000000" w:fill="FFFFFF"/>
            <w:noWrap/>
            <w:vAlign w:val="center"/>
            <w:hideMark/>
          </w:tcPr>
          <w:p w14:paraId="49F6A3DE" w14:textId="29C24721"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15F95D22" w14:textId="4130C8EF"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1A76A0E5" w14:textId="223E3BD3"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0.8</w:t>
            </w:r>
          </w:p>
        </w:tc>
        <w:tc>
          <w:tcPr>
            <w:tcW w:w="0" w:type="auto"/>
            <w:shd w:val="clear" w:color="000000" w:fill="FFFFFF"/>
            <w:noWrap/>
            <w:vAlign w:val="center"/>
            <w:hideMark/>
          </w:tcPr>
          <w:p w14:paraId="540725DD" w14:textId="296EDCD5"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314483BA" w14:textId="210845CE"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2C7E3463" w14:textId="7C1E2B25"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00AC8E30"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76D78134"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4484A9D1"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70DE3EE6" w14:textId="77777777" w:rsidTr="000E1441">
        <w:trPr>
          <w:trHeight w:val="180"/>
        </w:trPr>
        <w:tc>
          <w:tcPr>
            <w:tcW w:w="0" w:type="auto"/>
            <w:shd w:val="clear" w:color="auto" w:fill="auto"/>
            <w:noWrap/>
            <w:vAlign w:val="center"/>
            <w:hideMark/>
          </w:tcPr>
          <w:p w14:paraId="5E0C6F49"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Larkana</w:t>
            </w:r>
          </w:p>
        </w:tc>
        <w:tc>
          <w:tcPr>
            <w:tcW w:w="0" w:type="auto"/>
            <w:shd w:val="clear" w:color="000000" w:fill="FFFFFF"/>
            <w:noWrap/>
            <w:vAlign w:val="center"/>
            <w:hideMark/>
          </w:tcPr>
          <w:p w14:paraId="1E162BE6" w14:textId="167F9F30"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539ECB01" w14:textId="6942E8E4"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0DDEC4E6" w14:textId="1E76EAAD"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1.8</w:t>
            </w:r>
          </w:p>
        </w:tc>
        <w:tc>
          <w:tcPr>
            <w:tcW w:w="0" w:type="auto"/>
            <w:shd w:val="clear" w:color="000000" w:fill="FFFFFF"/>
            <w:noWrap/>
            <w:vAlign w:val="center"/>
            <w:hideMark/>
          </w:tcPr>
          <w:p w14:paraId="363475BC" w14:textId="01D2D82B"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15958065" w14:textId="0AE51E79"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236B6707" w14:textId="1F86682C"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6A5C4431"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70B10508"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521B0010"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2BEEA82A" w14:textId="77777777" w:rsidTr="000E1441">
        <w:trPr>
          <w:trHeight w:val="180"/>
        </w:trPr>
        <w:tc>
          <w:tcPr>
            <w:tcW w:w="0" w:type="auto"/>
            <w:shd w:val="clear" w:color="auto" w:fill="auto"/>
            <w:noWrap/>
            <w:vAlign w:val="center"/>
            <w:hideMark/>
          </w:tcPr>
          <w:p w14:paraId="191FFCA3"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TMK</w:t>
            </w:r>
          </w:p>
        </w:tc>
        <w:tc>
          <w:tcPr>
            <w:tcW w:w="0" w:type="auto"/>
            <w:shd w:val="clear" w:color="000000" w:fill="FFFFFF"/>
            <w:noWrap/>
            <w:vAlign w:val="center"/>
            <w:hideMark/>
          </w:tcPr>
          <w:p w14:paraId="7B2BAF16" w14:textId="3F52C5EF"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55E8CFD5" w14:textId="02E84129"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5F7A0D7F" w14:textId="79E8EB60"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1.8</w:t>
            </w:r>
          </w:p>
        </w:tc>
        <w:tc>
          <w:tcPr>
            <w:tcW w:w="0" w:type="auto"/>
            <w:shd w:val="clear" w:color="000000" w:fill="FFFFFF"/>
            <w:noWrap/>
            <w:vAlign w:val="center"/>
            <w:hideMark/>
          </w:tcPr>
          <w:p w14:paraId="6864A949" w14:textId="633614A8"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78BF41CA" w14:textId="5CDCA183"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5C4BCE47" w14:textId="333AC606"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63356936"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13121A48"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3886F195"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19191229" w14:textId="77777777" w:rsidTr="000E1441">
        <w:trPr>
          <w:trHeight w:val="180"/>
        </w:trPr>
        <w:tc>
          <w:tcPr>
            <w:tcW w:w="0" w:type="auto"/>
            <w:shd w:val="clear" w:color="auto" w:fill="auto"/>
            <w:noWrap/>
            <w:vAlign w:val="center"/>
            <w:hideMark/>
          </w:tcPr>
          <w:p w14:paraId="7DB60E39"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Badin</w:t>
            </w:r>
          </w:p>
        </w:tc>
        <w:tc>
          <w:tcPr>
            <w:tcW w:w="0" w:type="auto"/>
            <w:shd w:val="clear" w:color="000000" w:fill="FFFFFF"/>
            <w:noWrap/>
            <w:vAlign w:val="center"/>
            <w:hideMark/>
          </w:tcPr>
          <w:p w14:paraId="4C4C9F09" w14:textId="4FDDAF70"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327DFFB3" w14:textId="49F05C33"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26C7514B" w14:textId="2201A88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1.3</w:t>
            </w:r>
          </w:p>
        </w:tc>
        <w:tc>
          <w:tcPr>
            <w:tcW w:w="0" w:type="auto"/>
            <w:shd w:val="clear" w:color="000000" w:fill="FFFFFF"/>
            <w:noWrap/>
            <w:vAlign w:val="center"/>
            <w:hideMark/>
          </w:tcPr>
          <w:p w14:paraId="478666DD" w14:textId="4CE91524"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0A25041B" w14:textId="4802D1FE"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491B2ECA" w14:textId="1867C9DE"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32DED0F4"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2902E4C1"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6F0E77DB"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76604841" w14:textId="77777777" w:rsidTr="000E1441">
        <w:trPr>
          <w:trHeight w:val="180"/>
        </w:trPr>
        <w:tc>
          <w:tcPr>
            <w:tcW w:w="0" w:type="auto"/>
            <w:shd w:val="clear" w:color="auto" w:fill="auto"/>
            <w:noWrap/>
            <w:vAlign w:val="center"/>
            <w:hideMark/>
          </w:tcPr>
          <w:p w14:paraId="71DA5D46" w14:textId="77777777" w:rsidR="000E1441" w:rsidRPr="00EA3FE8" w:rsidRDefault="000E1441" w:rsidP="000E1441">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Kambar</w:t>
            </w:r>
            <w:proofErr w:type="spellEnd"/>
            <w:r w:rsidRPr="00EA3FE8">
              <w:rPr>
                <w:rFonts w:ascii="Arial" w:eastAsia="Times New Roman" w:hAnsi="Arial"/>
                <w:color w:val="auto"/>
                <w:sz w:val="14"/>
                <w:szCs w:val="14"/>
                <w:lang w:eastAsia="en-GB"/>
              </w:rPr>
              <w:t xml:space="preserve"> </w:t>
            </w:r>
            <w:proofErr w:type="spellStart"/>
            <w:r w:rsidRPr="00EA3FE8">
              <w:rPr>
                <w:rFonts w:ascii="Arial" w:eastAsia="Times New Roman" w:hAnsi="Arial"/>
                <w:color w:val="auto"/>
                <w:sz w:val="14"/>
                <w:szCs w:val="14"/>
                <w:lang w:eastAsia="en-GB"/>
              </w:rPr>
              <w:t>Shahdadkot</w:t>
            </w:r>
            <w:proofErr w:type="spellEnd"/>
          </w:p>
        </w:tc>
        <w:tc>
          <w:tcPr>
            <w:tcW w:w="0" w:type="auto"/>
            <w:shd w:val="clear" w:color="000000" w:fill="FFFFFF"/>
            <w:noWrap/>
            <w:vAlign w:val="center"/>
            <w:hideMark/>
          </w:tcPr>
          <w:p w14:paraId="613930FA" w14:textId="36319154"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6A18CC0C" w14:textId="0E407A1D"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5458D168" w14:textId="489BAC0E"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0.6</w:t>
            </w:r>
          </w:p>
        </w:tc>
        <w:tc>
          <w:tcPr>
            <w:tcW w:w="0" w:type="auto"/>
            <w:shd w:val="clear" w:color="000000" w:fill="FFFFFF"/>
            <w:noWrap/>
            <w:vAlign w:val="center"/>
            <w:hideMark/>
          </w:tcPr>
          <w:p w14:paraId="6E6675F2" w14:textId="0CA1CFDF"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6BC7A5B8" w14:textId="24D6FE39"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652D77C2" w14:textId="43C5748E"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0.00</w:t>
            </w:r>
          </w:p>
        </w:tc>
        <w:tc>
          <w:tcPr>
            <w:tcW w:w="0" w:type="auto"/>
            <w:shd w:val="clear" w:color="auto" w:fill="FFFFFF" w:themeFill="background1"/>
            <w:noWrap/>
            <w:vAlign w:val="center"/>
            <w:hideMark/>
          </w:tcPr>
          <w:p w14:paraId="1C582751"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7CE92018"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16813879"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6AF0E90C" w14:textId="77777777" w:rsidTr="000E1441">
        <w:trPr>
          <w:trHeight w:val="180"/>
        </w:trPr>
        <w:tc>
          <w:tcPr>
            <w:tcW w:w="0" w:type="auto"/>
            <w:shd w:val="clear" w:color="auto" w:fill="auto"/>
            <w:noWrap/>
            <w:vAlign w:val="center"/>
            <w:hideMark/>
          </w:tcPr>
          <w:p w14:paraId="66C0DEB2" w14:textId="77777777" w:rsidR="000E1441" w:rsidRPr="00EA3FE8" w:rsidRDefault="000E1441" w:rsidP="000E1441">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Kashmore</w:t>
            </w:r>
            <w:proofErr w:type="spellEnd"/>
          </w:p>
        </w:tc>
        <w:tc>
          <w:tcPr>
            <w:tcW w:w="0" w:type="auto"/>
            <w:shd w:val="clear" w:color="000000" w:fill="FFFFFF"/>
            <w:noWrap/>
            <w:vAlign w:val="center"/>
            <w:hideMark/>
          </w:tcPr>
          <w:p w14:paraId="102C40E3" w14:textId="523EDEC1"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0CC1FF5D" w14:textId="4E4565A3"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096E3D6C" w14:textId="0B3102C3"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0.6</w:t>
            </w:r>
          </w:p>
        </w:tc>
        <w:tc>
          <w:tcPr>
            <w:tcW w:w="0" w:type="auto"/>
            <w:shd w:val="clear" w:color="000000" w:fill="FFFFFF"/>
            <w:noWrap/>
            <w:vAlign w:val="center"/>
            <w:hideMark/>
          </w:tcPr>
          <w:p w14:paraId="65371945" w14:textId="0D9CD4B9"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0DD15F62" w14:textId="2116D21F"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3444FAFC" w14:textId="0A3DC780"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0.00</w:t>
            </w:r>
          </w:p>
        </w:tc>
        <w:tc>
          <w:tcPr>
            <w:tcW w:w="0" w:type="auto"/>
            <w:shd w:val="clear" w:color="auto" w:fill="FFFFFF" w:themeFill="background1"/>
            <w:noWrap/>
            <w:vAlign w:val="center"/>
            <w:hideMark/>
          </w:tcPr>
          <w:p w14:paraId="555D5ADB"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79735E12"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59ECC290"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5954DEC5" w14:textId="77777777" w:rsidTr="000E1441">
        <w:trPr>
          <w:trHeight w:val="180"/>
        </w:trPr>
        <w:tc>
          <w:tcPr>
            <w:tcW w:w="0" w:type="auto"/>
            <w:shd w:val="clear" w:color="auto" w:fill="auto"/>
            <w:noWrap/>
            <w:vAlign w:val="center"/>
            <w:hideMark/>
          </w:tcPr>
          <w:p w14:paraId="3729704A"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Ghotki</w:t>
            </w:r>
          </w:p>
        </w:tc>
        <w:tc>
          <w:tcPr>
            <w:tcW w:w="0" w:type="auto"/>
            <w:shd w:val="clear" w:color="000000" w:fill="FFFFFF"/>
            <w:noWrap/>
            <w:vAlign w:val="center"/>
            <w:hideMark/>
          </w:tcPr>
          <w:p w14:paraId="4BC59555" w14:textId="78F1C382"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75FEBE89" w14:textId="37FAD773"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48E073BF" w14:textId="799EB1EA"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w:t>
            </w:r>
          </w:p>
        </w:tc>
        <w:tc>
          <w:tcPr>
            <w:tcW w:w="0" w:type="auto"/>
            <w:shd w:val="clear" w:color="000000" w:fill="FFFFFF"/>
            <w:noWrap/>
            <w:vAlign w:val="center"/>
            <w:hideMark/>
          </w:tcPr>
          <w:p w14:paraId="65C54877" w14:textId="5322E743"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5C79F484" w14:textId="40453A4F"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4DA64C63" w14:textId="74C5010B"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7FCD4309"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00919EA5"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6D7FC27B"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635D2546" w14:textId="77777777" w:rsidTr="000E1441">
        <w:trPr>
          <w:trHeight w:val="180"/>
        </w:trPr>
        <w:tc>
          <w:tcPr>
            <w:tcW w:w="0" w:type="auto"/>
            <w:shd w:val="clear" w:color="auto" w:fill="auto"/>
            <w:noWrap/>
            <w:vAlign w:val="center"/>
            <w:hideMark/>
          </w:tcPr>
          <w:p w14:paraId="27F31B23"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Khairpur</w:t>
            </w:r>
          </w:p>
        </w:tc>
        <w:tc>
          <w:tcPr>
            <w:tcW w:w="0" w:type="auto"/>
            <w:shd w:val="clear" w:color="000000" w:fill="FFFFFF"/>
            <w:noWrap/>
            <w:vAlign w:val="center"/>
            <w:hideMark/>
          </w:tcPr>
          <w:p w14:paraId="3464D2F3" w14:textId="39170F85"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1AFD87D3" w14:textId="5E0CFCE0"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0B507170" w14:textId="51624708"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0.46</w:t>
            </w:r>
          </w:p>
        </w:tc>
        <w:tc>
          <w:tcPr>
            <w:tcW w:w="0" w:type="auto"/>
            <w:shd w:val="clear" w:color="000000" w:fill="FFFFFF"/>
            <w:noWrap/>
            <w:vAlign w:val="center"/>
            <w:hideMark/>
          </w:tcPr>
          <w:p w14:paraId="281C899D" w14:textId="7B7B4D03"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69D82127" w14:textId="5C732DE4"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237CBC32" w14:textId="2A1DBC67"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0.00</w:t>
            </w:r>
          </w:p>
        </w:tc>
        <w:tc>
          <w:tcPr>
            <w:tcW w:w="0" w:type="auto"/>
            <w:shd w:val="clear" w:color="auto" w:fill="FFFFFF" w:themeFill="background1"/>
            <w:noWrap/>
            <w:vAlign w:val="center"/>
            <w:hideMark/>
          </w:tcPr>
          <w:p w14:paraId="034C9AA4"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2CD53C34"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0B735A55"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1AEBD2CF" w14:textId="77777777" w:rsidTr="000E1441">
        <w:trPr>
          <w:trHeight w:val="180"/>
        </w:trPr>
        <w:tc>
          <w:tcPr>
            <w:tcW w:w="0" w:type="auto"/>
            <w:shd w:val="clear" w:color="auto" w:fill="auto"/>
            <w:noWrap/>
            <w:vAlign w:val="center"/>
            <w:hideMark/>
          </w:tcPr>
          <w:p w14:paraId="076BE9B1" w14:textId="77777777" w:rsidR="000E1441" w:rsidRPr="00EA3FE8" w:rsidRDefault="000E1441" w:rsidP="000E1441">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Naushero</w:t>
            </w:r>
            <w:proofErr w:type="spellEnd"/>
            <w:r w:rsidRPr="00EA3FE8">
              <w:rPr>
                <w:rFonts w:ascii="Arial" w:eastAsia="Times New Roman" w:hAnsi="Arial"/>
                <w:color w:val="auto"/>
                <w:sz w:val="14"/>
                <w:szCs w:val="14"/>
                <w:lang w:eastAsia="en-GB"/>
              </w:rPr>
              <w:t xml:space="preserve"> </w:t>
            </w:r>
            <w:proofErr w:type="spellStart"/>
            <w:r w:rsidRPr="00EA3FE8">
              <w:rPr>
                <w:rFonts w:ascii="Arial" w:eastAsia="Times New Roman" w:hAnsi="Arial"/>
                <w:color w:val="auto"/>
                <w:sz w:val="14"/>
                <w:szCs w:val="14"/>
                <w:lang w:eastAsia="en-GB"/>
              </w:rPr>
              <w:t>Feroze</w:t>
            </w:r>
            <w:proofErr w:type="spellEnd"/>
          </w:p>
        </w:tc>
        <w:tc>
          <w:tcPr>
            <w:tcW w:w="0" w:type="auto"/>
            <w:shd w:val="clear" w:color="000000" w:fill="FFFFFF"/>
            <w:noWrap/>
            <w:vAlign w:val="center"/>
            <w:hideMark/>
          </w:tcPr>
          <w:p w14:paraId="51F0D70F" w14:textId="4040E736"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1F77374A" w14:textId="4533D856"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3B90C762" w14:textId="0C7B7796"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1.65</w:t>
            </w:r>
          </w:p>
        </w:tc>
        <w:tc>
          <w:tcPr>
            <w:tcW w:w="0" w:type="auto"/>
            <w:shd w:val="clear" w:color="000000" w:fill="FFFFFF"/>
            <w:noWrap/>
            <w:vAlign w:val="center"/>
            <w:hideMark/>
          </w:tcPr>
          <w:p w14:paraId="3C3DC89A" w14:textId="6EDF4796"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29459928" w14:textId="1939AB7B"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6E116BDF" w14:textId="0B143226"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2D6429C6"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76A349CC"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71531224"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2699323B" w14:textId="77777777" w:rsidTr="000E1441">
        <w:trPr>
          <w:trHeight w:val="180"/>
        </w:trPr>
        <w:tc>
          <w:tcPr>
            <w:tcW w:w="0" w:type="auto"/>
            <w:shd w:val="clear" w:color="auto" w:fill="auto"/>
            <w:noWrap/>
            <w:vAlign w:val="center"/>
            <w:hideMark/>
          </w:tcPr>
          <w:p w14:paraId="6403200C" w14:textId="77777777" w:rsidR="000E1441" w:rsidRPr="00EA3FE8" w:rsidRDefault="000E1441" w:rsidP="000E1441">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Dadu</w:t>
            </w:r>
            <w:proofErr w:type="spellEnd"/>
          </w:p>
        </w:tc>
        <w:tc>
          <w:tcPr>
            <w:tcW w:w="0" w:type="auto"/>
            <w:shd w:val="clear" w:color="000000" w:fill="FFFFFF"/>
            <w:noWrap/>
            <w:vAlign w:val="center"/>
            <w:hideMark/>
          </w:tcPr>
          <w:p w14:paraId="66F145D2" w14:textId="799CD64F"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511084D8" w14:textId="14A22214"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01C54078" w14:textId="0BE8A195"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0.75</w:t>
            </w:r>
          </w:p>
        </w:tc>
        <w:tc>
          <w:tcPr>
            <w:tcW w:w="0" w:type="auto"/>
            <w:shd w:val="clear" w:color="000000" w:fill="FFFFFF"/>
            <w:noWrap/>
            <w:vAlign w:val="center"/>
            <w:hideMark/>
          </w:tcPr>
          <w:p w14:paraId="0746E196" w14:textId="146CFBA2"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4548EE7E" w14:textId="3C1943EF"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19F22EAF" w14:textId="06C19AED"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0.00</w:t>
            </w:r>
          </w:p>
        </w:tc>
        <w:tc>
          <w:tcPr>
            <w:tcW w:w="0" w:type="auto"/>
            <w:shd w:val="clear" w:color="auto" w:fill="FFFFFF" w:themeFill="background1"/>
            <w:noWrap/>
            <w:vAlign w:val="center"/>
            <w:hideMark/>
          </w:tcPr>
          <w:p w14:paraId="7AF5AEBC"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3E3D6738"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54ADB22C"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406E0BB6" w14:textId="77777777" w:rsidTr="000E1441">
        <w:trPr>
          <w:trHeight w:val="180"/>
        </w:trPr>
        <w:tc>
          <w:tcPr>
            <w:tcW w:w="0" w:type="auto"/>
            <w:shd w:val="clear" w:color="auto" w:fill="auto"/>
            <w:noWrap/>
            <w:vAlign w:val="center"/>
            <w:hideMark/>
          </w:tcPr>
          <w:p w14:paraId="5E28B8A7"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Shikarpur</w:t>
            </w:r>
          </w:p>
        </w:tc>
        <w:tc>
          <w:tcPr>
            <w:tcW w:w="0" w:type="auto"/>
            <w:shd w:val="clear" w:color="000000" w:fill="FFFFFF"/>
            <w:noWrap/>
            <w:vAlign w:val="center"/>
            <w:hideMark/>
          </w:tcPr>
          <w:p w14:paraId="5B40D9D9" w14:textId="4A29DCE0"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61F24B59" w14:textId="22C7C58E"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2741764B" w14:textId="49DCBD80"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0.73</w:t>
            </w:r>
          </w:p>
        </w:tc>
        <w:tc>
          <w:tcPr>
            <w:tcW w:w="0" w:type="auto"/>
            <w:shd w:val="clear" w:color="000000" w:fill="FFFFFF"/>
            <w:noWrap/>
            <w:vAlign w:val="center"/>
            <w:hideMark/>
          </w:tcPr>
          <w:p w14:paraId="1563D060" w14:textId="488746ED"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313D9E09" w14:textId="3312F7C4"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23E48AB9" w14:textId="22422E59"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0.00</w:t>
            </w:r>
          </w:p>
        </w:tc>
        <w:tc>
          <w:tcPr>
            <w:tcW w:w="0" w:type="auto"/>
            <w:shd w:val="clear" w:color="auto" w:fill="FFFFFF" w:themeFill="background1"/>
            <w:noWrap/>
            <w:vAlign w:val="center"/>
            <w:hideMark/>
          </w:tcPr>
          <w:p w14:paraId="11AAB1AD"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5C6F04D9"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2A19F238"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6BA97A94" w14:textId="77777777" w:rsidTr="000E1441">
        <w:trPr>
          <w:trHeight w:val="180"/>
        </w:trPr>
        <w:tc>
          <w:tcPr>
            <w:tcW w:w="0" w:type="auto"/>
            <w:shd w:val="clear" w:color="auto" w:fill="auto"/>
            <w:noWrap/>
            <w:vAlign w:val="center"/>
            <w:hideMark/>
          </w:tcPr>
          <w:p w14:paraId="58C415E4" w14:textId="77777777" w:rsidR="000E1441" w:rsidRPr="00EA3FE8" w:rsidRDefault="000E1441" w:rsidP="000E1441">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Sujawal</w:t>
            </w:r>
            <w:proofErr w:type="spellEnd"/>
            <w:r w:rsidRPr="00EA3FE8">
              <w:rPr>
                <w:rFonts w:ascii="Arial" w:eastAsia="Times New Roman" w:hAnsi="Arial"/>
                <w:color w:val="auto"/>
                <w:sz w:val="14"/>
                <w:szCs w:val="14"/>
                <w:lang w:eastAsia="en-GB"/>
              </w:rPr>
              <w:t xml:space="preserve"> District</w:t>
            </w:r>
          </w:p>
        </w:tc>
        <w:tc>
          <w:tcPr>
            <w:tcW w:w="0" w:type="auto"/>
            <w:shd w:val="clear" w:color="000000" w:fill="FFFFFF"/>
            <w:noWrap/>
            <w:vAlign w:val="center"/>
            <w:hideMark/>
          </w:tcPr>
          <w:p w14:paraId="75889E52" w14:textId="6C5C0161"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152EAF78" w14:textId="4AB62B7D"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3B0E55DA" w14:textId="6331D8E0"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1.18</w:t>
            </w:r>
          </w:p>
        </w:tc>
        <w:tc>
          <w:tcPr>
            <w:tcW w:w="0" w:type="auto"/>
            <w:shd w:val="clear" w:color="000000" w:fill="FFFFFF"/>
            <w:noWrap/>
            <w:vAlign w:val="center"/>
            <w:hideMark/>
          </w:tcPr>
          <w:p w14:paraId="30005C12" w14:textId="6A35BC91"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18D8EA25" w14:textId="72CC32C0"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549B4B7B" w14:textId="5E8B6D5E"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64AB96CE"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25C556F9"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1EA644C8"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12FD9205" w14:textId="77777777" w:rsidTr="000E1441">
        <w:trPr>
          <w:trHeight w:val="180"/>
        </w:trPr>
        <w:tc>
          <w:tcPr>
            <w:tcW w:w="0" w:type="auto"/>
            <w:shd w:val="clear" w:color="auto" w:fill="auto"/>
            <w:noWrap/>
            <w:vAlign w:val="center"/>
            <w:hideMark/>
          </w:tcPr>
          <w:p w14:paraId="5FD07C5F" w14:textId="77777777" w:rsidR="000E1441" w:rsidRPr="00EA3FE8" w:rsidRDefault="000E1441" w:rsidP="000E1441">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Thatta</w:t>
            </w:r>
            <w:proofErr w:type="spellEnd"/>
            <w:r w:rsidRPr="00EA3FE8">
              <w:rPr>
                <w:rFonts w:ascii="Arial" w:eastAsia="Times New Roman" w:hAnsi="Arial"/>
                <w:color w:val="auto"/>
                <w:sz w:val="14"/>
                <w:szCs w:val="14"/>
                <w:lang w:eastAsia="en-GB"/>
              </w:rPr>
              <w:t xml:space="preserve"> District</w:t>
            </w:r>
          </w:p>
        </w:tc>
        <w:tc>
          <w:tcPr>
            <w:tcW w:w="0" w:type="auto"/>
            <w:shd w:val="clear" w:color="000000" w:fill="FFFFFF"/>
            <w:noWrap/>
            <w:vAlign w:val="center"/>
            <w:hideMark/>
          </w:tcPr>
          <w:p w14:paraId="5C40250C" w14:textId="17D1F5D2"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23DA23B7" w14:textId="0A775FB0"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0298DB9B" w14:textId="7F2B301B"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0.90</w:t>
            </w:r>
          </w:p>
        </w:tc>
        <w:tc>
          <w:tcPr>
            <w:tcW w:w="0" w:type="auto"/>
            <w:shd w:val="clear" w:color="000000" w:fill="FFFFFF"/>
            <w:noWrap/>
            <w:vAlign w:val="center"/>
            <w:hideMark/>
          </w:tcPr>
          <w:p w14:paraId="3D2D7EA8" w14:textId="745561D3"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1560D977" w14:textId="5835559D"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3F8359F6" w14:textId="6A7C9D96"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2D1F00E5"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19721275"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483ACDFF"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6B26B5CF" w14:textId="77777777" w:rsidTr="000E1441">
        <w:trPr>
          <w:trHeight w:val="180"/>
        </w:trPr>
        <w:tc>
          <w:tcPr>
            <w:tcW w:w="0" w:type="auto"/>
            <w:shd w:val="clear" w:color="auto" w:fill="auto"/>
            <w:noWrap/>
            <w:vAlign w:val="center"/>
            <w:hideMark/>
          </w:tcPr>
          <w:p w14:paraId="24D79040" w14:textId="77777777" w:rsidR="000E1441" w:rsidRPr="00EA3FE8" w:rsidRDefault="000E1441" w:rsidP="000E1441">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Mirpurkhas</w:t>
            </w:r>
            <w:proofErr w:type="spellEnd"/>
          </w:p>
        </w:tc>
        <w:tc>
          <w:tcPr>
            <w:tcW w:w="0" w:type="auto"/>
            <w:shd w:val="clear" w:color="000000" w:fill="FFFFFF"/>
            <w:noWrap/>
            <w:vAlign w:val="center"/>
            <w:hideMark/>
          </w:tcPr>
          <w:p w14:paraId="7CC5B732" w14:textId="61088E65"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4811F219" w14:textId="127A0C74"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73818983" w14:textId="004F2480"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2.34</w:t>
            </w:r>
          </w:p>
        </w:tc>
        <w:tc>
          <w:tcPr>
            <w:tcW w:w="0" w:type="auto"/>
            <w:shd w:val="clear" w:color="000000" w:fill="FFFFFF"/>
            <w:noWrap/>
            <w:vAlign w:val="center"/>
            <w:hideMark/>
          </w:tcPr>
          <w:p w14:paraId="4B855E06" w14:textId="799978D3"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5674FAB3" w14:textId="684A68C0"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60C27BCB" w14:textId="12CA5E1B"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0.02</w:t>
            </w:r>
          </w:p>
        </w:tc>
        <w:tc>
          <w:tcPr>
            <w:tcW w:w="0" w:type="auto"/>
            <w:shd w:val="clear" w:color="auto" w:fill="FFFFFF" w:themeFill="background1"/>
            <w:noWrap/>
            <w:vAlign w:val="center"/>
            <w:hideMark/>
          </w:tcPr>
          <w:p w14:paraId="201401A0"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3A8F19A9"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1ED84DA0"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6AA6BD7D" w14:textId="77777777" w:rsidTr="000E1441">
        <w:trPr>
          <w:trHeight w:val="180"/>
        </w:trPr>
        <w:tc>
          <w:tcPr>
            <w:tcW w:w="0" w:type="auto"/>
            <w:shd w:val="clear" w:color="auto" w:fill="auto"/>
            <w:noWrap/>
            <w:vAlign w:val="center"/>
            <w:hideMark/>
          </w:tcPr>
          <w:p w14:paraId="4719B95D"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Sukkur</w:t>
            </w:r>
          </w:p>
        </w:tc>
        <w:tc>
          <w:tcPr>
            <w:tcW w:w="0" w:type="auto"/>
            <w:shd w:val="clear" w:color="000000" w:fill="FFFFFF"/>
            <w:noWrap/>
            <w:vAlign w:val="center"/>
            <w:hideMark/>
          </w:tcPr>
          <w:p w14:paraId="40E905AB" w14:textId="7105449E"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468B45A4" w14:textId="40CC78B2"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67FB7A38" w14:textId="345C82B5"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1.20</w:t>
            </w:r>
          </w:p>
        </w:tc>
        <w:tc>
          <w:tcPr>
            <w:tcW w:w="0" w:type="auto"/>
            <w:shd w:val="clear" w:color="000000" w:fill="FFFFFF"/>
            <w:noWrap/>
            <w:vAlign w:val="center"/>
            <w:hideMark/>
          </w:tcPr>
          <w:p w14:paraId="358CA7C9" w14:textId="36275AD3"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700DA401" w14:textId="489221EF"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5659C056" w14:textId="30D2BA50"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4C347464"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1361EF4E"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2F26480C"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7766DBA4" w14:textId="77777777" w:rsidTr="000E1441">
        <w:trPr>
          <w:trHeight w:val="180"/>
        </w:trPr>
        <w:tc>
          <w:tcPr>
            <w:tcW w:w="0" w:type="auto"/>
            <w:shd w:val="clear" w:color="auto" w:fill="auto"/>
            <w:noWrap/>
            <w:vAlign w:val="center"/>
            <w:hideMark/>
          </w:tcPr>
          <w:p w14:paraId="19C0490B"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Hyderabad</w:t>
            </w:r>
          </w:p>
        </w:tc>
        <w:tc>
          <w:tcPr>
            <w:tcW w:w="0" w:type="auto"/>
            <w:shd w:val="clear" w:color="000000" w:fill="FFFFFF"/>
            <w:noWrap/>
            <w:vAlign w:val="center"/>
            <w:hideMark/>
          </w:tcPr>
          <w:p w14:paraId="00BEDC4E" w14:textId="6EB7DFA4"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35163D61" w14:textId="16267C23"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313D900D" w14:textId="6D14864A"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1.12</w:t>
            </w:r>
          </w:p>
        </w:tc>
        <w:tc>
          <w:tcPr>
            <w:tcW w:w="0" w:type="auto"/>
            <w:shd w:val="clear" w:color="000000" w:fill="FFFFFF"/>
            <w:noWrap/>
            <w:vAlign w:val="center"/>
            <w:hideMark/>
          </w:tcPr>
          <w:p w14:paraId="21CC1196" w14:textId="4D35EBD6"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2CCB74EF" w14:textId="6A642E31"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1451B0F5" w14:textId="458120A8"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1CFE64B6"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666A50B3"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17A6DC87"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7FDA1F2C" w14:textId="77777777" w:rsidTr="000E1441">
        <w:trPr>
          <w:trHeight w:val="180"/>
        </w:trPr>
        <w:tc>
          <w:tcPr>
            <w:tcW w:w="0" w:type="auto"/>
            <w:shd w:val="clear" w:color="auto" w:fill="auto"/>
            <w:noWrap/>
            <w:vAlign w:val="center"/>
            <w:hideMark/>
          </w:tcPr>
          <w:p w14:paraId="4005100C"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Jamshoro</w:t>
            </w:r>
          </w:p>
        </w:tc>
        <w:tc>
          <w:tcPr>
            <w:tcW w:w="0" w:type="auto"/>
            <w:shd w:val="clear" w:color="000000" w:fill="FFFFFF"/>
            <w:noWrap/>
            <w:vAlign w:val="center"/>
            <w:hideMark/>
          </w:tcPr>
          <w:p w14:paraId="1D4584BD" w14:textId="32FC405B"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0F01FB1D" w14:textId="65E650D4"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5A0B40B4" w14:textId="56AA42FC"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0.88</w:t>
            </w:r>
          </w:p>
        </w:tc>
        <w:tc>
          <w:tcPr>
            <w:tcW w:w="0" w:type="auto"/>
            <w:shd w:val="clear" w:color="000000" w:fill="FFFFFF"/>
            <w:noWrap/>
            <w:vAlign w:val="center"/>
            <w:hideMark/>
          </w:tcPr>
          <w:p w14:paraId="7CBE29EE" w14:textId="66852C6B"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265B88EC" w14:textId="67230567"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20A08A25" w14:textId="38435D90"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49E08110"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44C41190"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30E2977B"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2DC2811E" w14:textId="77777777" w:rsidTr="000E1441">
        <w:trPr>
          <w:trHeight w:val="180"/>
        </w:trPr>
        <w:tc>
          <w:tcPr>
            <w:tcW w:w="0" w:type="auto"/>
            <w:shd w:val="clear" w:color="auto" w:fill="auto"/>
            <w:noWrap/>
            <w:vAlign w:val="center"/>
            <w:hideMark/>
          </w:tcPr>
          <w:p w14:paraId="6DEAE4DA"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Karachi Central</w:t>
            </w:r>
          </w:p>
        </w:tc>
        <w:tc>
          <w:tcPr>
            <w:tcW w:w="0" w:type="auto"/>
            <w:shd w:val="clear" w:color="000000" w:fill="FFFFFF"/>
            <w:noWrap/>
            <w:vAlign w:val="center"/>
            <w:hideMark/>
          </w:tcPr>
          <w:p w14:paraId="675A616D" w14:textId="3397F6C0"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11587189" w14:textId="624C0CBA"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09084D92" w14:textId="4C847C95"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1.12</w:t>
            </w:r>
          </w:p>
        </w:tc>
        <w:tc>
          <w:tcPr>
            <w:tcW w:w="0" w:type="auto"/>
            <w:shd w:val="clear" w:color="000000" w:fill="FFFFFF"/>
            <w:noWrap/>
            <w:vAlign w:val="center"/>
            <w:hideMark/>
          </w:tcPr>
          <w:p w14:paraId="1E948161" w14:textId="5C36BEB4"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42342793" w14:textId="77D81ECE"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65DF1B3A" w14:textId="05E262E7"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3B245E55"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7D43A9AF"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27D1915E"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7931D6B4" w14:textId="77777777" w:rsidTr="000E1441">
        <w:trPr>
          <w:trHeight w:val="180"/>
        </w:trPr>
        <w:tc>
          <w:tcPr>
            <w:tcW w:w="0" w:type="auto"/>
            <w:shd w:val="clear" w:color="auto" w:fill="auto"/>
            <w:noWrap/>
            <w:vAlign w:val="center"/>
            <w:hideMark/>
          </w:tcPr>
          <w:p w14:paraId="19E017B2"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Karachi East</w:t>
            </w:r>
          </w:p>
        </w:tc>
        <w:tc>
          <w:tcPr>
            <w:tcW w:w="0" w:type="auto"/>
            <w:shd w:val="clear" w:color="000000" w:fill="FFFFFF"/>
            <w:noWrap/>
            <w:vAlign w:val="center"/>
            <w:hideMark/>
          </w:tcPr>
          <w:p w14:paraId="44F9B931" w14:textId="66FEBFFA"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3B42691D" w14:textId="68BE3042"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7DC74EFB" w14:textId="4E62217F"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1.46</w:t>
            </w:r>
          </w:p>
        </w:tc>
        <w:tc>
          <w:tcPr>
            <w:tcW w:w="0" w:type="auto"/>
            <w:shd w:val="clear" w:color="000000" w:fill="FFFFFF"/>
            <w:noWrap/>
            <w:vAlign w:val="center"/>
            <w:hideMark/>
          </w:tcPr>
          <w:p w14:paraId="622DDE08" w14:textId="5E1E0DE0"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14ABB3A6" w14:textId="27138302"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1A179982" w14:textId="326E79B0"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1668DE88"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502DB3C3"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04562E10"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32610FF9" w14:textId="77777777" w:rsidTr="000E1441">
        <w:trPr>
          <w:trHeight w:val="180"/>
        </w:trPr>
        <w:tc>
          <w:tcPr>
            <w:tcW w:w="0" w:type="auto"/>
            <w:shd w:val="clear" w:color="auto" w:fill="auto"/>
            <w:noWrap/>
            <w:vAlign w:val="center"/>
            <w:hideMark/>
          </w:tcPr>
          <w:p w14:paraId="0806AEC1"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Karachi South</w:t>
            </w:r>
          </w:p>
        </w:tc>
        <w:tc>
          <w:tcPr>
            <w:tcW w:w="0" w:type="auto"/>
            <w:shd w:val="clear" w:color="000000" w:fill="FFFFFF"/>
            <w:noWrap/>
            <w:vAlign w:val="center"/>
            <w:hideMark/>
          </w:tcPr>
          <w:p w14:paraId="036AE33B" w14:textId="779CB0EF"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369BFBFE" w14:textId="1EBE09A5"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191F0389" w14:textId="2FEAFFF2"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2.30</w:t>
            </w:r>
          </w:p>
        </w:tc>
        <w:tc>
          <w:tcPr>
            <w:tcW w:w="0" w:type="auto"/>
            <w:shd w:val="clear" w:color="000000" w:fill="FFFFFF"/>
            <w:noWrap/>
            <w:vAlign w:val="center"/>
            <w:hideMark/>
          </w:tcPr>
          <w:p w14:paraId="55D76474" w14:textId="3AF22E75"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43358D22" w14:textId="5A817F88"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787426C4" w14:textId="530689C7"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0.02</w:t>
            </w:r>
          </w:p>
        </w:tc>
        <w:tc>
          <w:tcPr>
            <w:tcW w:w="0" w:type="auto"/>
            <w:shd w:val="clear" w:color="auto" w:fill="FFFFFF" w:themeFill="background1"/>
            <w:noWrap/>
            <w:vAlign w:val="center"/>
            <w:hideMark/>
          </w:tcPr>
          <w:p w14:paraId="1B00301B"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71423BDF"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14FFBF78"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7F00C111" w14:textId="77777777" w:rsidTr="000E1441">
        <w:trPr>
          <w:trHeight w:val="180"/>
        </w:trPr>
        <w:tc>
          <w:tcPr>
            <w:tcW w:w="0" w:type="auto"/>
            <w:shd w:val="clear" w:color="auto" w:fill="auto"/>
            <w:noWrap/>
            <w:vAlign w:val="center"/>
            <w:hideMark/>
          </w:tcPr>
          <w:p w14:paraId="50AE91D5"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Karachi west</w:t>
            </w:r>
          </w:p>
        </w:tc>
        <w:tc>
          <w:tcPr>
            <w:tcW w:w="0" w:type="auto"/>
            <w:shd w:val="clear" w:color="000000" w:fill="FFFFFF"/>
            <w:noWrap/>
            <w:vAlign w:val="center"/>
            <w:hideMark/>
          </w:tcPr>
          <w:p w14:paraId="541D7211" w14:textId="04BCB264"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08ADE047" w14:textId="64F70ED1"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1181BF10" w14:textId="2A0F5E0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1.21</w:t>
            </w:r>
          </w:p>
        </w:tc>
        <w:tc>
          <w:tcPr>
            <w:tcW w:w="0" w:type="auto"/>
            <w:shd w:val="clear" w:color="000000" w:fill="FFFFFF"/>
            <w:noWrap/>
            <w:vAlign w:val="center"/>
            <w:hideMark/>
          </w:tcPr>
          <w:p w14:paraId="398B964A" w14:textId="0BCDDB18"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3B1167AE" w14:textId="7E5BAD0F"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25C34D0A" w14:textId="299E1D59"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506F2F68"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547A7A27"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79AD0E0B"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5537A1BF" w14:textId="77777777" w:rsidTr="000E1441">
        <w:trPr>
          <w:trHeight w:val="180"/>
        </w:trPr>
        <w:tc>
          <w:tcPr>
            <w:tcW w:w="0" w:type="auto"/>
            <w:shd w:val="clear" w:color="auto" w:fill="auto"/>
            <w:noWrap/>
            <w:vAlign w:val="center"/>
            <w:hideMark/>
          </w:tcPr>
          <w:p w14:paraId="5AFB99CB"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Korangi</w:t>
            </w:r>
          </w:p>
        </w:tc>
        <w:tc>
          <w:tcPr>
            <w:tcW w:w="0" w:type="auto"/>
            <w:shd w:val="clear" w:color="000000" w:fill="FFFFFF"/>
            <w:noWrap/>
            <w:vAlign w:val="center"/>
            <w:hideMark/>
          </w:tcPr>
          <w:p w14:paraId="0147DAE4" w14:textId="1B0530A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3CA4FDA6" w14:textId="6EE26838"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20A39237" w14:textId="6D256A5C"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1.09</w:t>
            </w:r>
          </w:p>
        </w:tc>
        <w:tc>
          <w:tcPr>
            <w:tcW w:w="0" w:type="auto"/>
            <w:shd w:val="clear" w:color="000000" w:fill="FFFFFF"/>
            <w:noWrap/>
            <w:vAlign w:val="center"/>
            <w:hideMark/>
          </w:tcPr>
          <w:p w14:paraId="3E2CFCCE" w14:textId="61C34479"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5EEB46D9" w14:textId="3AED2056"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0309CEC6" w14:textId="78E9EFF2"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2A4E3089"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14A8D0DD"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2B6177A4"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6ADDE694" w14:textId="77777777" w:rsidTr="000E1441">
        <w:trPr>
          <w:trHeight w:val="180"/>
        </w:trPr>
        <w:tc>
          <w:tcPr>
            <w:tcW w:w="0" w:type="auto"/>
            <w:shd w:val="clear" w:color="auto" w:fill="auto"/>
            <w:noWrap/>
            <w:vAlign w:val="center"/>
            <w:hideMark/>
          </w:tcPr>
          <w:p w14:paraId="52450E0D" w14:textId="77777777" w:rsidR="000E1441" w:rsidRPr="00EA3FE8" w:rsidRDefault="000E1441" w:rsidP="000E1441">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Malir</w:t>
            </w:r>
            <w:proofErr w:type="spellEnd"/>
          </w:p>
        </w:tc>
        <w:tc>
          <w:tcPr>
            <w:tcW w:w="0" w:type="auto"/>
            <w:shd w:val="clear" w:color="000000" w:fill="FFFFFF"/>
            <w:noWrap/>
            <w:vAlign w:val="center"/>
            <w:hideMark/>
          </w:tcPr>
          <w:p w14:paraId="3E38F79E" w14:textId="4A910B8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2A803BA5" w14:textId="3636EABF"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147CFB37" w14:textId="52F951DF"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2.15</w:t>
            </w:r>
          </w:p>
        </w:tc>
        <w:tc>
          <w:tcPr>
            <w:tcW w:w="0" w:type="auto"/>
            <w:shd w:val="clear" w:color="000000" w:fill="FFFFFF"/>
            <w:noWrap/>
            <w:vAlign w:val="center"/>
            <w:hideMark/>
          </w:tcPr>
          <w:p w14:paraId="19BE3165" w14:textId="421A8C7A"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30799CF3" w14:textId="0723EDC5"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4486E507" w14:textId="339E8F6F"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060D13B7"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3EBA029C"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0102FE2E"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71CE6EE1" w14:textId="77777777" w:rsidTr="000E1441">
        <w:trPr>
          <w:trHeight w:val="180"/>
        </w:trPr>
        <w:tc>
          <w:tcPr>
            <w:tcW w:w="0" w:type="auto"/>
            <w:shd w:val="clear" w:color="auto" w:fill="auto"/>
            <w:noWrap/>
            <w:vAlign w:val="center"/>
            <w:hideMark/>
          </w:tcPr>
          <w:p w14:paraId="5DE39AA0" w14:textId="77777777" w:rsidR="000E1441" w:rsidRPr="00EA3FE8" w:rsidRDefault="000E1441" w:rsidP="000E1441">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Matari</w:t>
            </w:r>
            <w:proofErr w:type="spellEnd"/>
          </w:p>
        </w:tc>
        <w:tc>
          <w:tcPr>
            <w:tcW w:w="0" w:type="auto"/>
            <w:shd w:val="clear" w:color="000000" w:fill="FFFFFF"/>
            <w:noWrap/>
            <w:vAlign w:val="center"/>
            <w:hideMark/>
          </w:tcPr>
          <w:p w14:paraId="7FAFCFDA" w14:textId="16CFA7D1"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16C5D556" w14:textId="539D4C0C"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3E95F086" w14:textId="167F5D86"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2.66</w:t>
            </w:r>
          </w:p>
        </w:tc>
        <w:tc>
          <w:tcPr>
            <w:tcW w:w="0" w:type="auto"/>
            <w:shd w:val="clear" w:color="000000" w:fill="FFFFFF"/>
            <w:noWrap/>
            <w:vAlign w:val="center"/>
            <w:hideMark/>
          </w:tcPr>
          <w:p w14:paraId="19392BEF" w14:textId="1C599A68"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41572ED7" w14:textId="7A35D6FE"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48ACBEBA" w14:textId="6EB38B9D"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0.02</w:t>
            </w:r>
          </w:p>
        </w:tc>
        <w:tc>
          <w:tcPr>
            <w:tcW w:w="0" w:type="auto"/>
            <w:shd w:val="clear" w:color="auto" w:fill="FFFFFF" w:themeFill="background1"/>
            <w:noWrap/>
            <w:vAlign w:val="center"/>
            <w:hideMark/>
          </w:tcPr>
          <w:p w14:paraId="261DD07F"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60D45354"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4C8DAA63"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17A11078" w14:textId="77777777" w:rsidTr="000E1441">
        <w:trPr>
          <w:trHeight w:val="180"/>
        </w:trPr>
        <w:tc>
          <w:tcPr>
            <w:tcW w:w="0" w:type="auto"/>
            <w:shd w:val="clear" w:color="auto" w:fill="auto"/>
            <w:noWrap/>
            <w:vAlign w:val="center"/>
            <w:hideMark/>
          </w:tcPr>
          <w:p w14:paraId="1780A28E"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 xml:space="preserve">Shaheed </w:t>
            </w:r>
            <w:proofErr w:type="spellStart"/>
            <w:r w:rsidRPr="00EA3FE8">
              <w:rPr>
                <w:rFonts w:ascii="Arial" w:eastAsia="Times New Roman" w:hAnsi="Arial"/>
                <w:color w:val="auto"/>
                <w:sz w:val="14"/>
                <w:szCs w:val="14"/>
                <w:lang w:eastAsia="en-GB"/>
              </w:rPr>
              <w:t>Benazirabad</w:t>
            </w:r>
            <w:proofErr w:type="spellEnd"/>
          </w:p>
        </w:tc>
        <w:tc>
          <w:tcPr>
            <w:tcW w:w="0" w:type="auto"/>
            <w:shd w:val="clear" w:color="000000" w:fill="FFFFFF"/>
            <w:noWrap/>
            <w:vAlign w:val="center"/>
            <w:hideMark/>
          </w:tcPr>
          <w:p w14:paraId="3CE8DBF5" w14:textId="099DAA9D"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4C4B0C96" w14:textId="236565EA"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762EB460" w14:textId="191CF568"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1.84</w:t>
            </w:r>
          </w:p>
        </w:tc>
        <w:tc>
          <w:tcPr>
            <w:tcW w:w="0" w:type="auto"/>
            <w:shd w:val="clear" w:color="000000" w:fill="FFFFFF"/>
            <w:noWrap/>
            <w:vAlign w:val="center"/>
            <w:hideMark/>
          </w:tcPr>
          <w:p w14:paraId="78CAB790" w14:textId="0EA63ECF"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13F116B6" w14:textId="789C2260"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23010049" w14:textId="58435295"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7874C4E3"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32B22689"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777D2929"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r w:rsidR="000E1441" w:rsidRPr="00EA3FE8" w14:paraId="1DD2D3EF" w14:textId="77777777" w:rsidTr="000E1441">
        <w:trPr>
          <w:trHeight w:val="180"/>
        </w:trPr>
        <w:tc>
          <w:tcPr>
            <w:tcW w:w="0" w:type="auto"/>
            <w:shd w:val="clear" w:color="auto" w:fill="auto"/>
            <w:noWrap/>
            <w:vAlign w:val="center"/>
            <w:hideMark/>
          </w:tcPr>
          <w:p w14:paraId="190187C4" w14:textId="31F2BF90" w:rsidR="000E1441" w:rsidRPr="00EA3FE8" w:rsidRDefault="000E1441" w:rsidP="000E1441">
            <w:pPr>
              <w:spacing w:line="240" w:lineRule="auto"/>
              <w:jc w:val="right"/>
              <w:rPr>
                <w:rFonts w:ascii="Arial" w:eastAsia="Times New Roman" w:hAnsi="Arial"/>
                <w:color w:val="auto"/>
                <w:sz w:val="14"/>
                <w:szCs w:val="14"/>
                <w:lang w:eastAsia="en-GB"/>
              </w:rPr>
            </w:pPr>
            <w:proofErr w:type="spellStart"/>
            <w:r w:rsidRPr="00EA3FE8">
              <w:rPr>
                <w:rFonts w:ascii="Arial" w:eastAsia="Times New Roman" w:hAnsi="Arial"/>
                <w:color w:val="auto"/>
                <w:sz w:val="14"/>
                <w:szCs w:val="14"/>
                <w:lang w:eastAsia="en-GB"/>
              </w:rPr>
              <w:t>Tando</w:t>
            </w:r>
            <w:proofErr w:type="spellEnd"/>
            <w:r w:rsidRPr="00EA3FE8">
              <w:rPr>
                <w:rFonts w:ascii="Arial" w:eastAsia="Times New Roman" w:hAnsi="Arial"/>
                <w:color w:val="auto"/>
                <w:sz w:val="14"/>
                <w:szCs w:val="14"/>
                <w:lang w:eastAsia="en-GB"/>
              </w:rPr>
              <w:t xml:space="preserve"> Allah </w:t>
            </w:r>
            <w:proofErr w:type="spellStart"/>
            <w:r w:rsidRPr="00EA3FE8">
              <w:rPr>
                <w:rFonts w:ascii="Arial" w:eastAsia="Times New Roman" w:hAnsi="Arial"/>
                <w:color w:val="auto"/>
                <w:sz w:val="14"/>
                <w:szCs w:val="14"/>
                <w:lang w:eastAsia="en-GB"/>
              </w:rPr>
              <w:t>Yar</w:t>
            </w:r>
            <w:proofErr w:type="spellEnd"/>
          </w:p>
        </w:tc>
        <w:tc>
          <w:tcPr>
            <w:tcW w:w="0" w:type="auto"/>
            <w:shd w:val="clear" w:color="000000" w:fill="FFFFFF"/>
            <w:noWrap/>
            <w:vAlign w:val="center"/>
            <w:hideMark/>
          </w:tcPr>
          <w:p w14:paraId="6AC21835" w14:textId="023BBA14"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25.0</w:t>
            </w:r>
          </w:p>
        </w:tc>
        <w:tc>
          <w:tcPr>
            <w:tcW w:w="0" w:type="auto"/>
            <w:shd w:val="clear" w:color="000000" w:fill="FFFFFF"/>
            <w:noWrap/>
            <w:vAlign w:val="center"/>
            <w:hideMark/>
          </w:tcPr>
          <w:p w14:paraId="33279753" w14:textId="619FF44B"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9.0</w:t>
            </w:r>
          </w:p>
        </w:tc>
        <w:tc>
          <w:tcPr>
            <w:tcW w:w="0" w:type="auto"/>
            <w:shd w:val="clear" w:color="000000" w:fill="FFFFFF"/>
            <w:noWrap/>
            <w:vAlign w:val="center"/>
            <w:hideMark/>
          </w:tcPr>
          <w:p w14:paraId="10E51E7A" w14:textId="52FD29BF"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1.68</w:t>
            </w:r>
          </w:p>
        </w:tc>
        <w:tc>
          <w:tcPr>
            <w:tcW w:w="0" w:type="auto"/>
            <w:shd w:val="clear" w:color="000000" w:fill="FFFFFF"/>
            <w:noWrap/>
            <w:vAlign w:val="center"/>
            <w:hideMark/>
          </w:tcPr>
          <w:p w14:paraId="40CEE132" w14:textId="6162705B"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0.17</w:t>
            </w:r>
          </w:p>
        </w:tc>
        <w:tc>
          <w:tcPr>
            <w:tcW w:w="0" w:type="auto"/>
            <w:shd w:val="clear" w:color="000000" w:fill="FFFFFF"/>
            <w:noWrap/>
            <w:vAlign w:val="center"/>
            <w:hideMark/>
          </w:tcPr>
          <w:p w14:paraId="5BA221D1" w14:textId="15ABDFAB"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0.06</w:t>
            </w:r>
          </w:p>
        </w:tc>
        <w:tc>
          <w:tcPr>
            <w:tcW w:w="0" w:type="auto"/>
            <w:shd w:val="clear" w:color="000000" w:fill="FFFFFF"/>
            <w:noWrap/>
            <w:vAlign w:val="center"/>
            <w:hideMark/>
          </w:tcPr>
          <w:p w14:paraId="75F822EB" w14:textId="731644CF" w:rsidR="000E1441" w:rsidRPr="00EA3FE8" w:rsidRDefault="000E1441" w:rsidP="000E1441">
            <w:pPr>
              <w:spacing w:line="240" w:lineRule="auto"/>
              <w:jc w:val="right"/>
              <w:rPr>
                <w:rFonts w:ascii="Arial" w:eastAsia="Times New Roman" w:hAnsi="Arial"/>
                <w:color w:val="auto"/>
                <w:sz w:val="14"/>
                <w:szCs w:val="14"/>
                <w:lang w:eastAsia="en-GB"/>
              </w:rPr>
            </w:pPr>
            <w:r>
              <w:rPr>
                <w:rFonts w:ascii="Arial" w:hAnsi="Arial"/>
                <w:sz w:val="14"/>
                <w:szCs w:val="14"/>
              </w:rPr>
              <w:t>0.01</w:t>
            </w:r>
          </w:p>
        </w:tc>
        <w:tc>
          <w:tcPr>
            <w:tcW w:w="0" w:type="auto"/>
            <w:shd w:val="clear" w:color="auto" w:fill="FFFFFF" w:themeFill="background1"/>
            <w:noWrap/>
            <w:vAlign w:val="center"/>
            <w:hideMark/>
          </w:tcPr>
          <w:p w14:paraId="4B6082F6"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5%</w:t>
            </w:r>
          </w:p>
        </w:tc>
        <w:tc>
          <w:tcPr>
            <w:tcW w:w="0" w:type="auto"/>
            <w:shd w:val="clear" w:color="auto" w:fill="FFFFFF" w:themeFill="background1"/>
            <w:noWrap/>
            <w:vAlign w:val="center"/>
            <w:hideMark/>
          </w:tcPr>
          <w:p w14:paraId="508CFF4B"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80%</w:t>
            </w:r>
          </w:p>
        </w:tc>
        <w:tc>
          <w:tcPr>
            <w:tcW w:w="0" w:type="auto"/>
            <w:shd w:val="clear" w:color="auto" w:fill="FFFFFF" w:themeFill="background1"/>
            <w:noWrap/>
            <w:vAlign w:val="center"/>
            <w:hideMark/>
          </w:tcPr>
          <w:p w14:paraId="4C2AB79D" w14:textId="77777777" w:rsidR="000E1441" w:rsidRPr="00EA3FE8" w:rsidRDefault="000E1441" w:rsidP="000E1441">
            <w:pPr>
              <w:spacing w:line="240" w:lineRule="auto"/>
              <w:jc w:val="right"/>
              <w:rPr>
                <w:rFonts w:ascii="Arial" w:eastAsia="Times New Roman" w:hAnsi="Arial"/>
                <w:color w:val="auto"/>
                <w:sz w:val="14"/>
                <w:szCs w:val="14"/>
                <w:lang w:eastAsia="en-GB"/>
              </w:rPr>
            </w:pPr>
            <w:r w:rsidRPr="00EA3FE8">
              <w:rPr>
                <w:rFonts w:ascii="Arial" w:eastAsia="Times New Roman" w:hAnsi="Arial"/>
                <w:color w:val="auto"/>
                <w:sz w:val="14"/>
                <w:szCs w:val="14"/>
                <w:lang w:eastAsia="en-GB"/>
              </w:rPr>
              <w:t>100%</w:t>
            </w:r>
          </w:p>
        </w:tc>
      </w:tr>
    </w:tbl>
    <w:p w14:paraId="08B7CF00" w14:textId="71DA66FA" w:rsidR="00691D10" w:rsidRPr="005A2461" w:rsidRDefault="00691D10" w:rsidP="00431029">
      <w:pPr>
        <w:rPr>
          <w:rStyle w:val="SubtleEmphasis"/>
          <w:b w:val="0"/>
        </w:rPr>
      </w:pPr>
    </w:p>
    <w:p w14:paraId="4AA8FDBA" w14:textId="1063A7A1" w:rsidR="00CF1ADB" w:rsidRDefault="000E3CFE" w:rsidP="00E423F4">
      <w:pPr>
        <w:pStyle w:val="Heading2"/>
        <w:rPr>
          <w:rStyle w:val="SubtleEmphasis"/>
          <w:b w:val="0"/>
          <w:bCs/>
        </w:rPr>
      </w:pPr>
      <w:bookmarkStart w:id="148" w:name="_Toc19545357"/>
      <w:r w:rsidRPr="000E3CFE">
        <w:rPr>
          <w:rStyle w:val="SubtleEmphasis"/>
          <w:b w:val="0"/>
          <w:bCs/>
        </w:rPr>
        <w:t>Water, Sanitation, and Hygiene Interventions</w:t>
      </w:r>
      <w:r>
        <w:rPr>
          <w:rStyle w:val="SubtleEmphasis"/>
          <w:b w:val="0"/>
          <w:bCs/>
        </w:rPr>
        <w:t xml:space="preserve"> (</w:t>
      </w:r>
      <w:r w:rsidR="009A0834" w:rsidRPr="00D90E76">
        <w:rPr>
          <w:rStyle w:val="SubtleEmphasis"/>
          <w:b w:val="0"/>
          <w:bCs/>
        </w:rPr>
        <w:t>WASH</w:t>
      </w:r>
      <w:r>
        <w:rPr>
          <w:rStyle w:val="SubtleEmphasis"/>
          <w:b w:val="0"/>
          <w:bCs/>
        </w:rPr>
        <w:t>)</w:t>
      </w:r>
      <w:bookmarkEnd w:id="148"/>
    </w:p>
    <w:p w14:paraId="5A22845C" w14:textId="77777777" w:rsidR="00A02FB7" w:rsidRPr="00A02FB7" w:rsidRDefault="00A02FB7" w:rsidP="00A02FB7"/>
    <w:p w14:paraId="2118E7BD" w14:textId="492298AF" w:rsidR="00EF1591" w:rsidRDefault="00811660" w:rsidP="007C494B">
      <w:pPr>
        <w:pStyle w:val="Normalnumbered"/>
      </w:pPr>
      <w:r w:rsidRPr="00811660">
        <w:t xml:space="preserve">Water, Sanitation, and Hygiene </w:t>
      </w:r>
      <w:r w:rsidR="00697784">
        <w:t>(</w:t>
      </w:r>
      <w:r w:rsidR="00A02FB7">
        <w:t>WASH</w:t>
      </w:r>
      <w:r w:rsidR="00697784">
        <w:t>)</w:t>
      </w:r>
      <w:r w:rsidR="007C494B">
        <w:t xml:space="preserve"> unit costs and coverage information were provided by the </w:t>
      </w:r>
      <w:r w:rsidR="007C494B" w:rsidRPr="007C494B">
        <w:t xml:space="preserve">Planning and Development Department of the </w:t>
      </w:r>
      <w:proofErr w:type="spellStart"/>
      <w:r w:rsidR="007C494B" w:rsidRPr="007C494B">
        <w:t>GoS</w:t>
      </w:r>
      <w:proofErr w:type="spellEnd"/>
      <w:r w:rsidR="00EF1591">
        <w:t xml:space="preserve">, based on the </w:t>
      </w:r>
      <w:r w:rsidR="00CF1ADB">
        <w:t>budget</w:t>
      </w:r>
      <w:r w:rsidR="00EF1591">
        <w:t>s</w:t>
      </w:r>
      <w:r w:rsidR="00CF1ADB">
        <w:t xml:space="preserve"> for both the AAP and </w:t>
      </w:r>
      <w:r>
        <w:t xml:space="preserve">the </w:t>
      </w:r>
      <w:proofErr w:type="spellStart"/>
      <w:r w:rsidR="00CF1ADB">
        <w:t>Saaf</w:t>
      </w:r>
      <w:proofErr w:type="spellEnd"/>
      <w:r w:rsidR="00CF1ADB">
        <w:t xml:space="preserve"> </w:t>
      </w:r>
      <w:proofErr w:type="spellStart"/>
      <w:r w:rsidR="00CF1ADB">
        <w:t>Suthro</w:t>
      </w:r>
      <w:proofErr w:type="spellEnd"/>
      <w:r w:rsidR="00CF1ADB">
        <w:t xml:space="preserve"> </w:t>
      </w:r>
      <w:r w:rsidR="00746EEC">
        <w:t>(S</w:t>
      </w:r>
      <w:r w:rsidR="00AF6109">
        <w:t>S</w:t>
      </w:r>
      <w:r w:rsidR="00746EEC">
        <w:t xml:space="preserve">SP) </w:t>
      </w:r>
      <w:r w:rsidR="00EF1591">
        <w:t>p</w:t>
      </w:r>
      <w:r w:rsidR="00CF1ADB">
        <w:t>rogram</w:t>
      </w:r>
      <w:r w:rsidR="00697784">
        <w:t>me</w:t>
      </w:r>
      <w:r w:rsidR="00EF1591">
        <w:t>s</w:t>
      </w:r>
      <w:r w:rsidR="00CF1ADB">
        <w:t xml:space="preserve">. </w:t>
      </w:r>
    </w:p>
    <w:p w14:paraId="35D415D2" w14:textId="5F95B0F0" w:rsidR="002765C4" w:rsidRDefault="00D66BC2" w:rsidP="00F67D91">
      <w:pPr>
        <w:pStyle w:val="Normalnumbered"/>
        <w:rPr>
          <w:b/>
          <w:bCs/>
        </w:rPr>
      </w:pPr>
      <w:r>
        <w:t xml:space="preserve">The unit costs and coverage </w:t>
      </w:r>
      <w:r w:rsidR="00FF1D45">
        <w:t xml:space="preserve">for each intervention are reported below. </w:t>
      </w:r>
      <w:r w:rsidR="00CF1ADB" w:rsidRPr="00697784">
        <w:rPr>
          <w:b/>
          <w:bCs/>
        </w:rPr>
        <w:t xml:space="preserve">Handwashing </w:t>
      </w:r>
      <w:r w:rsidR="006779FC" w:rsidRPr="00697784">
        <w:rPr>
          <w:b/>
          <w:bCs/>
        </w:rPr>
        <w:t xml:space="preserve">is the most expensive of all interventions and it </w:t>
      </w:r>
      <w:r w:rsidR="00CF1ADB" w:rsidRPr="00697784">
        <w:rPr>
          <w:b/>
          <w:bCs/>
        </w:rPr>
        <w:t>includes the construction of hand wash facility at schools (AAP target 200 schools and SSS</w:t>
      </w:r>
      <w:r w:rsidR="00547620" w:rsidRPr="00697784">
        <w:rPr>
          <w:b/>
          <w:bCs/>
        </w:rPr>
        <w:t>P</w:t>
      </w:r>
      <w:r w:rsidR="00CF1ADB" w:rsidRPr="00697784">
        <w:rPr>
          <w:b/>
          <w:bCs/>
        </w:rPr>
        <w:t xml:space="preserve"> </w:t>
      </w:r>
      <w:r w:rsidR="00353E3D" w:rsidRPr="00697784">
        <w:rPr>
          <w:b/>
          <w:bCs/>
        </w:rPr>
        <w:t>169</w:t>
      </w:r>
      <w:r w:rsidR="00DA75C9" w:rsidRPr="00697784">
        <w:rPr>
          <w:b/>
          <w:bCs/>
        </w:rPr>
        <w:t>)</w:t>
      </w:r>
      <w:r w:rsidR="00AF6109" w:rsidRPr="00697784">
        <w:rPr>
          <w:b/>
          <w:bCs/>
        </w:rPr>
        <w:t xml:space="preserve">. </w:t>
      </w:r>
      <w:r w:rsidR="00765BFC" w:rsidRPr="00697784">
        <w:rPr>
          <w:b/>
          <w:bCs/>
        </w:rPr>
        <w:t xml:space="preserve">The unit cost for its construction is </w:t>
      </w:r>
      <w:r w:rsidR="00A32193" w:rsidRPr="00697784">
        <w:rPr>
          <w:b/>
          <w:bCs/>
        </w:rPr>
        <w:t xml:space="preserve">US$ </w:t>
      </w:r>
      <w:ins w:id="149" w:author="davide de beni" w:date="2019-10-28T22:15:00Z">
        <w:r w:rsidR="00C95343">
          <w:rPr>
            <w:b/>
            <w:bCs/>
          </w:rPr>
          <w:t>12</w:t>
        </w:r>
      </w:ins>
      <w:del w:id="150" w:author="davide de beni" w:date="2019-10-28T22:15:00Z">
        <w:r w:rsidR="00A32193" w:rsidRPr="00697784" w:rsidDel="00C95343">
          <w:rPr>
            <w:b/>
            <w:bCs/>
          </w:rPr>
          <w:delText>16</w:delText>
        </w:r>
      </w:del>
      <w:r w:rsidR="00A32193" w:rsidRPr="00697784">
        <w:rPr>
          <w:b/>
          <w:bCs/>
        </w:rPr>
        <w:t xml:space="preserve"> (PKR </w:t>
      </w:r>
      <w:r w:rsidR="00F67D91" w:rsidRPr="00697784">
        <w:rPr>
          <w:b/>
          <w:bCs/>
        </w:rPr>
        <w:t>1,787) and has limited coverages across the province (2%).</w:t>
      </w:r>
      <w:r w:rsidR="002B6866" w:rsidRPr="00697784">
        <w:rPr>
          <w:b/>
          <w:bCs/>
        </w:rPr>
        <w:t xml:space="preserve"> </w:t>
      </w:r>
    </w:p>
    <w:p w14:paraId="61146C38" w14:textId="67887B01" w:rsidR="00C95343" w:rsidRDefault="00C95343" w:rsidP="00C95343">
      <w:pPr>
        <w:pStyle w:val="Normalnumbered"/>
        <w:numPr>
          <w:ilvl w:val="0"/>
          <w:numId w:val="0"/>
        </w:numPr>
        <w:ind w:left="76" w:firstLine="76"/>
        <w:rPr>
          <w:b/>
          <w:bCs/>
        </w:rPr>
      </w:pPr>
    </w:p>
    <w:p w14:paraId="79E3CD52" w14:textId="77777777" w:rsidR="00C95343" w:rsidRPr="00697784" w:rsidRDefault="00C95343" w:rsidP="00C95343">
      <w:pPr>
        <w:pStyle w:val="Normalnumbered"/>
        <w:numPr>
          <w:ilvl w:val="0"/>
          <w:numId w:val="0"/>
        </w:numPr>
        <w:ind w:left="76" w:firstLine="76"/>
        <w:rPr>
          <w:b/>
          <w:bCs/>
        </w:rPr>
      </w:pPr>
    </w:p>
    <w:tbl>
      <w:tblPr>
        <w:tblW w:w="95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1"/>
        <w:gridCol w:w="790"/>
        <w:gridCol w:w="608"/>
        <w:gridCol w:w="654"/>
        <w:gridCol w:w="671"/>
        <w:gridCol w:w="835"/>
        <w:gridCol w:w="608"/>
        <w:gridCol w:w="654"/>
        <w:gridCol w:w="850"/>
        <w:gridCol w:w="656"/>
        <w:gridCol w:w="608"/>
        <w:gridCol w:w="654"/>
        <w:gridCol w:w="671"/>
      </w:tblGrid>
      <w:tr w:rsidR="00392D2F" w:rsidRPr="00392D2F" w14:paraId="0F15DA71" w14:textId="77777777" w:rsidTr="00C95343">
        <w:trPr>
          <w:trHeight w:val="945"/>
        </w:trPr>
        <w:tc>
          <w:tcPr>
            <w:tcW w:w="1271" w:type="dxa"/>
            <w:shd w:val="clear" w:color="auto" w:fill="auto"/>
            <w:noWrap/>
            <w:vAlign w:val="center"/>
            <w:hideMark/>
          </w:tcPr>
          <w:p w14:paraId="69DA163D" w14:textId="6D46C744" w:rsidR="00392D2F" w:rsidRPr="00392D2F" w:rsidRDefault="00392D2F" w:rsidP="00392D2F">
            <w:pPr>
              <w:spacing w:line="240" w:lineRule="auto"/>
              <w:jc w:val="center"/>
              <w:rPr>
                <w:rFonts w:ascii="Arial" w:eastAsia="Times New Roman" w:hAnsi="Arial"/>
                <w:b/>
                <w:bCs/>
                <w:color w:val="auto"/>
                <w:sz w:val="14"/>
                <w:szCs w:val="14"/>
                <w:lang w:eastAsia="en-GB"/>
              </w:rPr>
            </w:pPr>
          </w:p>
        </w:tc>
        <w:tc>
          <w:tcPr>
            <w:tcW w:w="2723" w:type="dxa"/>
            <w:gridSpan w:val="4"/>
            <w:shd w:val="clear" w:color="000000" w:fill="E7E6E6"/>
            <w:vAlign w:val="center"/>
            <w:hideMark/>
          </w:tcPr>
          <w:p w14:paraId="6E940EE1" w14:textId="77777777" w:rsidR="00392D2F" w:rsidRPr="00392D2F" w:rsidRDefault="00392D2F" w:rsidP="00392D2F">
            <w:pPr>
              <w:spacing w:line="240" w:lineRule="auto"/>
              <w:jc w:val="center"/>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 xml:space="preserve">Unit cost </w:t>
            </w:r>
            <w:r w:rsidRPr="00392D2F">
              <w:rPr>
                <w:rFonts w:ascii="Arial" w:eastAsia="Times New Roman" w:hAnsi="Arial"/>
                <w:b/>
                <w:bCs/>
                <w:color w:val="auto"/>
                <w:sz w:val="14"/>
                <w:szCs w:val="14"/>
                <w:lang w:eastAsia="en-GB"/>
              </w:rPr>
              <w:br/>
              <w:t>(PKR per beneficiary per year)</w:t>
            </w:r>
          </w:p>
        </w:tc>
        <w:tc>
          <w:tcPr>
            <w:tcW w:w="2947" w:type="dxa"/>
            <w:gridSpan w:val="4"/>
            <w:shd w:val="clear" w:color="000000" w:fill="E7E6E6"/>
            <w:vAlign w:val="center"/>
            <w:hideMark/>
          </w:tcPr>
          <w:p w14:paraId="410BBD15" w14:textId="77777777" w:rsidR="00392D2F" w:rsidRPr="00392D2F" w:rsidRDefault="00392D2F" w:rsidP="00392D2F">
            <w:pPr>
              <w:spacing w:line="240" w:lineRule="auto"/>
              <w:jc w:val="center"/>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 xml:space="preserve">Unit cost </w:t>
            </w:r>
            <w:r w:rsidRPr="00392D2F">
              <w:rPr>
                <w:rFonts w:ascii="Arial" w:eastAsia="Times New Roman" w:hAnsi="Arial"/>
                <w:b/>
                <w:bCs/>
                <w:color w:val="auto"/>
                <w:sz w:val="14"/>
                <w:szCs w:val="14"/>
                <w:lang w:eastAsia="en-GB"/>
              </w:rPr>
              <w:br/>
              <w:t>(US$ per beneficiary per year)</w:t>
            </w:r>
          </w:p>
        </w:tc>
        <w:tc>
          <w:tcPr>
            <w:tcW w:w="2589" w:type="dxa"/>
            <w:gridSpan w:val="4"/>
            <w:shd w:val="clear" w:color="000000" w:fill="E7E6E6"/>
            <w:vAlign w:val="center"/>
            <w:hideMark/>
          </w:tcPr>
          <w:p w14:paraId="7A61A578" w14:textId="77777777" w:rsidR="00392D2F" w:rsidRPr="00392D2F" w:rsidRDefault="00392D2F" w:rsidP="00392D2F">
            <w:pPr>
              <w:spacing w:line="240" w:lineRule="auto"/>
              <w:jc w:val="center"/>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Baseline coverage</w:t>
            </w:r>
            <w:r w:rsidRPr="00392D2F">
              <w:rPr>
                <w:rFonts w:ascii="Arial" w:eastAsia="Times New Roman" w:hAnsi="Arial"/>
                <w:b/>
                <w:bCs/>
                <w:color w:val="auto"/>
                <w:sz w:val="14"/>
                <w:szCs w:val="14"/>
                <w:lang w:eastAsia="en-GB"/>
              </w:rPr>
              <w:br/>
              <w:t>(2019)</w:t>
            </w:r>
          </w:p>
        </w:tc>
      </w:tr>
      <w:tr w:rsidR="00392D2F" w:rsidRPr="00392D2F" w14:paraId="5AF77828" w14:textId="77777777" w:rsidTr="00C95343">
        <w:trPr>
          <w:trHeight w:val="1025"/>
        </w:trPr>
        <w:tc>
          <w:tcPr>
            <w:tcW w:w="1271" w:type="dxa"/>
            <w:shd w:val="clear" w:color="auto" w:fill="auto"/>
            <w:noWrap/>
            <w:vAlign w:val="center"/>
            <w:hideMark/>
          </w:tcPr>
          <w:p w14:paraId="1D4F9469" w14:textId="734B22F3"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Province/District</w:t>
            </w:r>
          </w:p>
        </w:tc>
        <w:tc>
          <w:tcPr>
            <w:tcW w:w="790" w:type="dxa"/>
            <w:shd w:val="clear" w:color="000000" w:fill="FFFFFF"/>
            <w:vAlign w:val="center"/>
            <w:hideMark/>
          </w:tcPr>
          <w:p w14:paraId="10FD4B87" w14:textId="2488B75F"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Handwashing</w:t>
            </w:r>
          </w:p>
        </w:tc>
        <w:tc>
          <w:tcPr>
            <w:tcW w:w="608" w:type="dxa"/>
            <w:shd w:val="clear" w:color="000000" w:fill="FFFFFF"/>
            <w:vAlign w:val="center"/>
            <w:hideMark/>
          </w:tcPr>
          <w:p w14:paraId="6047232D" w14:textId="2BEF6AFD"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Hygienic disposal</w:t>
            </w:r>
          </w:p>
        </w:tc>
        <w:tc>
          <w:tcPr>
            <w:tcW w:w="654" w:type="dxa"/>
            <w:shd w:val="clear" w:color="000000" w:fill="FFFFFF"/>
            <w:vAlign w:val="center"/>
            <w:hideMark/>
          </w:tcPr>
          <w:p w14:paraId="241D6AD6" w14:textId="1AE83D96"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Improved sanitation</w:t>
            </w:r>
          </w:p>
        </w:tc>
        <w:tc>
          <w:tcPr>
            <w:tcW w:w="671" w:type="dxa"/>
            <w:shd w:val="clear" w:color="000000" w:fill="FFFFFF"/>
            <w:vAlign w:val="center"/>
            <w:hideMark/>
          </w:tcPr>
          <w:p w14:paraId="17986664" w14:textId="5A8F5684"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Improved </w:t>
            </w:r>
            <w:r w:rsidRPr="00392D2F">
              <w:rPr>
                <w:rFonts w:ascii="Arial" w:eastAsia="Times New Roman" w:hAnsi="Arial"/>
                <w:color w:val="auto"/>
                <w:sz w:val="14"/>
                <w:szCs w:val="14"/>
                <w:lang w:eastAsia="en-GB"/>
              </w:rPr>
              <w:br/>
              <w:t>water source</w:t>
            </w:r>
          </w:p>
        </w:tc>
        <w:tc>
          <w:tcPr>
            <w:tcW w:w="835" w:type="dxa"/>
            <w:shd w:val="clear" w:color="000000" w:fill="FFFFFF"/>
            <w:vAlign w:val="center"/>
            <w:hideMark/>
          </w:tcPr>
          <w:p w14:paraId="4C9CCB37" w14:textId="47F6FA8B"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Handwashing</w:t>
            </w:r>
          </w:p>
        </w:tc>
        <w:tc>
          <w:tcPr>
            <w:tcW w:w="608" w:type="dxa"/>
            <w:shd w:val="clear" w:color="000000" w:fill="FFFFFF"/>
            <w:vAlign w:val="center"/>
            <w:hideMark/>
          </w:tcPr>
          <w:p w14:paraId="362CE25C" w14:textId="68F6723F"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Hygienic disposal</w:t>
            </w:r>
          </w:p>
        </w:tc>
        <w:tc>
          <w:tcPr>
            <w:tcW w:w="654" w:type="dxa"/>
            <w:shd w:val="clear" w:color="000000" w:fill="FFFFFF"/>
            <w:vAlign w:val="center"/>
            <w:hideMark/>
          </w:tcPr>
          <w:p w14:paraId="72F4B40B" w14:textId="5189CD3A"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Improved sanitation</w:t>
            </w:r>
          </w:p>
        </w:tc>
        <w:tc>
          <w:tcPr>
            <w:tcW w:w="850" w:type="dxa"/>
            <w:shd w:val="clear" w:color="000000" w:fill="FFFFFF"/>
            <w:vAlign w:val="center"/>
            <w:hideMark/>
          </w:tcPr>
          <w:p w14:paraId="30ABF4EC" w14:textId="2E930AF4"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Improved </w:t>
            </w:r>
            <w:r w:rsidRPr="00392D2F">
              <w:rPr>
                <w:rFonts w:ascii="Arial" w:eastAsia="Times New Roman" w:hAnsi="Arial"/>
                <w:color w:val="auto"/>
                <w:sz w:val="14"/>
                <w:szCs w:val="14"/>
                <w:lang w:eastAsia="en-GB"/>
              </w:rPr>
              <w:br/>
              <w:t>water source</w:t>
            </w:r>
          </w:p>
        </w:tc>
        <w:tc>
          <w:tcPr>
            <w:tcW w:w="656" w:type="dxa"/>
            <w:shd w:val="clear" w:color="000000" w:fill="FFFFFF"/>
            <w:vAlign w:val="center"/>
            <w:hideMark/>
          </w:tcPr>
          <w:p w14:paraId="4FDFBD01" w14:textId="5A180729"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Handwashing</w:t>
            </w:r>
          </w:p>
        </w:tc>
        <w:tc>
          <w:tcPr>
            <w:tcW w:w="608" w:type="dxa"/>
            <w:shd w:val="clear" w:color="000000" w:fill="FFFFFF"/>
            <w:vAlign w:val="center"/>
            <w:hideMark/>
          </w:tcPr>
          <w:p w14:paraId="55629CD7" w14:textId="66D78589"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Hygienic disposal</w:t>
            </w:r>
          </w:p>
        </w:tc>
        <w:tc>
          <w:tcPr>
            <w:tcW w:w="654" w:type="dxa"/>
            <w:shd w:val="clear" w:color="000000" w:fill="FFFFFF"/>
            <w:vAlign w:val="center"/>
            <w:hideMark/>
          </w:tcPr>
          <w:p w14:paraId="4327B6E7" w14:textId="752ACA35"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Improved sanitation</w:t>
            </w:r>
          </w:p>
        </w:tc>
        <w:tc>
          <w:tcPr>
            <w:tcW w:w="671" w:type="dxa"/>
            <w:shd w:val="clear" w:color="000000" w:fill="FFFFFF"/>
            <w:vAlign w:val="center"/>
            <w:hideMark/>
          </w:tcPr>
          <w:p w14:paraId="65A08ABE" w14:textId="059C539C" w:rsidR="00392D2F" w:rsidRPr="00392D2F" w:rsidRDefault="00392D2F" w:rsidP="00392D2F">
            <w:pPr>
              <w:spacing w:line="240" w:lineRule="auto"/>
              <w:jc w:val="center"/>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Improved </w:t>
            </w:r>
            <w:r w:rsidRPr="00392D2F">
              <w:rPr>
                <w:rFonts w:ascii="Arial" w:eastAsia="Times New Roman" w:hAnsi="Arial"/>
                <w:color w:val="auto"/>
                <w:sz w:val="14"/>
                <w:szCs w:val="14"/>
                <w:lang w:eastAsia="en-GB"/>
              </w:rPr>
              <w:br/>
              <w:t>water source</w:t>
            </w:r>
          </w:p>
        </w:tc>
      </w:tr>
      <w:tr w:rsidR="00C95343" w:rsidRPr="00392D2F" w14:paraId="4EE27E11" w14:textId="77777777" w:rsidTr="00C95343">
        <w:trPr>
          <w:trHeight w:val="414"/>
        </w:trPr>
        <w:tc>
          <w:tcPr>
            <w:tcW w:w="1271" w:type="dxa"/>
            <w:shd w:val="clear" w:color="000000" w:fill="FFFFFF"/>
            <w:noWrap/>
            <w:vAlign w:val="center"/>
            <w:hideMark/>
          </w:tcPr>
          <w:p w14:paraId="62C98E44" w14:textId="77777777" w:rsidR="00C95343" w:rsidRPr="00392D2F" w:rsidRDefault="00C95343" w:rsidP="00C95343">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Sindh</w:t>
            </w:r>
          </w:p>
        </w:tc>
        <w:tc>
          <w:tcPr>
            <w:tcW w:w="790" w:type="dxa"/>
            <w:shd w:val="clear" w:color="000000" w:fill="D9D9D9"/>
            <w:noWrap/>
            <w:vAlign w:val="center"/>
            <w:hideMark/>
          </w:tcPr>
          <w:p w14:paraId="6963AA95" w14:textId="110A2864" w:rsidR="00C95343" w:rsidRPr="00392D2F" w:rsidRDefault="00C95343" w:rsidP="00C95343">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1,787</w:t>
            </w:r>
          </w:p>
        </w:tc>
        <w:tc>
          <w:tcPr>
            <w:tcW w:w="608" w:type="dxa"/>
            <w:shd w:val="clear" w:color="000000" w:fill="D9D9D9"/>
            <w:noWrap/>
            <w:vAlign w:val="center"/>
            <w:hideMark/>
          </w:tcPr>
          <w:p w14:paraId="2F93F4D7" w14:textId="4C368328" w:rsidR="00C95343" w:rsidRPr="00392D2F" w:rsidRDefault="00C95343" w:rsidP="00C95343">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40</w:t>
            </w:r>
          </w:p>
        </w:tc>
        <w:tc>
          <w:tcPr>
            <w:tcW w:w="654" w:type="dxa"/>
            <w:shd w:val="clear" w:color="000000" w:fill="D9D9D9"/>
            <w:noWrap/>
            <w:vAlign w:val="center"/>
            <w:hideMark/>
          </w:tcPr>
          <w:p w14:paraId="5A24A65C" w14:textId="123F01E4" w:rsidR="00C95343" w:rsidRPr="00392D2F" w:rsidRDefault="00C95343" w:rsidP="00C95343">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90</w:t>
            </w:r>
          </w:p>
        </w:tc>
        <w:tc>
          <w:tcPr>
            <w:tcW w:w="671" w:type="dxa"/>
            <w:shd w:val="clear" w:color="000000" w:fill="D9D9D9"/>
            <w:noWrap/>
            <w:vAlign w:val="center"/>
            <w:hideMark/>
          </w:tcPr>
          <w:p w14:paraId="4B0EF17C" w14:textId="063C7187" w:rsidR="00C95343" w:rsidRPr="00392D2F" w:rsidRDefault="00C95343" w:rsidP="00C95343">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31</w:t>
            </w:r>
          </w:p>
        </w:tc>
        <w:tc>
          <w:tcPr>
            <w:tcW w:w="835" w:type="dxa"/>
            <w:shd w:val="clear" w:color="000000" w:fill="D9D9D9"/>
            <w:noWrap/>
            <w:vAlign w:val="center"/>
            <w:hideMark/>
          </w:tcPr>
          <w:p w14:paraId="175308A0" w14:textId="1FB28FD7" w:rsidR="00C95343" w:rsidRPr="00C95343" w:rsidRDefault="00C95343" w:rsidP="00C95343">
            <w:pPr>
              <w:spacing w:line="240" w:lineRule="auto"/>
              <w:jc w:val="right"/>
              <w:rPr>
                <w:rFonts w:ascii="Arial" w:eastAsia="Times New Roman" w:hAnsi="Arial"/>
                <w:b/>
                <w:bCs/>
                <w:color w:val="auto"/>
                <w:sz w:val="14"/>
                <w:szCs w:val="14"/>
                <w:lang w:eastAsia="en-GB"/>
              </w:rPr>
            </w:pPr>
            <w:r w:rsidRPr="00C95343">
              <w:rPr>
                <w:rFonts w:ascii="Arial" w:hAnsi="Arial"/>
                <w:b/>
                <w:bCs/>
                <w:sz w:val="14"/>
                <w:szCs w:val="14"/>
              </w:rPr>
              <w:t>11.91</w:t>
            </w:r>
          </w:p>
        </w:tc>
        <w:tc>
          <w:tcPr>
            <w:tcW w:w="608" w:type="dxa"/>
            <w:shd w:val="clear" w:color="000000" w:fill="D9D9D9"/>
            <w:noWrap/>
            <w:vAlign w:val="center"/>
            <w:hideMark/>
          </w:tcPr>
          <w:p w14:paraId="677EAF26" w14:textId="1032483D" w:rsidR="00C95343" w:rsidRPr="00C95343" w:rsidRDefault="00C95343" w:rsidP="00C95343">
            <w:pPr>
              <w:spacing w:line="240" w:lineRule="auto"/>
              <w:jc w:val="right"/>
              <w:rPr>
                <w:rFonts w:ascii="Arial" w:eastAsia="Times New Roman" w:hAnsi="Arial"/>
                <w:b/>
                <w:bCs/>
                <w:color w:val="auto"/>
                <w:sz w:val="14"/>
                <w:szCs w:val="14"/>
                <w:lang w:eastAsia="en-GB"/>
              </w:rPr>
            </w:pPr>
            <w:r w:rsidRPr="00C95343">
              <w:rPr>
                <w:rFonts w:ascii="Arial" w:hAnsi="Arial"/>
                <w:b/>
                <w:bCs/>
                <w:sz w:val="14"/>
                <w:szCs w:val="14"/>
              </w:rPr>
              <w:t>0.27</w:t>
            </w:r>
          </w:p>
        </w:tc>
        <w:tc>
          <w:tcPr>
            <w:tcW w:w="654" w:type="dxa"/>
            <w:shd w:val="clear" w:color="000000" w:fill="D9D9D9"/>
            <w:noWrap/>
            <w:vAlign w:val="center"/>
            <w:hideMark/>
          </w:tcPr>
          <w:p w14:paraId="02123A85" w14:textId="41332445" w:rsidR="00C95343" w:rsidRPr="00C95343" w:rsidRDefault="00C95343" w:rsidP="00C95343">
            <w:pPr>
              <w:spacing w:line="240" w:lineRule="auto"/>
              <w:jc w:val="right"/>
              <w:rPr>
                <w:rFonts w:ascii="Arial" w:eastAsia="Times New Roman" w:hAnsi="Arial"/>
                <w:b/>
                <w:bCs/>
                <w:color w:val="auto"/>
                <w:sz w:val="14"/>
                <w:szCs w:val="14"/>
                <w:lang w:eastAsia="en-GB"/>
              </w:rPr>
            </w:pPr>
            <w:r w:rsidRPr="00C95343">
              <w:rPr>
                <w:rFonts w:ascii="Arial" w:hAnsi="Arial"/>
                <w:b/>
                <w:bCs/>
                <w:sz w:val="14"/>
                <w:szCs w:val="14"/>
              </w:rPr>
              <w:t>0.60</w:t>
            </w:r>
          </w:p>
        </w:tc>
        <w:tc>
          <w:tcPr>
            <w:tcW w:w="850" w:type="dxa"/>
            <w:shd w:val="clear" w:color="000000" w:fill="D9D9D9"/>
            <w:noWrap/>
            <w:vAlign w:val="center"/>
            <w:hideMark/>
          </w:tcPr>
          <w:p w14:paraId="105BC182" w14:textId="34B63017" w:rsidR="00C95343" w:rsidRPr="00C95343" w:rsidRDefault="00C95343" w:rsidP="00C95343">
            <w:pPr>
              <w:spacing w:line="240" w:lineRule="auto"/>
              <w:jc w:val="right"/>
              <w:rPr>
                <w:rFonts w:ascii="Arial" w:eastAsia="Times New Roman" w:hAnsi="Arial"/>
                <w:b/>
                <w:bCs/>
                <w:color w:val="auto"/>
                <w:sz w:val="14"/>
                <w:szCs w:val="14"/>
                <w:lang w:eastAsia="en-GB"/>
              </w:rPr>
            </w:pPr>
            <w:r w:rsidRPr="00C95343">
              <w:rPr>
                <w:rFonts w:ascii="Arial" w:hAnsi="Arial"/>
                <w:b/>
                <w:bCs/>
                <w:sz w:val="14"/>
                <w:szCs w:val="14"/>
              </w:rPr>
              <w:t>0.21</w:t>
            </w:r>
          </w:p>
        </w:tc>
        <w:tc>
          <w:tcPr>
            <w:tcW w:w="656" w:type="dxa"/>
            <w:shd w:val="clear" w:color="auto" w:fill="D9D9D9" w:themeFill="background1" w:themeFillShade="D9"/>
            <w:noWrap/>
            <w:vAlign w:val="center"/>
            <w:hideMark/>
          </w:tcPr>
          <w:p w14:paraId="2B1B4CC1" w14:textId="77777777" w:rsidR="00C95343" w:rsidRPr="00392D2F" w:rsidRDefault="00C95343" w:rsidP="00C95343">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2%</w:t>
            </w:r>
          </w:p>
        </w:tc>
        <w:tc>
          <w:tcPr>
            <w:tcW w:w="608" w:type="dxa"/>
            <w:shd w:val="clear" w:color="auto" w:fill="D9D9D9" w:themeFill="background1" w:themeFillShade="D9"/>
            <w:noWrap/>
            <w:vAlign w:val="center"/>
            <w:hideMark/>
          </w:tcPr>
          <w:p w14:paraId="515C5F41" w14:textId="77777777" w:rsidR="00C95343" w:rsidRPr="00392D2F" w:rsidRDefault="00C95343" w:rsidP="00C95343">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22%</w:t>
            </w:r>
          </w:p>
        </w:tc>
        <w:tc>
          <w:tcPr>
            <w:tcW w:w="654" w:type="dxa"/>
            <w:shd w:val="clear" w:color="auto" w:fill="D9D9D9" w:themeFill="background1" w:themeFillShade="D9"/>
            <w:noWrap/>
            <w:vAlign w:val="center"/>
            <w:hideMark/>
          </w:tcPr>
          <w:p w14:paraId="5FBF23F7" w14:textId="77777777" w:rsidR="00C95343" w:rsidRPr="00392D2F" w:rsidRDefault="00C95343" w:rsidP="00C95343">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34%</w:t>
            </w:r>
          </w:p>
        </w:tc>
        <w:tc>
          <w:tcPr>
            <w:tcW w:w="671" w:type="dxa"/>
            <w:shd w:val="clear" w:color="auto" w:fill="D9D9D9" w:themeFill="background1" w:themeFillShade="D9"/>
            <w:noWrap/>
            <w:vAlign w:val="center"/>
            <w:hideMark/>
          </w:tcPr>
          <w:p w14:paraId="42D3B563" w14:textId="77777777" w:rsidR="00C95343" w:rsidRPr="00392D2F" w:rsidRDefault="00C95343" w:rsidP="00C95343">
            <w:pPr>
              <w:spacing w:line="240" w:lineRule="auto"/>
              <w:jc w:val="right"/>
              <w:rPr>
                <w:rFonts w:ascii="Arial" w:eastAsia="Times New Roman" w:hAnsi="Arial"/>
                <w:b/>
                <w:bCs/>
                <w:color w:val="auto"/>
                <w:sz w:val="14"/>
                <w:szCs w:val="14"/>
                <w:lang w:eastAsia="en-GB"/>
              </w:rPr>
            </w:pPr>
            <w:r w:rsidRPr="00392D2F">
              <w:rPr>
                <w:rFonts w:ascii="Arial" w:eastAsia="Times New Roman" w:hAnsi="Arial"/>
                <w:b/>
                <w:bCs/>
                <w:color w:val="auto"/>
                <w:sz w:val="14"/>
                <w:szCs w:val="14"/>
                <w:lang w:eastAsia="en-GB"/>
              </w:rPr>
              <w:t>22%</w:t>
            </w:r>
          </w:p>
        </w:tc>
      </w:tr>
      <w:tr w:rsidR="00C95343" w:rsidRPr="00392D2F" w14:paraId="2813BC0E" w14:textId="77777777" w:rsidTr="00C95343">
        <w:trPr>
          <w:trHeight w:val="188"/>
        </w:trPr>
        <w:tc>
          <w:tcPr>
            <w:tcW w:w="1271" w:type="dxa"/>
            <w:shd w:val="clear" w:color="auto" w:fill="auto"/>
            <w:noWrap/>
            <w:vAlign w:val="center"/>
            <w:hideMark/>
          </w:tcPr>
          <w:p w14:paraId="620B299E" w14:textId="77777777" w:rsidR="00C95343" w:rsidRPr="00392D2F" w:rsidRDefault="00C95343" w:rsidP="00C95343">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Tahrparkar</w:t>
            </w:r>
            <w:proofErr w:type="spellEnd"/>
          </w:p>
        </w:tc>
        <w:tc>
          <w:tcPr>
            <w:tcW w:w="790" w:type="dxa"/>
            <w:shd w:val="clear" w:color="000000" w:fill="FFFFFF"/>
            <w:noWrap/>
            <w:vAlign w:val="center"/>
            <w:hideMark/>
          </w:tcPr>
          <w:p w14:paraId="61486B43" w14:textId="2959743F"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3247D384" w14:textId="4E8B0DD6"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29</w:t>
            </w:r>
          </w:p>
        </w:tc>
        <w:tc>
          <w:tcPr>
            <w:tcW w:w="654" w:type="dxa"/>
            <w:shd w:val="clear" w:color="000000" w:fill="FFFFFF"/>
            <w:noWrap/>
            <w:vAlign w:val="center"/>
            <w:hideMark/>
          </w:tcPr>
          <w:p w14:paraId="088A3132" w14:textId="2ECBBAE5"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23</w:t>
            </w:r>
          </w:p>
        </w:tc>
        <w:tc>
          <w:tcPr>
            <w:tcW w:w="671" w:type="dxa"/>
            <w:shd w:val="clear" w:color="000000" w:fill="FFFFFF"/>
            <w:noWrap/>
            <w:vAlign w:val="center"/>
            <w:hideMark/>
          </w:tcPr>
          <w:p w14:paraId="388DEE28" w14:textId="63E8BAF8"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22</w:t>
            </w:r>
          </w:p>
        </w:tc>
        <w:tc>
          <w:tcPr>
            <w:tcW w:w="835" w:type="dxa"/>
            <w:shd w:val="clear" w:color="000000" w:fill="FFFFFF"/>
            <w:noWrap/>
            <w:vAlign w:val="center"/>
            <w:hideMark/>
          </w:tcPr>
          <w:p w14:paraId="37F647B4" w14:textId="0CE97CB0"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9.81</w:t>
            </w:r>
          </w:p>
        </w:tc>
        <w:tc>
          <w:tcPr>
            <w:tcW w:w="608" w:type="dxa"/>
            <w:shd w:val="clear" w:color="000000" w:fill="FFFFFF"/>
            <w:noWrap/>
            <w:vAlign w:val="center"/>
            <w:hideMark/>
          </w:tcPr>
          <w:p w14:paraId="7E298FB1" w14:textId="4E916513"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0.19</w:t>
            </w:r>
          </w:p>
        </w:tc>
        <w:tc>
          <w:tcPr>
            <w:tcW w:w="654" w:type="dxa"/>
            <w:shd w:val="clear" w:color="000000" w:fill="FFFFFF"/>
            <w:noWrap/>
            <w:vAlign w:val="center"/>
            <w:hideMark/>
          </w:tcPr>
          <w:p w14:paraId="1B7A6832" w14:textId="26BD44CD"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0.15</w:t>
            </w:r>
          </w:p>
        </w:tc>
        <w:tc>
          <w:tcPr>
            <w:tcW w:w="850" w:type="dxa"/>
            <w:shd w:val="clear" w:color="000000" w:fill="FFFFFF"/>
            <w:noWrap/>
            <w:vAlign w:val="center"/>
            <w:hideMark/>
          </w:tcPr>
          <w:p w14:paraId="41FC1969" w14:textId="50E91972"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0.15</w:t>
            </w:r>
          </w:p>
        </w:tc>
        <w:tc>
          <w:tcPr>
            <w:tcW w:w="656" w:type="dxa"/>
            <w:shd w:val="clear" w:color="auto" w:fill="FFFFFF" w:themeFill="background1"/>
            <w:noWrap/>
            <w:vAlign w:val="center"/>
            <w:hideMark/>
          </w:tcPr>
          <w:p w14:paraId="7F67A36A"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w:t>
            </w:r>
          </w:p>
        </w:tc>
        <w:tc>
          <w:tcPr>
            <w:tcW w:w="608" w:type="dxa"/>
            <w:shd w:val="clear" w:color="auto" w:fill="FFFFFF" w:themeFill="background1"/>
            <w:noWrap/>
            <w:vAlign w:val="center"/>
            <w:hideMark/>
          </w:tcPr>
          <w:p w14:paraId="45F50448"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63B211D9"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4163ADEA"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C95343" w:rsidRPr="00392D2F" w14:paraId="2A53793E" w14:textId="77777777" w:rsidTr="00C95343">
        <w:trPr>
          <w:trHeight w:val="188"/>
        </w:trPr>
        <w:tc>
          <w:tcPr>
            <w:tcW w:w="1271" w:type="dxa"/>
            <w:shd w:val="clear" w:color="auto" w:fill="auto"/>
            <w:noWrap/>
            <w:vAlign w:val="center"/>
            <w:hideMark/>
          </w:tcPr>
          <w:p w14:paraId="18223AF5" w14:textId="77777777" w:rsidR="00C95343" w:rsidRPr="00392D2F" w:rsidRDefault="00C95343" w:rsidP="00C95343">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Umerkot</w:t>
            </w:r>
            <w:proofErr w:type="spellEnd"/>
          </w:p>
        </w:tc>
        <w:tc>
          <w:tcPr>
            <w:tcW w:w="790" w:type="dxa"/>
            <w:shd w:val="clear" w:color="000000" w:fill="FFFFFF"/>
            <w:noWrap/>
            <w:vAlign w:val="center"/>
            <w:hideMark/>
          </w:tcPr>
          <w:p w14:paraId="743C829F" w14:textId="2CE54002"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506C01C0" w14:textId="1E18308A"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39</w:t>
            </w:r>
          </w:p>
        </w:tc>
        <w:tc>
          <w:tcPr>
            <w:tcW w:w="654" w:type="dxa"/>
            <w:shd w:val="clear" w:color="000000" w:fill="FFFFFF"/>
            <w:noWrap/>
            <w:vAlign w:val="center"/>
            <w:hideMark/>
          </w:tcPr>
          <w:p w14:paraId="5A8C037B" w14:textId="37181F58"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31</w:t>
            </w:r>
          </w:p>
        </w:tc>
        <w:tc>
          <w:tcPr>
            <w:tcW w:w="671" w:type="dxa"/>
            <w:shd w:val="clear" w:color="000000" w:fill="FFFFFF"/>
            <w:noWrap/>
            <w:vAlign w:val="center"/>
            <w:hideMark/>
          </w:tcPr>
          <w:p w14:paraId="486E72A1" w14:textId="02B933A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30</w:t>
            </w:r>
          </w:p>
        </w:tc>
        <w:tc>
          <w:tcPr>
            <w:tcW w:w="835" w:type="dxa"/>
            <w:shd w:val="clear" w:color="000000" w:fill="FFFFFF"/>
            <w:noWrap/>
            <w:vAlign w:val="center"/>
            <w:hideMark/>
          </w:tcPr>
          <w:p w14:paraId="5030685F" w14:textId="2AF88E26"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9.81</w:t>
            </w:r>
          </w:p>
        </w:tc>
        <w:tc>
          <w:tcPr>
            <w:tcW w:w="608" w:type="dxa"/>
            <w:shd w:val="clear" w:color="000000" w:fill="FFFFFF"/>
            <w:noWrap/>
            <w:vAlign w:val="center"/>
            <w:hideMark/>
          </w:tcPr>
          <w:p w14:paraId="6C20F534" w14:textId="6192C7D6"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0.26</w:t>
            </w:r>
          </w:p>
        </w:tc>
        <w:tc>
          <w:tcPr>
            <w:tcW w:w="654" w:type="dxa"/>
            <w:shd w:val="clear" w:color="000000" w:fill="FFFFFF"/>
            <w:noWrap/>
            <w:vAlign w:val="center"/>
            <w:hideMark/>
          </w:tcPr>
          <w:p w14:paraId="476BACEC" w14:textId="1979AD0B"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0.20</w:t>
            </w:r>
          </w:p>
        </w:tc>
        <w:tc>
          <w:tcPr>
            <w:tcW w:w="850" w:type="dxa"/>
            <w:shd w:val="clear" w:color="000000" w:fill="FFFFFF"/>
            <w:noWrap/>
            <w:vAlign w:val="center"/>
            <w:hideMark/>
          </w:tcPr>
          <w:p w14:paraId="08D5BC45" w14:textId="7945D832"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0.20</w:t>
            </w:r>
          </w:p>
        </w:tc>
        <w:tc>
          <w:tcPr>
            <w:tcW w:w="656" w:type="dxa"/>
            <w:shd w:val="clear" w:color="auto" w:fill="FFFFFF" w:themeFill="background1"/>
            <w:noWrap/>
            <w:vAlign w:val="center"/>
            <w:hideMark/>
          </w:tcPr>
          <w:p w14:paraId="0AA45113"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w:t>
            </w:r>
          </w:p>
        </w:tc>
        <w:tc>
          <w:tcPr>
            <w:tcW w:w="608" w:type="dxa"/>
            <w:shd w:val="clear" w:color="auto" w:fill="FFFFFF" w:themeFill="background1"/>
            <w:noWrap/>
            <w:vAlign w:val="center"/>
            <w:hideMark/>
          </w:tcPr>
          <w:p w14:paraId="5CC70D9B"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5B61ECFE"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56CDA583"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C95343" w:rsidRPr="00392D2F" w14:paraId="60295F6D" w14:textId="77777777" w:rsidTr="00C95343">
        <w:trPr>
          <w:trHeight w:val="188"/>
        </w:trPr>
        <w:tc>
          <w:tcPr>
            <w:tcW w:w="1271" w:type="dxa"/>
            <w:shd w:val="clear" w:color="auto" w:fill="auto"/>
            <w:noWrap/>
            <w:vAlign w:val="center"/>
            <w:hideMark/>
          </w:tcPr>
          <w:p w14:paraId="5F5F1384" w14:textId="77777777" w:rsidR="00C95343" w:rsidRPr="00392D2F" w:rsidRDefault="00C95343" w:rsidP="00C95343">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Sanghar</w:t>
            </w:r>
            <w:proofErr w:type="spellEnd"/>
          </w:p>
        </w:tc>
        <w:tc>
          <w:tcPr>
            <w:tcW w:w="790" w:type="dxa"/>
            <w:shd w:val="clear" w:color="000000" w:fill="FFFFFF"/>
            <w:noWrap/>
            <w:vAlign w:val="center"/>
            <w:hideMark/>
          </w:tcPr>
          <w:p w14:paraId="5D7CA08B" w14:textId="0E2851C3"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1127DC6D" w14:textId="02BF0AE1"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22</w:t>
            </w:r>
          </w:p>
        </w:tc>
        <w:tc>
          <w:tcPr>
            <w:tcW w:w="654" w:type="dxa"/>
            <w:shd w:val="clear" w:color="000000" w:fill="FFFFFF"/>
            <w:noWrap/>
            <w:vAlign w:val="center"/>
            <w:hideMark/>
          </w:tcPr>
          <w:p w14:paraId="413FF29A" w14:textId="051860F9"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17</w:t>
            </w:r>
          </w:p>
        </w:tc>
        <w:tc>
          <w:tcPr>
            <w:tcW w:w="671" w:type="dxa"/>
            <w:shd w:val="clear" w:color="000000" w:fill="FFFFFF"/>
            <w:noWrap/>
            <w:vAlign w:val="center"/>
            <w:hideMark/>
          </w:tcPr>
          <w:p w14:paraId="4D4ACFD7" w14:textId="0694E7BA"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17</w:t>
            </w:r>
          </w:p>
        </w:tc>
        <w:tc>
          <w:tcPr>
            <w:tcW w:w="835" w:type="dxa"/>
            <w:shd w:val="clear" w:color="000000" w:fill="FFFFFF"/>
            <w:noWrap/>
            <w:vAlign w:val="center"/>
            <w:hideMark/>
          </w:tcPr>
          <w:p w14:paraId="4A145966" w14:textId="698CE88D"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9.81</w:t>
            </w:r>
          </w:p>
        </w:tc>
        <w:tc>
          <w:tcPr>
            <w:tcW w:w="608" w:type="dxa"/>
            <w:shd w:val="clear" w:color="000000" w:fill="FFFFFF"/>
            <w:noWrap/>
            <w:vAlign w:val="center"/>
            <w:hideMark/>
          </w:tcPr>
          <w:p w14:paraId="09B68649" w14:textId="0616EEFD"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0.15</w:t>
            </w:r>
          </w:p>
        </w:tc>
        <w:tc>
          <w:tcPr>
            <w:tcW w:w="654" w:type="dxa"/>
            <w:shd w:val="clear" w:color="000000" w:fill="FFFFFF"/>
            <w:noWrap/>
            <w:vAlign w:val="center"/>
            <w:hideMark/>
          </w:tcPr>
          <w:p w14:paraId="3A4A4509" w14:textId="48EADE79"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0.11</w:t>
            </w:r>
          </w:p>
        </w:tc>
        <w:tc>
          <w:tcPr>
            <w:tcW w:w="850" w:type="dxa"/>
            <w:shd w:val="clear" w:color="000000" w:fill="FFFFFF"/>
            <w:noWrap/>
            <w:vAlign w:val="center"/>
            <w:hideMark/>
          </w:tcPr>
          <w:p w14:paraId="4E472BAE" w14:textId="54761DE1"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0.11</w:t>
            </w:r>
          </w:p>
        </w:tc>
        <w:tc>
          <w:tcPr>
            <w:tcW w:w="656" w:type="dxa"/>
            <w:shd w:val="clear" w:color="auto" w:fill="FFFFFF" w:themeFill="background1"/>
            <w:noWrap/>
            <w:vAlign w:val="center"/>
            <w:hideMark/>
          </w:tcPr>
          <w:p w14:paraId="1B63A202"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w:t>
            </w:r>
          </w:p>
        </w:tc>
        <w:tc>
          <w:tcPr>
            <w:tcW w:w="608" w:type="dxa"/>
            <w:shd w:val="clear" w:color="auto" w:fill="FFFFFF" w:themeFill="background1"/>
            <w:noWrap/>
            <w:vAlign w:val="center"/>
            <w:hideMark/>
          </w:tcPr>
          <w:p w14:paraId="584ADA80"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4AAD4E0B"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7597EB43"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C95343" w:rsidRPr="00392D2F" w14:paraId="7E711160" w14:textId="77777777" w:rsidTr="00C95343">
        <w:trPr>
          <w:trHeight w:val="188"/>
        </w:trPr>
        <w:tc>
          <w:tcPr>
            <w:tcW w:w="1271" w:type="dxa"/>
            <w:shd w:val="clear" w:color="auto" w:fill="auto"/>
            <w:noWrap/>
            <w:vAlign w:val="center"/>
            <w:hideMark/>
          </w:tcPr>
          <w:p w14:paraId="2E3EBCA1"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Jacobabad</w:t>
            </w:r>
          </w:p>
        </w:tc>
        <w:tc>
          <w:tcPr>
            <w:tcW w:w="790" w:type="dxa"/>
            <w:shd w:val="clear" w:color="000000" w:fill="FFFFFF"/>
            <w:noWrap/>
            <w:vAlign w:val="center"/>
            <w:hideMark/>
          </w:tcPr>
          <w:p w14:paraId="37D732C6" w14:textId="7A51E125"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55C397F1" w14:textId="0E21514F"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46</w:t>
            </w:r>
          </w:p>
        </w:tc>
        <w:tc>
          <w:tcPr>
            <w:tcW w:w="654" w:type="dxa"/>
            <w:shd w:val="clear" w:color="000000" w:fill="FFFFFF"/>
            <w:noWrap/>
            <w:vAlign w:val="center"/>
            <w:hideMark/>
          </w:tcPr>
          <w:p w14:paraId="4BA8D35D" w14:textId="39385675"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36</w:t>
            </w:r>
          </w:p>
        </w:tc>
        <w:tc>
          <w:tcPr>
            <w:tcW w:w="671" w:type="dxa"/>
            <w:shd w:val="clear" w:color="000000" w:fill="FFFFFF"/>
            <w:noWrap/>
            <w:vAlign w:val="center"/>
            <w:hideMark/>
          </w:tcPr>
          <w:p w14:paraId="26C17652" w14:textId="25E207B9"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35</w:t>
            </w:r>
          </w:p>
        </w:tc>
        <w:tc>
          <w:tcPr>
            <w:tcW w:w="835" w:type="dxa"/>
            <w:shd w:val="clear" w:color="000000" w:fill="FFFFFF"/>
            <w:noWrap/>
            <w:vAlign w:val="center"/>
            <w:hideMark/>
          </w:tcPr>
          <w:p w14:paraId="66E4F1F7" w14:textId="0CA526D6"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9.81</w:t>
            </w:r>
          </w:p>
        </w:tc>
        <w:tc>
          <w:tcPr>
            <w:tcW w:w="608" w:type="dxa"/>
            <w:shd w:val="clear" w:color="000000" w:fill="FFFFFF"/>
            <w:noWrap/>
            <w:vAlign w:val="center"/>
            <w:hideMark/>
          </w:tcPr>
          <w:p w14:paraId="78238A30" w14:textId="5558111E"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0.30</w:t>
            </w:r>
          </w:p>
        </w:tc>
        <w:tc>
          <w:tcPr>
            <w:tcW w:w="654" w:type="dxa"/>
            <w:shd w:val="clear" w:color="000000" w:fill="FFFFFF"/>
            <w:noWrap/>
            <w:vAlign w:val="center"/>
            <w:hideMark/>
          </w:tcPr>
          <w:p w14:paraId="06793E24" w14:textId="39D3AE59"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0.24</w:t>
            </w:r>
          </w:p>
        </w:tc>
        <w:tc>
          <w:tcPr>
            <w:tcW w:w="850" w:type="dxa"/>
            <w:shd w:val="clear" w:color="000000" w:fill="FFFFFF"/>
            <w:noWrap/>
            <w:vAlign w:val="center"/>
            <w:hideMark/>
          </w:tcPr>
          <w:p w14:paraId="7451915D" w14:textId="58746B3D"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0.24</w:t>
            </w:r>
          </w:p>
        </w:tc>
        <w:tc>
          <w:tcPr>
            <w:tcW w:w="656" w:type="dxa"/>
            <w:shd w:val="clear" w:color="auto" w:fill="FFFFFF" w:themeFill="background1"/>
            <w:noWrap/>
            <w:vAlign w:val="center"/>
            <w:hideMark/>
          </w:tcPr>
          <w:p w14:paraId="78429604"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w:t>
            </w:r>
          </w:p>
        </w:tc>
        <w:tc>
          <w:tcPr>
            <w:tcW w:w="608" w:type="dxa"/>
            <w:shd w:val="clear" w:color="auto" w:fill="FFFFFF" w:themeFill="background1"/>
            <w:noWrap/>
            <w:vAlign w:val="center"/>
            <w:hideMark/>
          </w:tcPr>
          <w:p w14:paraId="2D8213C3"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723CE080"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247D8557"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C95343" w:rsidRPr="00392D2F" w14:paraId="1CF492BD" w14:textId="77777777" w:rsidTr="00C95343">
        <w:trPr>
          <w:trHeight w:val="188"/>
        </w:trPr>
        <w:tc>
          <w:tcPr>
            <w:tcW w:w="1271" w:type="dxa"/>
            <w:shd w:val="clear" w:color="auto" w:fill="auto"/>
            <w:noWrap/>
            <w:vAlign w:val="center"/>
            <w:hideMark/>
          </w:tcPr>
          <w:p w14:paraId="52B4879C"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Larkana</w:t>
            </w:r>
          </w:p>
        </w:tc>
        <w:tc>
          <w:tcPr>
            <w:tcW w:w="790" w:type="dxa"/>
            <w:shd w:val="clear" w:color="000000" w:fill="FFFFFF"/>
            <w:noWrap/>
            <w:vAlign w:val="center"/>
            <w:hideMark/>
          </w:tcPr>
          <w:p w14:paraId="72C34FB3" w14:textId="49E20715"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49D572AC" w14:textId="68C74225"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27</w:t>
            </w:r>
          </w:p>
        </w:tc>
        <w:tc>
          <w:tcPr>
            <w:tcW w:w="654" w:type="dxa"/>
            <w:shd w:val="clear" w:color="000000" w:fill="FFFFFF"/>
            <w:noWrap/>
            <w:vAlign w:val="center"/>
            <w:hideMark/>
          </w:tcPr>
          <w:p w14:paraId="1C9D1903" w14:textId="4DCDF25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w:t>
            </w:r>
          </w:p>
        </w:tc>
        <w:tc>
          <w:tcPr>
            <w:tcW w:w="671" w:type="dxa"/>
            <w:shd w:val="clear" w:color="000000" w:fill="FFFFFF"/>
            <w:noWrap/>
            <w:vAlign w:val="center"/>
            <w:hideMark/>
          </w:tcPr>
          <w:p w14:paraId="51D54A7A" w14:textId="7BC81DC1"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w:t>
            </w:r>
          </w:p>
        </w:tc>
        <w:tc>
          <w:tcPr>
            <w:tcW w:w="835" w:type="dxa"/>
            <w:shd w:val="clear" w:color="000000" w:fill="FFFFFF"/>
            <w:noWrap/>
            <w:vAlign w:val="center"/>
            <w:hideMark/>
          </w:tcPr>
          <w:p w14:paraId="7E97019C" w14:textId="7507ADEC"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9.81</w:t>
            </w:r>
          </w:p>
        </w:tc>
        <w:tc>
          <w:tcPr>
            <w:tcW w:w="608" w:type="dxa"/>
            <w:shd w:val="clear" w:color="000000" w:fill="FFFFFF"/>
            <w:noWrap/>
            <w:vAlign w:val="center"/>
            <w:hideMark/>
          </w:tcPr>
          <w:p w14:paraId="0225AEF8" w14:textId="4947F2D5"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0.18</w:t>
            </w:r>
          </w:p>
        </w:tc>
        <w:tc>
          <w:tcPr>
            <w:tcW w:w="654" w:type="dxa"/>
            <w:shd w:val="clear" w:color="000000" w:fill="FFFFFF"/>
            <w:noWrap/>
            <w:vAlign w:val="center"/>
            <w:hideMark/>
          </w:tcPr>
          <w:p w14:paraId="7AB605C8" w14:textId="550B6586"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0.14</w:t>
            </w:r>
          </w:p>
        </w:tc>
        <w:tc>
          <w:tcPr>
            <w:tcW w:w="850" w:type="dxa"/>
            <w:shd w:val="clear" w:color="000000" w:fill="FFFFFF"/>
            <w:noWrap/>
            <w:vAlign w:val="center"/>
            <w:hideMark/>
          </w:tcPr>
          <w:p w14:paraId="3408B183" w14:textId="646FDD2B"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0.14</w:t>
            </w:r>
          </w:p>
        </w:tc>
        <w:tc>
          <w:tcPr>
            <w:tcW w:w="656" w:type="dxa"/>
            <w:shd w:val="clear" w:color="auto" w:fill="FFFFFF" w:themeFill="background1"/>
            <w:noWrap/>
            <w:vAlign w:val="center"/>
            <w:hideMark/>
          </w:tcPr>
          <w:p w14:paraId="4C8EAFB4"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w:t>
            </w:r>
          </w:p>
        </w:tc>
        <w:tc>
          <w:tcPr>
            <w:tcW w:w="608" w:type="dxa"/>
            <w:shd w:val="clear" w:color="auto" w:fill="FFFFFF" w:themeFill="background1"/>
            <w:noWrap/>
            <w:vAlign w:val="center"/>
            <w:hideMark/>
          </w:tcPr>
          <w:p w14:paraId="18F76050"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6536A152"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7BD7B2D5"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C95343" w:rsidRPr="00392D2F" w14:paraId="31DDA929" w14:textId="77777777" w:rsidTr="00C95343">
        <w:trPr>
          <w:trHeight w:val="188"/>
        </w:trPr>
        <w:tc>
          <w:tcPr>
            <w:tcW w:w="1271" w:type="dxa"/>
            <w:shd w:val="clear" w:color="auto" w:fill="auto"/>
            <w:noWrap/>
            <w:vAlign w:val="center"/>
            <w:hideMark/>
          </w:tcPr>
          <w:p w14:paraId="6DAE0BCA"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TMK</w:t>
            </w:r>
          </w:p>
        </w:tc>
        <w:tc>
          <w:tcPr>
            <w:tcW w:w="790" w:type="dxa"/>
            <w:shd w:val="clear" w:color="000000" w:fill="FFFFFF"/>
            <w:noWrap/>
            <w:vAlign w:val="center"/>
            <w:hideMark/>
          </w:tcPr>
          <w:p w14:paraId="490727E3" w14:textId="3B70488A"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329211B2" w14:textId="38253BDB"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72</w:t>
            </w:r>
          </w:p>
        </w:tc>
        <w:tc>
          <w:tcPr>
            <w:tcW w:w="654" w:type="dxa"/>
            <w:shd w:val="clear" w:color="000000" w:fill="FFFFFF"/>
            <w:noWrap/>
            <w:vAlign w:val="center"/>
            <w:hideMark/>
          </w:tcPr>
          <w:p w14:paraId="28BDB886" w14:textId="566CE8EB"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56</w:t>
            </w:r>
          </w:p>
        </w:tc>
        <w:tc>
          <w:tcPr>
            <w:tcW w:w="671" w:type="dxa"/>
            <w:shd w:val="clear" w:color="000000" w:fill="FFFFFF"/>
            <w:noWrap/>
            <w:vAlign w:val="center"/>
            <w:hideMark/>
          </w:tcPr>
          <w:p w14:paraId="115CC4E0" w14:textId="7B312363"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55</w:t>
            </w:r>
          </w:p>
        </w:tc>
        <w:tc>
          <w:tcPr>
            <w:tcW w:w="835" w:type="dxa"/>
            <w:shd w:val="clear" w:color="000000" w:fill="FFFFFF"/>
            <w:noWrap/>
            <w:vAlign w:val="center"/>
            <w:hideMark/>
          </w:tcPr>
          <w:p w14:paraId="2EF970D6" w14:textId="24235A53"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9.81</w:t>
            </w:r>
          </w:p>
        </w:tc>
        <w:tc>
          <w:tcPr>
            <w:tcW w:w="608" w:type="dxa"/>
            <w:shd w:val="clear" w:color="000000" w:fill="FFFFFF"/>
            <w:noWrap/>
            <w:vAlign w:val="center"/>
            <w:hideMark/>
          </w:tcPr>
          <w:p w14:paraId="326A82B5" w14:textId="508F11EC"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0.48</w:t>
            </w:r>
          </w:p>
        </w:tc>
        <w:tc>
          <w:tcPr>
            <w:tcW w:w="654" w:type="dxa"/>
            <w:shd w:val="clear" w:color="000000" w:fill="FFFFFF"/>
            <w:noWrap/>
            <w:vAlign w:val="center"/>
            <w:hideMark/>
          </w:tcPr>
          <w:p w14:paraId="3B251FBD" w14:textId="34E593BA"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0.38</w:t>
            </w:r>
          </w:p>
        </w:tc>
        <w:tc>
          <w:tcPr>
            <w:tcW w:w="850" w:type="dxa"/>
            <w:shd w:val="clear" w:color="000000" w:fill="FFFFFF"/>
            <w:noWrap/>
            <w:vAlign w:val="center"/>
            <w:hideMark/>
          </w:tcPr>
          <w:p w14:paraId="1A3F622A" w14:textId="36C37237"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0.37</w:t>
            </w:r>
          </w:p>
        </w:tc>
        <w:tc>
          <w:tcPr>
            <w:tcW w:w="656" w:type="dxa"/>
            <w:shd w:val="clear" w:color="auto" w:fill="FFFFFF" w:themeFill="background1"/>
            <w:noWrap/>
            <w:vAlign w:val="center"/>
            <w:hideMark/>
          </w:tcPr>
          <w:p w14:paraId="0CA5AA32"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w:t>
            </w:r>
          </w:p>
        </w:tc>
        <w:tc>
          <w:tcPr>
            <w:tcW w:w="608" w:type="dxa"/>
            <w:shd w:val="clear" w:color="auto" w:fill="FFFFFF" w:themeFill="background1"/>
            <w:noWrap/>
            <w:vAlign w:val="center"/>
            <w:hideMark/>
          </w:tcPr>
          <w:p w14:paraId="4A7EF7D6"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03F6A503"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28251685"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C95343" w:rsidRPr="00392D2F" w14:paraId="1F21665A" w14:textId="77777777" w:rsidTr="00C95343">
        <w:trPr>
          <w:trHeight w:val="188"/>
        </w:trPr>
        <w:tc>
          <w:tcPr>
            <w:tcW w:w="1271" w:type="dxa"/>
            <w:shd w:val="clear" w:color="auto" w:fill="auto"/>
            <w:noWrap/>
            <w:vAlign w:val="center"/>
            <w:hideMark/>
          </w:tcPr>
          <w:p w14:paraId="1FAF5041"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Badin</w:t>
            </w:r>
          </w:p>
        </w:tc>
        <w:tc>
          <w:tcPr>
            <w:tcW w:w="790" w:type="dxa"/>
            <w:shd w:val="clear" w:color="000000" w:fill="FFFFFF"/>
            <w:noWrap/>
            <w:vAlign w:val="center"/>
            <w:hideMark/>
          </w:tcPr>
          <w:p w14:paraId="23A69698" w14:textId="73B400AE"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48EC1BE9" w14:textId="0097454B"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29</w:t>
            </w:r>
          </w:p>
        </w:tc>
        <w:tc>
          <w:tcPr>
            <w:tcW w:w="654" w:type="dxa"/>
            <w:shd w:val="clear" w:color="000000" w:fill="FFFFFF"/>
            <w:noWrap/>
            <w:vAlign w:val="center"/>
            <w:hideMark/>
          </w:tcPr>
          <w:p w14:paraId="24F7998E" w14:textId="1E0620D8"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23</w:t>
            </w:r>
          </w:p>
        </w:tc>
        <w:tc>
          <w:tcPr>
            <w:tcW w:w="671" w:type="dxa"/>
            <w:shd w:val="clear" w:color="000000" w:fill="FFFFFF"/>
            <w:noWrap/>
            <w:vAlign w:val="center"/>
            <w:hideMark/>
          </w:tcPr>
          <w:p w14:paraId="49CAA33E" w14:textId="23A2214B"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22</w:t>
            </w:r>
          </w:p>
        </w:tc>
        <w:tc>
          <w:tcPr>
            <w:tcW w:w="835" w:type="dxa"/>
            <w:shd w:val="clear" w:color="000000" w:fill="FFFFFF"/>
            <w:noWrap/>
            <w:vAlign w:val="center"/>
            <w:hideMark/>
          </w:tcPr>
          <w:p w14:paraId="7DE56660" w14:textId="69CD3EC1"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9.81</w:t>
            </w:r>
          </w:p>
        </w:tc>
        <w:tc>
          <w:tcPr>
            <w:tcW w:w="608" w:type="dxa"/>
            <w:shd w:val="clear" w:color="000000" w:fill="FFFFFF"/>
            <w:noWrap/>
            <w:vAlign w:val="center"/>
            <w:hideMark/>
          </w:tcPr>
          <w:p w14:paraId="64955D72" w14:textId="0BDD4666"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0.19</w:t>
            </w:r>
          </w:p>
        </w:tc>
        <w:tc>
          <w:tcPr>
            <w:tcW w:w="654" w:type="dxa"/>
            <w:shd w:val="clear" w:color="000000" w:fill="FFFFFF"/>
            <w:noWrap/>
            <w:vAlign w:val="center"/>
            <w:hideMark/>
          </w:tcPr>
          <w:p w14:paraId="512EBFE5" w14:textId="04C45911"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0.15</w:t>
            </w:r>
          </w:p>
        </w:tc>
        <w:tc>
          <w:tcPr>
            <w:tcW w:w="850" w:type="dxa"/>
            <w:shd w:val="clear" w:color="000000" w:fill="FFFFFF"/>
            <w:noWrap/>
            <w:vAlign w:val="center"/>
            <w:hideMark/>
          </w:tcPr>
          <w:p w14:paraId="09849A19" w14:textId="4B64B94F"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0.15</w:t>
            </w:r>
          </w:p>
        </w:tc>
        <w:tc>
          <w:tcPr>
            <w:tcW w:w="656" w:type="dxa"/>
            <w:shd w:val="clear" w:color="auto" w:fill="FFFFFF" w:themeFill="background1"/>
            <w:noWrap/>
            <w:vAlign w:val="center"/>
            <w:hideMark/>
          </w:tcPr>
          <w:p w14:paraId="3F1865C2"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w:t>
            </w:r>
          </w:p>
        </w:tc>
        <w:tc>
          <w:tcPr>
            <w:tcW w:w="608" w:type="dxa"/>
            <w:shd w:val="clear" w:color="auto" w:fill="FFFFFF" w:themeFill="background1"/>
            <w:noWrap/>
            <w:vAlign w:val="center"/>
            <w:hideMark/>
          </w:tcPr>
          <w:p w14:paraId="2604918E"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1850B268"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6AD8EDA3"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C95343" w:rsidRPr="00392D2F" w14:paraId="21B70687" w14:textId="77777777" w:rsidTr="00C95343">
        <w:trPr>
          <w:trHeight w:val="188"/>
        </w:trPr>
        <w:tc>
          <w:tcPr>
            <w:tcW w:w="1271" w:type="dxa"/>
            <w:shd w:val="clear" w:color="auto" w:fill="auto"/>
            <w:noWrap/>
            <w:vAlign w:val="center"/>
            <w:hideMark/>
          </w:tcPr>
          <w:p w14:paraId="5F603FF8" w14:textId="77777777" w:rsidR="00C95343" w:rsidRPr="00392D2F" w:rsidRDefault="00C95343" w:rsidP="00C95343">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Kambar</w:t>
            </w:r>
            <w:proofErr w:type="spellEnd"/>
            <w:r w:rsidRPr="00392D2F">
              <w:rPr>
                <w:rFonts w:ascii="Arial" w:eastAsia="Times New Roman" w:hAnsi="Arial"/>
                <w:color w:val="auto"/>
                <w:sz w:val="14"/>
                <w:szCs w:val="14"/>
                <w:lang w:eastAsia="en-GB"/>
              </w:rPr>
              <w:t xml:space="preserve"> </w:t>
            </w:r>
            <w:proofErr w:type="spellStart"/>
            <w:r w:rsidRPr="00392D2F">
              <w:rPr>
                <w:rFonts w:ascii="Arial" w:eastAsia="Times New Roman" w:hAnsi="Arial"/>
                <w:color w:val="auto"/>
                <w:sz w:val="14"/>
                <w:szCs w:val="14"/>
                <w:lang w:eastAsia="en-GB"/>
              </w:rPr>
              <w:t>Shahdadkot</w:t>
            </w:r>
            <w:proofErr w:type="spellEnd"/>
          </w:p>
        </w:tc>
        <w:tc>
          <w:tcPr>
            <w:tcW w:w="790" w:type="dxa"/>
            <w:shd w:val="clear" w:color="000000" w:fill="FFFFFF"/>
            <w:noWrap/>
            <w:vAlign w:val="center"/>
            <w:hideMark/>
          </w:tcPr>
          <w:p w14:paraId="0A82EC8E" w14:textId="5C140E80"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5BB9C6CC" w14:textId="42E50292"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36</w:t>
            </w:r>
          </w:p>
        </w:tc>
        <w:tc>
          <w:tcPr>
            <w:tcW w:w="654" w:type="dxa"/>
            <w:shd w:val="clear" w:color="000000" w:fill="FFFFFF"/>
            <w:noWrap/>
            <w:vAlign w:val="center"/>
            <w:hideMark/>
          </w:tcPr>
          <w:p w14:paraId="010C5754" w14:textId="350CA946"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29</w:t>
            </w:r>
          </w:p>
        </w:tc>
        <w:tc>
          <w:tcPr>
            <w:tcW w:w="671" w:type="dxa"/>
            <w:shd w:val="clear" w:color="000000" w:fill="FFFFFF"/>
            <w:noWrap/>
            <w:vAlign w:val="center"/>
            <w:hideMark/>
          </w:tcPr>
          <w:p w14:paraId="517EF57A" w14:textId="7D9C527B"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28</w:t>
            </w:r>
          </w:p>
        </w:tc>
        <w:tc>
          <w:tcPr>
            <w:tcW w:w="835" w:type="dxa"/>
            <w:shd w:val="clear" w:color="000000" w:fill="FFFFFF"/>
            <w:noWrap/>
            <w:vAlign w:val="center"/>
            <w:hideMark/>
          </w:tcPr>
          <w:p w14:paraId="0E9C1980" w14:textId="33342D2F"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9.81</w:t>
            </w:r>
          </w:p>
        </w:tc>
        <w:tc>
          <w:tcPr>
            <w:tcW w:w="608" w:type="dxa"/>
            <w:shd w:val="clear" w:color="000000" w:fill="FFFFFF"/>
            <w:noWrap/>
            <w:vAlign w:val="center"/>
            <w:hideMark/>
          </w:tcPr>
          <w:p w14:paraId="158AE9B7" w14:textId="315B0CB7"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0.24</w:t>
            </w:r>
          </w:p>
        </w:tc>
        <w:tc>
          <w:tcPr>
            <w:tcW w:w="654" w:type="dxa"/>
            <w:shd w:val="clear" w:color="000000" w:fill="FFFFFF"/>
            <w:noWrap/>
            <w:vAlign w:val="center"/>
            <w:hideMark/>
          </w:tcPr>
          <w:p w14:paraId="0D34DD63" w14:textId="5E9C7F4A"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0.19</w:t>
            </w:r>
          </w:p>
        </w:tc>
        <w:tc>
          <w:tcPr>
            <w:tcW w:w="850" w:type="dxa"/>
            <w:shd w:val="clear" w:color="000000" w:fill="FFFFFF"/>
            <w:noWrap/>
            <w:vAlign w:val="center"/>
            <w:hideMark/>
          </w:tcPr>
          <w:p w14:paraId="401DD284" w14:textId="14FDA7CB"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0.19</w:t>
            </w:r>
          </w:p>
        </w:tc>
        <w:tc>
          <w:tcPr>
            <w:tcW w:w="656" w:type="dxa"/>
            <w:shd w:val="clear" w:color="auto" w:fill="FFFFFF" w:themeFill="background1"/>
            <w:noWrap/>
            <w:vAlign w:val="center"/>
            <w:hideMark/>
          </w:tcPr>
          <w:p w14:paraId="5321EA98"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w:t>
            </w:r>
          </w:p>
        </w:tc>
        <w:tc>
          <w:tcPr>
            <w:tcW w:w="608" w:type="dxa"/>
            <w:shd w:val="clear" w:color="auto" w:fill="FFFFFF" w:themeFill="background1"/>
            <w:noWrap/>
            <w:vAlign w:val="center"/>
            <w:hideMark/>
          </w:tcPr>
          <w:p w14:paraId="57319E7C"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2599F003"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1D996B53"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C95343" w:rsidRPr="00392D2F" w14:paraId="1305032F" w14:textId="77777777" w:rsidTr="00C95343">
        <w:trPr>
          <w:trHeight w:val="188"/>
        </w:trPr>
        <w:tc>
          <w:tcPr>
            <w:tcW w:w="1271" w:type="dxa"/>
            <w:shd w:val="clear" w:color="auto" w:fill="auto"/>
            <w:noWrap/>
            <w:vAlign w:val="center"/>
            <w:hideMark/>
          </w:tcPr>
          <w:p w14:paraId="05822570" w14:textId="77777777" w:rsidR="00C95343" w:rsidRPr="00392D2F" w:rsidRDefault="00C95343" w:rsidP="00C95343">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Kashmore</w:t>
            </w:r>
            <w:proofErr w:type="spellEnd"/>
          </w:p>
        </w:tc>
        <w:tc>
          <w:tcPr>
            <w:tcW w:w="790" w:type="dxa"/>
            <w:shd w:val="clear" w:color="000000" w:fill="FFFFFF"/>
            <w:noWrap/>
            <w:vAlign w:val="center"/>
            <w:hideMark/>
          </w:tcPr>
          <w:p w14:paraId="6CE2FC99" w14:textId="408B61E3"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5B015B4A" w14:textId="6136A6FE"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44</w:t>
            </w:r>
          </w:p>
        </w:tc>
        <w:tc>
          <w:tcPr>
            <w:tcW w:w="654" w:type="dxa"/>
            <w:shd w:val="clear" w:color="000000" w:fill="FFFFFF"/>
            <w:noWrap/>
            <w:vAlign w:val="center"/>
            <w:hideMark/>
          </w:tcPr>
          <w:p w14:paraId="5E17FA53" w14:textId="133271A8"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35</w:t>
            </w:r>
          </w:p>
        </w:tc>
        <w:tc>
          <w:tcPr>
            <w:tcW w:w="671" w:type="dxa"/>
            <w:shd w:val="clear" w:color="000000" w:fill="FFFFFF"/>
            <w:noWrap/>
            <w:vAlign w:val="center"/>
            <w:hideMark/>
          </w:tcPr>
          <w:p w14:paraId="58EB3730" w14:textId="3789161F"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835" w:type="dxa"/>
            <w:shd w:val="clear" w:color="000000" w:fill="FFFFFF"/>
            <w:noWrap/>
            <w:vAlign w:val="center"/>
            <w:hideMark/>
          </w:tcPr>
          <w:p w14:paraId="52B12200" w14:textId="3C4D9608"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9.81</w:t>
            </w:r>
          </w:p>
        </w:tc>
        <w:tc>
          <w:tcPr>
            <w:tcW w:w="608" w:type="dxa"/>
            <w:shd w:val="clear" w:color="000000" w:fill="FFFFFF"/>
            <w:noWrap/>
            <w:vAlign w:val="center"/>
            <w:hideMark/>
          </w:tcPr>
          <w:p w14:paraId="7072339D" w14:textId="0CAC75FB"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0.30</w:t>
            </w:r>
          </w:p>
        </w:tc>
        <w:tc>
          <w:tcPr>
            <w:tcW w:w="654" w:type="dxa"/>
            <w:shd w:val="clear" w:color="000000" w:fill="FFFFFF"/>
            <w:noWrap/>
            <w:vAlign w:val="center"/>
            <w:hideMark/>
          </w:tcPr>
          <w:p w14:paraId="6832F12A" w14:textId="050A9296"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0.23</w:t>
            </w:r>
          </w:p>
        </w:tc>
        <w:tc>
          <w:tcPr>
            <w:tcW w:w="850" w:type="dxa"/>
            <w:shd w:val="clear" w:color="000000" w:fill="FFFFFF"/>
            <w:noWrap/>
            <w:vAlign w:val="center"/>
            <w:hideMark/>
          </w:tcPr>
          <w:p w14:paraId="055ABE17" w14:textId="63251B17"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0.23</w:t>
            </w:r>
          </w:p>
        </w:tc>
        <w:tc>
          <w:tcPr>
            <w:tcW w:w="656" w:type="dxa"/>
            <w:shd w:val="clear" w:color="auto" w:fill="FFFFFF" w:themeFill="background1"/>
            <w:noWrap/>
            <w:vAlign w:val="center"/>
            <w:hideMark/>
          </w:tcPr>
          <w:p w14:paraId="053B2611"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w:t>
            </w:r>
          </w:p>
        </w:tc>
        <w:tc>
          <w:tcPr>
            <w:tcW w:w="608" w:type="dxa"/>
            <w:shd w:val="clear" w:color="auto" w:fill="FFFFFF" w:themeFill="background1"/>
            <w:noWrap/>
            <w:vAlign w:val="center"/>
            <w:hideMark/>
          </w:tcPr>
          <w:p w14:paraId="49300602"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52635E88"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492E5F26"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C95343" w:rsidRPr="00392D2F" w14:paraId="6A6729FD" w14:textId="77777777" w:rsidTr="00C95343">
        <w:trPr>
          <w:trHeight w:val="188"/>
        </w:trPr>
        <w:tc>
          <w:tcPr>
            <w:tcW w:w="1271" w:type="dxa"/>
            <w:shd w:val="clear" w:color="auto" w:fill="auto"/>
            <w:noWrap/>
            <w:vAlign w:val="center"/>
            <w:hideMark/>
          </w:tcPr>
          <w:p w14:paraId="4257D566"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Ghotki</w:t>
            </w:r>
          </w:p>
        </w:tc>
        <w:tc>
          <w:tcPr>
            <w:tcW w:w="790" w:type="dxa"/>
            <w:shd w:val="clear" w:color="000000" w:fill="FFFFFF"/>
            <w:noWrap/>
            <w:vAlign w:val="center"/>
            <w:hideMark/>
          </w:tcPr>
          <w:p w14:paraId="3EA29427" w14:textId="72F7C536"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7E1A7DCC" w14:textId="2655AF0A" w:rsidR="00C95343" w:rsidRPr="00392D2F" w:rsidRDefault="00C95343" w:rsidP="00C95343">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5958EEF3" w14:textId="7C41386B"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125</w:t>
            </w:r>
          </w:p>
        </w:tc>
        <w:tc>
          <w:tcPr>
            <w:tcW w:w="671" w:type="dxa"/>
            <w:shd w:val="clear" w:color="000000" w:fill="FFFFFF"/>
            <w:noWrap/>
            <w:vAlign w:val="center"/>
            <w:hideMark/>
          </w:tcPr>
          <w:p w14:paraId="43D3B339" w14:textId="6D1E6C4F" w:rsidR="00C95343" w:rsidRPr="00392D2F" w:rsidRDefault="00C95343" w:rsidP="00C95343">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2B8F6E78" w14:textId="3D592A4D"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14.65</w:t>
            </w:r>
          </w:p>
        </w:tc>
        <w:tc>
          <w:tcPr>
            <w:tcW w:w="608" w:type="dxa"/>
            <w:shd w:val="clear" w:color="000000" w:fill="FFFFFF"/>
            <w:noWrap/>
            <w:vAlign w:val="center"/>
            <w:hideMark/>
          </w:tcPr>
          <w:p w14:paraId="388DC67D" w14:textId="65791CD9"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4" w:type="dxa"/>
            <w:shd w:val="clear" w:color="000000" w:fill="FFFFFF"/>
            <w:noWrap/>
            <w:vAlign w:val="center"/>
            <w:hideMark/>
          </w:tcPr>
          <w:p w14:paraId="32047B88" w14:textId="311391C0"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0.83</w:t>
            </w:r>
          </w:p>
        </w:tc>
        <w:tc>
          <w:tcPr>
            <w:tcW w:w="850" w:type="dxa"/>
            <w:shd w:val="clear" w:color="000000" w:fill="FFFFFF"/>
            <w:noWrap/>
            <w:vAlign w:val="center"/>
            <w:hideMark/>
          </w:tcPr>
          <w:p w14:paraId="7103ED3D" w14:textId="50518E02"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6" w:type="dxa"/>
            <w:shd w:val="clear" w:color="auto" w:fill="FFFFFF" w:themeFill="background1"/>
            <w:noWrap/>
            <w:vAlign w:val="center"/>
            <w:hideMark/>
          </w:tcPr>
          <w:p w14:paraId="3EB13F63"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w:t>
            </w:r>
          </w:p>
        </w:tc>
        <w:tc>
          <w:tcPr>
            <w:tcW w:w="608" w:type="dxa"/>
            <w:shd w:val="clear" w:color="auto" w:fill="FFFFFF" w:themeFill="background1"/>
            <w:noWrap/>
            <w:vAlign w:val="center"/>
            <w:hideMark/>
          </w:tcPr>
          <w:p w14:paraId="30D9871E"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24214EAF"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2CD45FAD"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C95343" w:rsidRPr="00392D2F" w14:paraId="2D15FEC5" w14:textId="77777777" w:rsidTr="00C95343">
        <w:trPr>
          <w:trHeight w:val="188"/>
        </w:trPr>
        <w:tc>
          <w:tcPr>
            <w:tcW w:w="1271" w:type="dxa"/>
            <w:shd w:val="clear" w:color="auto" w:fill="auto"/>
            <w:noWrap/>
            <w:vAlign w:val="center"/>
            <w:hideMark/>
          </w:tcPr>
          <w:p w14:paraId="12C2CD51"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Khairpur</w:t>
            </w:r>
          </w:p>
        </w:tc>
        <w:tc>
          <w:tcPr>
            <w:tcW w:w="790" w:type="dxa"/>
            <w:shd w:val="clear" w:color="000000" w:fill="FFFFFF"/>
            <w:noWrap/>
            <w:vAlign w:val="center"/>
            <w:hideMark/>
          </w:tcPr>
          <w:p w14:paraId="564B604F" w14:textId="3349394E"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24BAA645" w14:textId="1B283463" w:rsidR="00C95343" w:rsidRPr="00392D2F" w:rsidRDefault="00C95343" w:rsidP="00C95343">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27896A4D" w14:textId="5B09CFF3"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88</w:t>
            </w:r>
          </w:p>
        </w:tc>
        <w:tc>
          <w:tcPr>
            <w:tcW w:w="671" w:type="dxa"/>
            <w:shd w:val="clear" w:color="000000" w:fill="FFFFFF"/>
            <w:noWrap/>
            <w:vAlign w:val="center"/>
            <w:hideMark/>
          </w:tcPr>
          <w:p w14:paraId="5DBFDF84" w14:textId="227B825C" w:rsidR="00C95343" w:rsidRPr="00392D2F" w:rsidRDefault="00C95343" w:rsidP="00C95343">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24EEB91A" w14:textId="1DA1F35D"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14.65</w:t>
            </w:r>
          </w:p>
        </w:tc>
        <w:tc>
          <w:tcPr>
            <w:tcW w:w="608" w:type="dxa"/>
            <w:shd w:val="clear" w:color="000000" w:fill="FFFFFF"/>
            <w:noWrap/>
            <w:vAlign w:val="center"/>
            <w:hideMark/>
          </w:tcPr>
          <w:p w14:paraId="753FCE5E" w14:textId="0B0BCC6D"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4" w:type="dxa"/>
            <w:shd w:val="clear" w:color="000000" w:fill="FFFFFF"/>
            <w:noWrap/>
            <w:vAlign w:val="center"/>
            <w:hideMark/>
          </w:tcPr>
          <w:p w14:paraId="2BDCE7A2" w14:textId="5BFEC27C"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0.59</w:t>
            </w:r>
          </w:p>
        </w:tc>
        <w:tc>
          <w:tcPr>
            <w:tcW w:w="850" w:type="dxa"/>
            <w:shd w:val="clear" w:color="000000" w:fill="FFFFFF"/>
            <w:noWrap/>
            <w:vAlign w:val="center"/>
            <w:hideMark/>
          </w:tcPr>
          <w:p w14:paraId="54AEF284" w14:textId="2F08944F"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6" w:type="dxa"/>
            <w:shd w:val="clear" w:color="auto" w:fill="FFFFFF" w:themeFill="background1"/>
            <w:noWrap/>
            <w:vAlign w:val="center"/>
            <w:hideMark/>
          </w:tcPr>
          <w:p w14:paraId="569A826D"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w:t>
            </w:r>
          </w:p>
        </w:tc>
        <w:tc>
          <w:tcPr>
            <w:tcW w:w="608" w:type="dxa"/>
            <w:shd w:val="clear" w:color="auto" w:fill="FFFFFF" w:themeFill="background1"/>
            <w:noWrap/>
            <w:vAlign w:val="center"/>
            <w:hideMark/>
          </w:tcPr>
          <w:p w14:paraId="008A6C96"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597479ED"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64766538"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C95343" w:rsidRPr="00392D2F" w14:paraId="123C52C7" w14:textId="77777777" w:rsidTr="00C95343">
        <w:trPr>
          <w:trHeight w:val="188"/>
        </w:trPr>
        <w:tc>
          <w:tcPr>
            <w:tcW w:w="1271" w:type="dxa"/>
            <w:shd w:val="clear" w:color="auto" w:fill="auto"/>
            <w:noWrap/>
            <w:vAlign w:val="center"/>
            <w:hideMark/>
          </w:tcPr>
          <w:p w14:paraId="3FDB94D9" w14:textId="77777777" w:rsidR="00C95343" w:rsidRPr="00392D2F" w:rsidRDefault="00C95343" w:rsidP="00C95343">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Naushero</w:t>
            </w:r>
            <w:proofErr w:type="spellEnd"/>
            <w:r w:rsidRPr="00392D2F">
              <w:rPr>
                <w:rFonts w:ascii="Arial" w:eastAsia="Times New Roman" w:hAnsi="Arial"/>
                <w:color w:val="auto"/>
                <w:sz w:val="14"/>
                <w:szCs w:val="14"/>
                <w:lang w:eastAsia="en-GB"/>
              </w:rPr>
              <w:t xml:space="preserve"> </w:t>
            </w:r>
            <w:proofErr w:type="spellStart"/>
            <w:r w:rsidRPr="00392D2F">
              <w:rPr>
                <w:rFonts w:ascii="Arial" w:eastAsia="Times New Roman" w:hAnsi="Arial"/>
                <w:color w:val="auto"/>
                <w:sz w:val="14"/>
                <w:szCs w:val="14"/>
                <w:lang w:eastAsia="en-GB"/>
              </w:rPr>
              <w:t>Feroze</w:t>
            </w:r>
            <w:proofErr w:type="spellEnd"/>
          </w:p>
        </w:tc>
        <w:tc>
          <w:tcPr>
            <w:tcW w:w="790" w:type="dxa"/>
            <w:shd w:val="clear" w:color="000000" w:fill="FFFFFF"/>
            <w:noWrap/>
            <w:vAlign w:val="center"/>
            <w:hideMark/>
          </w:tcPr>
          <w:p w14:paraId="65EA1508" w14:textId="331B10CD"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6035C9B1" w14:textId="306068AF" w:rsidR="00C95343" w:rsidRPr="00392D2F" w:rsidRDefault="00C95343" w:rsidP="00C95343">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0A8779D3" w14:textId="02E1328C"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156</w:t>
            </w:r>
          </w:p>
        </w:tc>
        <w:tc>
          <w:tcPr>
            <w:tcW w:w="671" w:type="dxa"/>
            <w:shd w:val="clear" w:color="000000" w:fill="FFFFFF"/>
            <w:noWrap/>
            <w:vAlign w:val="center"/>
            <w:hideMark/>
          </w:tcPr>
          <w:p w14:paraId="0A59440F" w14:textId="145CC6A8" w:rsidR="00C95343" w:rsidRPr="00392D2F" w:rsidRDefault="00C95343" w:rsidP="00C95343">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1D94B3F7" w14:textId="4B36EF72"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14.65</w:t>
            </w:r>
          </w:p>
        </w:tc>
        <w:tc>
          <w:tcPr>
            <w:tcW w:w="608" w:type="dxa"/>
            <w:shd w:val="clear" w:color="000000" w:fill="FFFFFF"/>
            <w:noWrap/>
            <w:vAlign w:val="center"/>
            <w:hideMark/>
          </w:tcPr>
          <w:p w14:paraId="6CC8CD44" w14:textId="520B200C"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4" w:type="dxa"/>
            <w:shd w:val="clear" w:color="000000" w:fill="FFFFFF"/>
            <w:noWrap/>
            <w:vAlign w:val="center"/>
            <w:hideMark/>
          </w:tcPr>
          <w:p w14:paraId="6E778EEE" w14:textId="1CCBAB2F"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1.04</w:t>
            </w:r>
          </w:p>
        </w:tc>
        <w:tc>
          <w:tcPr>
            <w:tcW w:w="850" w:type="dxa"/>
            <w:shd w:val="clear" w:color="000000" w:fill="FFFFFF"/>
            <w:noWrap/>
            <w:vAlign w:val="center"/>
            <w:hideMark/>
          </w:tcPr>
          <w:p w14:paraId="7BB32995" w14:textId="723387A5"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6" w:type="dxa"/>
            <w:shd w:val="clear" w:color="auto" w:fill="FFFFFF" w:themeFill="background1"/>
            <w:noWrap/>
            <w:vAlign w:val="center"/>
            <w:hideMark/>
          </w:tcPr>
          <w:p w14:paraId="234F3357"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w:t>
            </w:r>
          </w:p>
        </w:tc>
        <w:tc>
          <w:tcPr>
            <w:tcW w:w="608" w:type="dxa"/>
            <w:shd w:val="clear" w:color="auto" w:fill="FFFFFF" w:themeFill="background1"/>
            <w:noWrap/>
            <w:vAlign w:val="center"/>
            <w:hideMark/>
          </w:tcPr>
          <w:p w14:paraId="30714DF9"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05C91A3C"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0F001BEF"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C95343" w:rsidRPr="00392D2F" w14:paraId="67CF3F2D" w14:textId="77777777" w:rsidTr="00C95343">
        <w:trPr>
          <w:trHeight w:val="188"/>
        </w:trPr>
        <w:tc>
          <w:tcPr>
            <w:tcW w:w="1271" w:type="dxa"/>
            <w:shd w:val="clear" w:color="auto" w:fill="auto"/>
            <w:noWrap/>
            <w:vAlign w:val="center"/>
            <w:hideMark/>
          </w:tcPr>
          <w:p w14:paraId="2F40638D" w14:textId="77777777" w:rsidR="00C95343" w:rsidRPr="00392D2F" w:rsidRDefault="00C95343" w:rsidP="00C95343">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Dadu</w:t>
            </w:r>
            <w:proofErr w:type="spellEnd"/>
          </w:p>
        </w:tc>
        <w:tc>
          <w:tcPr>
            <w:tcW w:w="790" w:type="dxa"/>
            <w:shd w:val="clear" w:color="000000" w:fill="FFFFFF"/>
            <w:noWrap/>
            <w:vAlign w:val="center"/>
            <w:hideMark/>
          </w:tcPr>
          <w:p w14:paraId="5437E818" w14:textId="52BB7942"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7FCFD2AE" w14:textId="78F51739"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26</w:t>
            </w:r>
          </w:p>
        </w:tc>
        <w:tc>
          <w:tcPr>
            <w:tcW w:w="654" w:type="dxa"/>
            <w:shd w:val="clear" w:color="000000" w:fill="FFFFFF"/>
            <w:noWrap/>
            <w:vAlign w:val="center"/>
            <w:hideMark/>
          </w:tcPr>
          <w:p w14:paraId="62D267FA" w14:textId="347F14B5"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w:t>
            </w:r>
          </w:p>
        </w:tc>
        <w:tc>
          <w:tcPr>
            <w:tcW w:w="671" w:type="dxa"/>
            <w:shd w:val="clear" w:color="000000" w:fill="FFFFFF"/>
            <w:noWrap/>
            <w:vAlign w:val="center"/>
            <w:hideMark/>
          </w:tcPr>
          <w:p w14:paraId="3CEBCAF2" w14:textId="5C2CCD45"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20</w:t>
            </w:r>
          </w:p>
        </w:tc>
        <w:tc>
          <w:tcPr>
            <w:tcW w:w="835" w:type="dxa"/>
            <w:shd w:val="clear" w:color="000000" w:fill="FFFFFF"/>
            <w:noWrap/>
            <w:vAlign w:val="center"/>
            <w:hideMark/>
          </w:tcPr>
          <w:p w14:paraId="3CD579AF" w14:textId="7D274958"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9.81</w:t>
            </w:r>
          </w:p>
        </w:tc>
        <w:tc>
          <w:tcPr>
            <w:tcW w:w="608" w:type="dxa"/>
            <w:shd w:val="clear" w:color="000000" w:fill="FFFFFF"/>
            <w:noWrap/>
            <w:vAlign w:val="center"/>
            <w:hideMark/>
          </w:tcPr>
          <w:p w14:paraId="64AA0B42" w14:textId="10E49CA3"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0.18</w:t>
            </w:r>
          </w:p>
        </w:tc>
        <w:tc>
          <w:tcPr>
            <w:tcW w:w="654" w:type="dxa"/>
            <w:shd w:val="clear" w:color="000000" w:fill="FFFFFF"/>
            <w:noWrap/>
            <w:vAlign w:val="center"/>
            <w:hideMark/>
          </w:tcPr>
          <w:p w14:paraId="6A7ED743" w14:textId="68989946"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0.14</w:t>
            </w:r>
          </w:p>
        </w:tc>
        <w:tc>
          <w:tcPr>
            <w:tcW w:w="850" w:type="dxa"/>
            <w:shd w:val="clear" w:color="000000" w:fill="FFFFFF"/>
            <w:noWrap/>
            <w:vAlign w:val="center"/>
            <w:hideMark/>
          </w:tcPr>
          <w:p w14:paraId="1F1521F3" w14:textId="5B82AABE"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0.14</w:t>
            </w:r>
          </w:p>
        </w:tc>
        <w:tc>
          <w:tcPr>
            <w:tcW w:w="656" w:type="dxa"/>
            <w:shd w:val="clear" w:color="auto" w:fill="FFFFFF" w:themeFill="background1"/>
            <w:noWrap/>
            <w:vAlign w:val="center"/>
            <w:hideMark/>
          </w:tcPr>
          <w:p w14:paraId="08C41D61"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w:t>
            </w:r>
          </w:p>
        </w:tc>
        <w:tc>
          <w:tcPr>
            <w:tcW w:w="608" w:type="dxa"/>
            <w:shd w:val="clear" w:color="auto" w:fill="FFFFFF" w:themeFill="background1"/>
            <w:noWrap/>
            <w:vAlign w:val="center"/>
            <w:hideMark/>
          </w:tcPr>
          <w:p w14:paraId="66A7CB42"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4E2D8595"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436A8077"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C95343" w:rsidRPr="00392D2F" w14:paraId="11F71DEF" w14:textId="77777777" w:rsidTr="00C95343">
        <w:trPr>
          <w:trHeight w:val="188"/>
        </w:trPr>
        <w:tc>
          <w:tcPr>
            <w:tcW w:w="1271" w:type="dxa"/>
            <w:shd w:val="clear" w:color="auto" w:fill="auto"/>
            <w:noWrap/>
            <w:vAlign w:val="center"/>
            <w:hideMark/>
          </w:tcPr>
          <w:p w14:paraId="14B79B69"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Shikarpur</w:t>
            </w:r>
          </w:p>
        </w:tc>
        <w:tc>
          <w:tcPr>
            <w:tcW w:w="790" w:type="dxa"/>
            <w:shd w:val="clear" w:color="000000" w:fill="FFFFFF"/>
            <w:noWrap/>
            <w:vAlign w:val="center"/>
            <w:hideMark/>
          </w:tcPr>
          <w:p w14:paraId="62D1BA7F" w14:textId="591845A3"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22EC928C" w14:textId="5E3373F1"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36</w:t>
            </w:r>
          </w:p>
        </w:tc>
        <w:tc>
          <w:tcPr>
            <w:tcW w:w="654" w:type="dxa"/>
            <w:shd w:val="clear" w:color="000000" w:fill="FFFFFF"/>
            <w:noWrap/>
            <w:vAlign w:val="center"/>
            <w:hideMark/>
          </w:tcPr>
          <w:p w14:paraId="68BEDABA" w14:textId="00714D4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28</w:t>
            </w:r>
          </w:p>
        </w:tc>
        <w:tc>
          <w:tcPr>
            <w:tcW w:w="671" w:type="dxa"/>
            <w:shd w:val="clear" w:color="000000" w:fill="FFFFFF"/>
            <w:noWrap/>
            <w:vAlign w:val="center"/>
            <w:hideMark/>
          </w:tcPr>
          <w:p w14:paraId="7CD9F18D" w14:textId="5DA01DD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28</w:t>
            </w:r>
          </w:p>
        </w:tc>
        <w:tc>
          <w:tcPr>
            <w:tcW w:w="835" w:type="dxa"/>
            <w:shd w:val="clear" w:color="000000" w:fill="FFFFFF"/>
            <w:noWrap/>
            <w:vAlign w:val="center"/>
            <w:hideMark/>
          </w:tcPr>
          <w:p w14:paraId="5014A236" w14:textId="44BDB9B4"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9.81</w:t>
            </w:r>
          </w:p>
        </w:tc>
        <w:tc>
          <w:tcPr>
            <w:tcW w:w="608" w:type="dxa"/>
            <w:shd w:val="clear" w:color="000000" w:fill="FFFFFF"/>
            <w:noWrap/>
            <w:vAlign w:val="center"/>
            <w:hideMark/>
          </w:tcPr>
          <w:p w14:paraId="429FD25A" w14:textId="7475E513"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0.24</w:t>
            </w:r>
          </w:p>
        </w:tc>
        <w:tc>
          <w:tcPr>
            <w:tcW w:w="654" w:type="dxa"/>
            <w:shd w:val="clear" w:color="000000" w:fill="FFFFFF"/>
            <w:noWrap/>
            <w:vAlign w:val="center"/>
            <w:hideMark/>
          </w:tcPr>
          <w:p w14:paraId="08558D48" w14:textId="1FA79FC3"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0.19</w:t>
            </w:r>
          </w:p>
        </w:tc>
        <w:tc>
          <w:tcPr>
            <w:tcW w:w="850" w:type="dxa"/>
            <w:shd w:val="clear" w:color="000000" w:fill="FFFFFF"/>
            <w:noWrap/>
            <w:vAlign w:val="center"/>
            <w:hideMark/>
          </w:tcPr>
          <w:p w14:paraId="5519BAAD" w14:textId="70FE09B4"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0.18</w:t>
            </w:r>
          </w:p>
        </w:tc>
        <w:tc>
          <w:tcPr>
            <w:tcW w:w="656" w:type="dxa"/>
            <w:shd w:val="clear" w:color="auto" w:fill="FFFFFF" w:themeFill="background1"/>
            <w:noWrap/>
            <w:vAlign w:val="center"/>
            <w:hideMark/>
          </w:tcPr>
          <w:p w14:paraId="571B6F8A"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w:t>
            </w:r>
          </w:p>
        </w:tc>
        <w:tc>
          <w:tcPr>
            <w:tcW w:w="608" w:type="dxa"/>
            <w:shd w:val="clear" w:color="auto" w:fill="FFFFFF" w:themeFill="background1"/>
            <w:noWrap/>
            <w:vAlign w:val="center"/>
            <w:hideMark/>
          </w:tcPr>
          <w:p w14:paraId="5292E22A"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67FB47B6"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2DFB04E2"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C95343" w:rsidRPr="00392D2F" w14:paraId="314A16A4" w14:textId="77777777" w:rsidTr="00C95343">
        <w:trPr>
          <w:trHeight w:val="188"/>
        </w:trPr>
        <w:tc>
          <w:tcPr>
            <w:tcW w:w="1271" w:type="dxa"/>
            <w:shd w:val="clear" w:color="auto" w:fill="auto"/>
            <w:noWrap/>
            <w:vAlign w:val="center"/>
            <w:hideMark/>
          </w:tcPr>
          <w:p w14:paraId="50440668" w14:textId="77777777" w:rsidR="00C95343" w:rsidRPr="00392D2F" w:rsidRDefault="00C95343" w:rsidP="00C95343">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Sujawal</w:t>
            </w:r>
            <w:proofErr w:type="spellEnd"/>
            <w:r w:rsidRPr="00392D2F">
              <w:rPr>
                <w:rFonts w:ascii="Arial" w:eastAsia="Times New Roman" w:hAnsi="Arial"/>
                <w:color w:val="auto"/>
                <w:sz w:val="14"/>
                <w:szCs w:val="14"/>
                <w:lang w:eastAsia="en-GB"/>
              </w:rPr>
              <w:t xml:space="preserve"> District</w:t>
            </w:r>
          </w:p>
        </w:tc>
        <w:tc>
          <w:tcPr>
            <w:tcW w:w="790" w:type="dxa"/>
            <w:shd w:val="clear" w:color="000000" w:fill="FFFFFF"/>
            <w:noWrap/>
            <w:vAlign w:val="center"/>
            <w:hideMark/>
          </w:tcPr>
          <w:p w14:paraId="5CB6A08B" w14:textId="3B16DC31"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6539C963" w14:textId="576E0D49"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62</w:t>
            </w:r>
          </w:p>
        </w:tc>
        <w:tc>
          <w:tcPr>
            <w:tcW w:w="654" w:type="dxa"/>
            <w:shd w:val="clear" w:color="000000" w:fill="FFFFFF"/>
            <w:noWrap/>
            <w:vAlign w:val="center"/>
            <w:hideMark/>
          </w:tcPr>
          <w:p w14:paraId="74EFD372" w14:textId="172E7EE2"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49</w:t>
            </w:r>
          </w:p>
        </w:tc>
        <w:tc>
          <w:tcPr>
            <w:tcW w:w="671" w:type="dxa"/>
            <w:shd w:val="clear" w:color="000000" w:fill="FFFFFF"/>
            <w:noWrap/>
            <w:vAlign w:val="center"/>
            <w:hideMark/>
          </w:tcPr>
          <w:p w14:paraId="2F8FBF9D" w14:textId="6FAFBCB1"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48</w:t>
            </w:r>
          </w:p>
        </w:tc>
        <w:tc>
          <w:tcPr>
            <w:tcW w:w="835" w:type="dxa"/>
            <w:shd w:val="clear" w:color="000000" w:fill="FFFFFF"/>
            <w:noWrap/>
            <w:vAlign w:val="center"/>
            <w:hideMark/>
          </w:tcPr>
          <w:p w14:paraId="38B6C5F9" w14:textId="61436FC7"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9.81</w:t>
            </w:r>
          </w:p>
        </w:tc>
        <w:tc>
          <w:tcPr>
            <w:tcW w:w="608" w:type="dxa"/>
            <w:shd w:val="clear" w:color="000000" w:fill="FFFFFF"/>
            <w:noWrap/>
            <w:vAlign w:val="center"/>
            <w:hideMark/>
          </w:tcPr>
          <w:p w14:paraId="56D5B66D" w14:textId="47C5E41A"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0.41</w:t>
            </w:r>
          </w:p>
        </w:tc>
        <w:tc>
          <w:tcPr>
            <w:tcW w:w="654" w:type="dxa"/>
            <w:shd w:val="clear" w:color="000000" w:fill="FFFFFF"/>
            <w:noWrap/>
            <w:vAlign w:val="center"/>
            <w:hideMark/>
          </w:tcPr>
          <w:p w14:paraId="5FC44CB0" w14:textId="79CE451F"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0.32</w:t>
            </w:r>
          </w:p>
        </w:tc>
        <w:tc>
          <w:tcPr>
            <w:tcW w:w="850" w:type="dxa"/>
            <w:shd w:val="clear" w:color="000000" w:fill="FFFFFF"/>
            <w:noWrap/>
            <w:vAlign w:val="center"/>
            <w:hideMark/>
          </w:tcPr>
          <w:p w14:paraId="08BED4A8" w14:textId="7704784D"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0.32</w:t>
            </w:r>
          </w:p>
        </w:tc>
        <w:tc>
          <w:tcPr>
            <w:tcW w:w="656" w:type="dxa"/>
            <w:shd w:val="clear" w:color="auto" w:fill="FFFFFF" w:themeFill="background1"/>
            <w:noWrap/>
            <w:vAlign w:val="center"/>
            <w:hideMark/>
          </w:tcPr>
          <w:p w14:paraId="1BF0E6E8"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4%</w:t>
            </w:r>
          </w:p>
        </w:tc>
        <w:tc>
          <w:tcPr>
            <w:tcW w:w="608" w:type="dxa"/>
            <w:shd w:val="clear" w:color="auto" w:fill="FFFFFF" w:themeFill="background1"/>
            <w:noWrap/>
            <w:vAlign w:val="center"/>
            <w:hideMark/>
          </w:tcPr>
          <w:p w14:paraId="03D71CC4"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6E772D71"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6D1748A0"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C95343" w:rsidRPr="00392D2F" w14:paraId="25AE8DC2" w14:textId="77777777" w:rsidTr="00C95343">
        <w:trPr>
          <w:trHeight w:val="188"/>
        </w:trPr>
        <w:tc>
          <w:tcPr>
            <w:tcW w:w="1271" w:type="dxa"/>
            <w:shd w:val="clear" w:color="auto" w:fill="auto"/>
            <w:noWrap/>
            <w:vAlign w:val="center"/>
            <w:hideMark/>
          </w:tcPr>
          <w:p w14:paraId="02535671" w14:textId="77777777" w:rsidR="00C95343" w:rsidRPr="00392D2F" w:rsidRDefault="00C95343" w:rsidP="00C95343">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Thatta</w:t>
            </w:r>
            <w:proofErr w:type="spellEnd"/>
            <w:r w:rsidRPr="00392D2F">
              <w:rPr>
                <w:rFonts w:ascii="Arial" w:eastAsia="Times New Roman" w:hAnsi="Arial"/>
                <w:color w:val="auto"/>
                <w:sz w:val="14"/>
                <w:szCs w:val="14"/>
                <w:lang w:eastAsia="en-GB"/>
              </w:rPr>
              <w:t xml:space="preserve"> District</w:t>
            </w:r>
          </w:p>
        </w:tc>
        <w:tc>
          <w:tcPr>
            <w:tcW w:w="790" w:type="dxa"/>
            <w:shd w:val="clear" w:color="000000" w:fill="FFFFFF"/>
            <w:noWrap/>
            <w:vAlign w:val="center"/>
            <w:hideMark/>
          </w:tcPr>
          <w:p w14:paraId="5227DDC1" w14:textId="1481AC84"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1,471</w:t>
            </w:r>
          </w:p>
        </w:tc>
        <w:tc>
          <w:tcPr>
            <w:tcW w:w="608" w:type="dxa"/>
            <w:shd w:val="clear" w:color="000000" w:fill="FFFFFF"/>
            <w:noWrap/>
            <w:vAlign w:val="center"/>
            <w:hideMark/>
          </w:tcPr>
          <w:p w14:paraId="5E731180" w14:textId="70B6171D"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53</w:t>
            </w:r>
          </w:p>
        </w:tc>
        <w:tc>
          <w:tcPr>
            <w:tcW w:w="654" w:type="dxa"/>
            <w:shd w:val="clear" w:color="000000" w:fill="FFFFFF"/>
            <w:noWrap/>
            <w:vAlign w:val="center"/>
            <w:hideMark/>
          </w:tcPr>
          <w:p w14:paraId="7F734AEA" w14:textId="1A95EA1E"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42</w:t>
            </w:r>
          </w:p>
        </w:tc>
        <w:tc>
          <w:tcPr>
            <w:tcW w:w="671" w:type="dxa"/>
            <w:shd w:val="clear" w:color="000000" w:fill="FFFFFF"/>
            <w:noWrap/>
            <w:vAlign w:val="center"/>
            <w:hideMark/>
          </w:tcPr>
          <w:p w14:paraId="050DF709" w14:textId="21C9F236"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41</w:t>
            </w:r>
          </w:p>
        </w:tc>
        <w:tc>
          <w:tcPr>
            <w:tcW w:w="835" w:type="dxa"/>
            <w:shd w:val="clear" w:color="000000" w:fill="FFFFFF"/>
            <w:noWrap/>
            <w:vAlign w:val="center"/>
            <w:hideMark/>
          </w:tcPr>
          <w:p w14:paraId="03CAC9D9" w14:textId="5C88C1A1"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9.81</w:t>
            </w:r>
          </w:p>
        </w:tc>
        <w:tc>
          <w:tcPr>
            <w:tcW w:w="608" w:type="dxa"/>
            <w:shd w:val="clear" w:color="000000" w:fill="FFFFFF"/>
            <w:noWrap/>
            <w:vAlign w:val="center"/>
            <w:hideMark/>
          </w:tcPr>
          <w:p w14:paraId="15AE3871" w14:textId="15A57EEF"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0.35</w:t>
            </w:r>
          </w:p>
        </w:tc>
        <w:tc>
          <w:tcPr>
            <w:tcW w:w="654" w:type="dxa"/>
            <w:shd w:val="clear" w:color="000000" w:fill="FFFFFF"/>
            <w:noWrap/>
            <w:vAlign w:val="center"/>
            <w:hideMark/>
          </w:tcPr>
          <w:p w14:paraId="57B7F9C7" w14:textId="5F153455"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0.28</w:t>
            </w:r>
          </w:p>
        </w:tc>
        <w:tc>
          <w:tcPr>
            <w:tcW w:w="850" w:type="dxa"/>
            <w:shd w:val="clear" w:color="000000" w:fill="FFFFFF"/>
            <w:noWrap/>
            <w:vAlign w:val="center"/>
            <w:hideMark/>
          </w:tcPr>
          <w:p w14:paraId="47F62002" w14:textId="5C3765B4"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0.27</w:t>
            </w:r>
          </w:p>
        </w:tc>
        <w:tc>
          <w:tcPr>
            <w:tcW w:w="656" w:type="dxa"/>
            <w:shd w:val="clear" w:color="auto" w:fill="FFFFFF" w:themeFill="background1"/>
            <w:noWrap/>
            <w:vAlign w:val="center"/>
            <w:hideMark/>
          </w:tcPr>
          <w:p w14:paraId="4836C8F7"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4%</w:t>
            </w:r>
          </w:p>
        </w:tc>
        <w:tc>
          <w:tcPr>
            <w:tcW w:w="608" w:type="dxa"/>
            <w:shd w:val="clear" w:color="auto" w:fill="FFFFFF" w:themeFill="background1"/>
            <w:noWrap/>
            <w:vAlign w:val="center"/>
            <w:hideMark/>
          </w:tcPr>
          <w:p w14:paraId="78C87635"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54" w:type="dxa"/>
            <w:shd w:val="clear" w:color="auto" w:fill="FFFFFF" w:themeFill="background1"/>
            <w:noWrap/>
            <w:vAlign w:val="center"/>
            <w:hideMark/>
          </w:tcPr>
          <w:p w14:paraId="3D6BBE39"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c>
          <w:tcPr>
            <w:tcW w:w="671" w:type="dxa"/>
            <w:shd w:val="clear" w:color="auto" w:fill="FFFFFF" w:themeFill="background1"/>
            <w:noWrap/>
            <w:vAlign w:val="center"/>
            <w:hideMark/>
          </w:tcPr>
          <w:p w14:paraId="696D6AFE"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50%</w:t>
            </w:r>
          </w:p>
        </w:tc>
      </w:tr>
      <w:tr w:rsidR="00C95343" w:rsidRPr="00392D2F" w14:paraId="62B90AC9" w14:textId="77777777" w:rsidTr="00C95343">
        <w:trPr>
          <w:trHeight w:val="188"/>
        </w:trPr>
        <w:tc>
          <w:tcPr>
            <w:tcW w:w="1271" w:type="dxa"/>
            <w:shd w:val="clear" w:color="auto" w:fill="auto"/>
            <w:noWrap/>
            <w:vAlign w:val="center"/>
            <w:hideMark/>
          </w:tcPr>
          <w:p w14:paraId="34810C24" w14:textId="77777777" w:rsidR="00C95343" w:rsidRPr="00392D2F" w:rsidRDefault="00C95343" w:rsidP="00C95343">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Mirpurkhas</w:t>
            </w:r>
            <w:proofErr w:type="spellEnd"/>
          </w:p>
        </w:tc>
        <w:tc>
          <w:tcPr>
            <w:tcW w:w="790" w:type="dxa"/>
            <w:shd w:val="clear" w:color="000000" w:fill="FFFFFF"/>
            <w:noWrap/>
            <w:vAlign w:val="center"/>
            <w:hideMark/>
          </w:tcPr>
          <w:p w14:paraId="55BB918D" w14:textId="688554B6"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17CBAB36" w14:textId="5E0FB424" w:rsidR="00C95343" w:rsidRPr="00392D2F" w:rsidRDefault="00C95343" w:rsidP="00C95343">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7B73FA0D" w14:textId="645C819E"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136</w:t>
            </w:r>
          </w:p>
        </w:tc>
        <w:tc>
          <w:tcPr>
            <w:tcW w:w="671" w:type="dxa"/>
            <w:shd w:val="clear" w:color="000000" w:fill="FFFFFF"/>
            <w:noWrap/>
            <w:vAlign w:val="center"/>
            <w:hideMark/>
          </w:tcPr>
          <w:p w14:paraId="2B4CB0D9" w14:textId="4BE5832F" w:rsidR="00C95343" w:rsidRPr="00392D2F" w:rsidRDefault="00C95343" w:rsidP="00C95343">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38292C81" w14:textId="0A111B8F"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14.65</w:t>
            </w:r>
          </w:p>
        </w:tc>
        <w:tc>
          <w:tcPr>
            <w:tcW w:w="608" w:type="dxa"/>
            <w:shd w:val="clear" w:color="000000" w:fill="FFFFFF"/>
            <w:noWrap/>
            <w:vAlign w:val="center"/>
            <w:hideMark/>
          </w:tcPr>
          <w:p w14:paraId="1E9D2922" w14:textId="330BAB30"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4" w:type="dxa"/>
            <w:shd w:val="clear" w:color="000000" w:fill="FFFFFF"/>
            <w:noWrap/>
            <w:vAlign w:val="center"/>
            <w:hideMark/>
          </w:tcPr>
          <w:p w14:paraId="0E3FAFC8" w14:textId="2EB7D681"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0.91</w:t>
            </w:r>
          </w:p>
        </w:tc>
        <w:tc>
          <w:tcPr>
            <w:tcW w:w="850" w:type="dxa"/>
            <w:shd w:val="clear" w:color="000000" w:fill="FFFFFF"/>
            <w:noWrap/>
            <w:vAlign w:val="center"/>
            <w:hideMark/>
          </w:tcPr>
          <w:p w14:paraId="3C474880" w14:textId="4CAE5653"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6" w:type="dxa"/>
            <w:shd w:val="clear" w:color="auto" w:fill="FFFFFF" w:themeFill="background1"/>
            <w:noWrap/>
            <w:vAlign w:val="center"/>
            <w:hideMark/>
          </w:tcPr>
          <w:p w14:paraId="15B51CDC"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w:t>
            </w:r>
          </w:p>
        </w:tc>
        <w:tc>
          <w:tcPr>
            <w:tcW w:w="608" w:type="dxa"/>
            <w:shd w:val="clear" w:color="auto" w:fill="FFFFFF" w:themeFill="background1"/>
            <w:noWrap/>
            <w:vAlign w:val="center"/>
            <w:hideMark/>
          </w:tcPr>
          <w:p w14:paraId="6020ECE7"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6A2D309C"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62AEB094"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C95343" w:rsidRPr="00392D2F" w14:paraId="7F70678F" w14:textId="77777777" w:rsidTr="00C95343">
        <w:trPr>
          <w:trHeight w:val="188"/>
        </w:trPr>
        <w:tc>
          <w:tcPr>
            <w:tcW w:w="1271" w:type="dxa"/>
            <w:shd w:val="clear" w:color="auto" w:fill="auto"/>
            <w:noWrap/>
            <w:vAlign w:val="center"/>
            <w:hideMark/>
          </w:tcPr>
          <w:p w14:paraId="6FDFA5DF"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Sukkur</w:t>
            </w:r>
          </w:p>
        </w:tc>
        <w:tc>
          <w:tcPr>
            <w:tcW w:w="790" w:type="dxa"/>
            <w:shd w:val="clear" w:color="000000" w:fill="FFFFFF"/>
            <w:noWrap/>
            <w:vAlign w:val="center"/>
            <w:hideMark/>
          </w:tcPr>
          <w:p w14:paraId="71EB4895" w14:textId="5DFFBA32"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6A4C5D9C" w14:textId="3696E85B" w:rsidR="00C95343" w:rsidRPr="00392D2F" w:rsidRDefault="00C95343" w:rsidP="00C95343">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0EB00FA7" w14:textId="3EC6EB11"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127</w:t>
            </w:r>
          </w:p>
        </w:tc>
        <w:tc>
          <w:tcPr>
            <w:tcW w:w="671" w:type="dxa"/>
            <w:shd w:val="clear" w:color="000000" w:fill="FFFFFF"/>
            <w:noWrap/>
            <w:vAlign w:val="center"/>
            <w:hideMark/>
          </w:tcPr>
          <w:p w14:paraId="13553550" w14:textId="7034B128" w:rsidR="00C95343" w:rsidRPr="00392D2F" w:rsidRDefault="00C95343" w:rsidP="00C95343">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46EB0804" w14:textId="46A98330"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14.65</w:t>
            </w:r>
          </w:p>
        </w:tc>
        <w:tc>
          <w:tcPr>
            <w:tcW w:w="608" w:type="dxa"/>
            <w:shd w:val="clear" w:color="000000" w:fill="FFFFFF"/>
            <w:noWrap/>
            <w:vAlign w:val="center"/>
            <w:hideMark/>
          </w:tcPr>
          <w:p w14:paraId="419F6602" w14:textId="4B7C70AF"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4" w:type="dxa"/>
            <w:shd w:val="clear" w:color="000000" w:fill="FFFFFF"/>
            <w:noWrap/>
            <w:vAlign w:val="center"/>
            <w:hideMark/>
          </w:tcPr>
          <w:p w14:paraId="1B192B6D" w14:textId="7AF16F3E"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0.85</w:t>
            </w:r>
          </w:p>
        </w:tc>
        <w:tc>
          <w:tcPr>
            <w:tcW w:w="850" w:type="dxa"/>
            <w:shd w:val="clear" w:color="000000" w:fill="FFFFFF"/>
            <w:noWrap/>
            <w:vAlign w:val="center"/>
            <w:hideMark/>
          </w:tcPr>
          <w:p w14:paraId="2FA3C020" w14:textId="578A4848"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6" w:type="dxa"/>
            <w:shd w:val="clear" w:color="auto" w:fill="FFFFFF" w:themeFill="background1"/>
            <w:noWrap/>
            <w:vAlign w:val="center"/>
            <w:hideMark/>
          </w:tcPr>
          <w:p w14:paraId="380E6910"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w:t>
            </w:r>
          </w:p>
        </w:tc>
        <w:tc>
          <w:tcPr>
            <w:tcW w:w="608" w:type="dxa"/>
            <w:shd w:val="clear" w:color="auto" w:fill="FFFFFF" w:themeFill="background1"/>
            <w:noWrap/>
            <w:vAlign w:val="center"/>
            <w:hideMark/>
          </w:tcPr>
          <w:p w14:paraId="1BE151B2"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2E07ED10"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011E38A9"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C95343" w:rsidRPr="00392D2F" w14:paraId="61B3F3D8" w14:textId="77777777" w:rsidTr="00C95343">
        <w:trPr>
          <w:trHeight w:val="188"/>
        </w:trPr>
        <w:tc>
          <w:tcPr>
            <w:tcW w:w="1271" w:type="dxa"/>
            <w:shd w:val="clear" w:color="auto" w:fill="auto"/>
            <w:noWrap/>
            <w:vAlign w:val="center"/>
            <w:hideMark/>
          </w:tcPr>
          <w:p w14:paraId="1641D3B0"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Hyderabad</w:t>
            </w:r>
          </w:p>
        </w:tc>
        <w:tc>
          <w:tcPr>
            <w:tcW w:w="790" w:type="dxa"/>
            <w:shd w:val="clear" w:color="000000" w:fill="FFFFFF"/>
            <w:noWrap/>
            <w:vAlign w:val="center"/>
            <w:hideMark/>
          </w:tcPr>
          <w:p w14:paraId="7662B3D1" w14:textId="572CF8D9"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4399518F" w14:textId="73538FB2" w:rsidR="00C95343" w:rsidRPr="00392D2F" w:rsidRDefault="00C95343" w:rsidP="00C95343">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6BDAC5DF" w14:textId="472BDD6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86</w:t>
            </w:r>
          </w:p>
        </w:tc>
        <w:tc>
          <w:tcPr>
            <w:tcW w:w="671" w:type="dxa"/>
            <w:shd w:val="clear" w:color="000000" w:fill="FFFFFF"/>
            <w:noWrap/>
            <w:vAlign w:val="center"/>
            <w:hideMark/>
          </w:tcPr>
          <w:p w14:paraId="42E5DD92" w14:textId="78D990AE" w:rsidR="00C95343" w:rsidRPr="00392D2F" w:rsidRDefault="00C95343" w:rsidP="00C95343">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0771F0B3" w14:textId="0425343B"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14.65</w:t>
            </w:r>
          </w:p>
        </w:tc>
        <w:tc>
          <w:tcPr>
            <w:tcW w:w="608" w:type="dxa"/>
            <w:shd w:val="clear" w:color="000000" w:fill="FFFFFF"/>
            <w:noWrap/>
            <w:vAlign w:val="center"/>
            <w:hideMark/>
          </w:tcPr>
          <w:p w14:paraId="392BC185" w14:textId="268F0F8C"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4" w:type="dxa"/>
            <w:shd w:val="clear" w:color="000000" w:fill="FFFFFF"/>
            <w:noWrap/>
            <w:vAlign w:val="center"/>
            <w:hideMark/>
          </w:tcPr>
          <w:p w14:paraId="5EABD186" w14:textId="0D16A054"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0.57</w:t>
            </w:r>
          </w:p>
        </w:tc>
        <w:tc>
          <w:tcPr>
            <w:tcW w:w="850" w:type="dxa"/>
            <w:shd w:val="clear" w:color="000000" w:fill="FFFFFF"/>
            <w:noWrap/>
            <w:vAlign w:val="center"/>
            <w:hideMark/>
          </w:tcPr>
          <w:p w14:paraId="0091E317" w14:textId="1149ADDC"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6" w:type="dxa"/>
            <w:shd w:val="clear" w:color="auto" w:fill="FFFFFF" w:themeFill="background1"/>
            <w:noWrap/>
            <w:vAlign w:val="center"/>
            <w:hideMark/>
          </w:tcPr>
          <w:p w14:paraId="77C1A1EC"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w:t>
            </w:r>
          </w:p>
        </w:tc>
        <w:tc>
          <w:tcPr>
            <w:tcW w:w="608" w:type="dxa"/>
            <w:shd w:val="clear" w:color="auto" w:fill="FFFFFF" w:themeFill="background1"/>
            <w:noWrap/>
            <w:vAlign w:val="center"/>
            <w:hideMark/>
          </w:tcPr>
          <w:p w14:paraId="5A6DE042"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44411D37"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110AADA3"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C95343" w:rsidRPr="00392D2F" w14:paraId="37D11A46" w14:textId="77777777" w:rsidTr="00C95343">
        <w:trPr>
          <w:trHeight w:val="188"/>
        </w:trPr>
        <w:tc>
          <w:tcPr>
            <w:tcW w:w="1271" w:type="dxa"/>
            <w:shd w:val="clear" w:color="auto" w:fill="auto"/>
            <w:noWrap/>
            <w:vAlign w:val="center"/>
            <w:hideMark/>
          </w:tcPr>
          <w:p w14:paraId="4F9E970F"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Jamshoro</w:t>
            </w:r>
          </w:p>
        </w:tc>
        <w:tc>
          <w:tcPr>
            <w:tcW w:w="790" w:type="dxa"/>
            <w:shd w:val="clear" w:color="000000" w:fill="FFFFFF"/>
            <w:noWrap/>
            <w:vAlign w:val="center"/>
            <w:hideMark/>
          </w:tcPr>
          <w:p w14:paraId="12160261" w14:textId="5A0B8693"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7165F43D" w14:textId="07369DB5" w:rsidR="00C95343" w:rsidRPr="00392D2F" w:rsidRDefault="00C95343" w:rsidP="00C95343">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6F57C06B" w14:textId="7FC39F73"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227</w:t>
            </w:r>
          </w:p>
        </w:tc>
        <w:tc>
          <w:tcPr>
            <w:tcW w:w="671" w:type="dxa"/>
            <w:shd w:val="clear" w:color="000000" w:fill="FFFFFF"/>
            <w:noWrap/>
            <w:vAlign w:val="center"/>
            <w:hideMark/>
          </w:tcPr>
          <w:p w14:paraId="147DB73E" w14:textId="0EC8EEF3" w:rsidR="00C95343" w:rsidRPr="00392D2F" w:rsidRDefault="00C95343" w:rsidP="00C95343">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35EB8E6E" w14:textId="4D8184E6"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14.65</w:t>
            </w:r>
          </w:p>
        </w:tc>
        <w:tc>
          <w:tcPr>
            <w:tcW w:w="608" w:type="dxa"/>
            <w:shd w:val="clear" w:color="000000" w:fill="FFFFFF"/>
            <w:noWrap/>
            <w:vAlign w:val="center"/>
            <w:hideMark/>
          </w:tcPr>
          <w:p w14:paraId="28C3E1B0" w14:textId="75745100"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4" w:type="dxa"/>
            <w:shd w:val="clear" w:color="000000" w:fill="FFFFFF"/>
            <w:noWrap/>
            <w:vAlign w:val="center"/>
            <w:hideMark/>
          </w:tcPr>
          <w:p w14:paraId="7DB5DA9A" w14:textId="61F44C66"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1.51</w:t>
            </w:r>
          </w:p>
        </w:tc>
        <w:tc>
          <w:tcPr>
            <w:tcW w:w="850" w:type="dxa"/>
            <w:shd w:val="clear" w:color="000000" w:fill="FFFFFF"/>
            <w:noWrap/>
            <w:vAlign w:val="center"/>
            <w:hideMark/>
          </w:tcPr>
          <w:p w14:paraId="44903297" w14:textId="1ACF43D2"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6" w:type="dxa"/>
            <w:shd w:val="clear" w:color="auto" w:fill="FFFFFF" w:themeFill="background1"/>
            <w:noWrap/>
            <w:vAlign w:val="center"/>
            <w:hideMark/>
          </w:tcPr>
          <w:p w14:paraId="6AF1B361"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w:t>
            </w:r>
          </w:p>
        </w:tc>
        <w:tc>
          <w:tcPr>
            <w:tcW w:w="608" w:type="dxa"/>
            <w:shd w:val="clear" w:color="auto" w:fill="FFFFFF" w:themeFill="background1"/>
            <w:noWrap/>
            <w:vAlign w:val="center"/>
            <w:hideMark/>
          </w:tcPr>
          <w:p w14:paraId="557B78FD"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7CDD5959"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52B9AA8F"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C95343" w:rsidRPr="00392D2F" w14:paraId="6A25784A" w14:textId="77777777" w:rsidTr="00C95343">
        <w:trPr>
          <w:trHeight w:val="188"/>
        </w:trPr>
        <w:tc>
          <w:tcPr>
            <w:tcW w:w="1271" w:type="dxa"/>
            <w:shd w:val="clear" w:color="auto" w:fill="auto"/>
            <w:noWrap/>
            <w:vAlign w:val="center"/>
            <w:hideMark/>
          </w:tcPr>
          <w:p w14:paraId="6BE9BF9A"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Karachi Central</w:t>
            </w:r>
          </w:p>
        </w:tc>
        <w:tc>
          <w:tcPr>
            <w:tcW w:w="790" w:type="dxa"/>
            <w:shd w:val="clear" w:color="000000" w:fill="FFFFFF"/>
            <w:noWrap/>
            <w:vAlign w:val="center"/>
            <w:hideMark/>
          </w:tcPr>
          <w:p w14:paraId="01685E6D" w14:textId="739D257F" w:rsidR="00C95343" w:rsidRPr="00392D2F" w:rsidRDefault="00C95343" w:rsidP="00C95343">
            <w:pPr>
              <w:spacing w:line="240" w:lineRule="auto"/>
              <w:jc w:val="right"/>
              <w:rPr>
                <w:rFonts w:ascii="Arial" w:eastAsia="Times New Roman" w:hAnsi="Arial"/>
                <w:color w:val="auto"/>
                <w:sz w:val="14"/>
                <w:szCs w:val="14"/>
                <w:lang w:eastAsia="en-GB"/>
              </w:rPr>
            </w:pPr>
          </w:p>
        </w:tc>
        <w:tc>
          <w:tcPr>
            <w:tcW w:w="608" w:type="dxa"/>
            <w:shd w:val="clear" w:color="000000" w:fill="FFFFFF"/>
            <w:noWrap/>
            <w:vAlign w:val="center"/>
            <w:hideMark/>
          </w:tcPr>
          <w:p w14:paraId="1BFB293B" w14:textId="6EB45D50" w:rsidR="00C95343" w:rsidRPr="00392D2F" w:rsidRDefault="00C95343" w:rsidP="00C95343">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0D6987AB" w14:textId="186CC0B9" w:rsidR="00C95343" w:rsidRPr="00392D2F" w:rsidRDefault="00C95343" w:rsidP="00C95343">
            <w:pPr>
              <w:spacing w:line="240" w:lineRule="auto"/>
              <w:jc w:val="right"/>
              <w:rPr>
                <w:rFonts w:ascii="Arial" w:eastAsia="Times New Roman" w:hAnsi="Arial"/>
                <w:color w:val="auto"/>
                <w:sz w:val="14"/>
                <w:szCs w:val="14"/>
                <w:lang w:eastAsia="en-GB"/>
              </w:rPr>
            </w:pPr>
          </w:p>
        </w:tc>
        <w:tc>
          <w:tcPr>
            <w:tcW w:w="671" w:type="dxa"/>
            <w:shd w:val="clear" w:color="000000" w:fill="FFFFFF"/>
            <w:noWrap/>
            <w:vAlign w:val="center"/>
            <w:hideMark/>
          </w:tcPr>
          <w:p w14:paraId="248651D3" w14:textId="1F2A3A06" w:rsidR="00C95343" w:rsidRPr="00392D2F" w:rsidRDefault="00C95343" w:rsidP="00C95343">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4FFDCB4E" w14:textId="1B64F5DB"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08" w:type="dxa"/>
            <w:shd w:val="clear" w:color="000000" w:fill="FFFFFF"/>
            <w:noWrap/>
            <w:vAlign w:val="center"/>
            <w:hideMark/>
          </w:tcPr>
          <w:p w14:paraId="566D41A5" w14:textId="122A5C91"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4" w:type="dxa"/>
            <w:shd w:val="clear" w:color="000000" w:fill="FFFFFF"/>
            <w:noWrap/>
            <w:vAlign w:val="center"/>
            <w:hideMark/>
          </w:tcPr>
          <w:p w14:paraId="387C320E" w14:textId="40111C19"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850" w:type="dxa"/>
            <w:shd w:val="clear" w:color="000000" w:fill="FFFFFF"/>
            <w:noWrap/>
            <w:vAlign w:val="center"/>
            <w:hideMark/>
          </w:tcPr>
          <w:p w14:paraId="0F991822" w14:textId="3B0D55F5"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6" w:type="dxa"/>
            <w:shd w:val="clear" w:color="auto" w:fill="FFFFFF" w:themeFill="background1"/>
            <w:noWrap/>
            <w:vAlign w:val="center"/>
            <w:hideMark/>
          </w:tcPr>
          <w:p w14:paraId="7F3F8A0B"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08" w:type="dxa"/>
            <w:shd w:val="clear" w:color="auto" w:fill="FFFFFF" w:themeFill="background1"/>
            <w:noWrap/>
            <w:vAlign w:val="center"/>
            <w:hideMark/>
          </w:tcPr>
          <w:p w14:paraId="439FC2F4"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6306E753"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71" w:type="dxa"/>
            <w:shd w:val="clear" w:color="auto" w:fill="FFFFFF" w:themeFill="background1"/>
            <w:noWrap/>
            <w:vAlign w:val="center"/>
            <w:hideMark/>
          </w:tcPr>
          <w:p w14:paraId="1AE54F72"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C95343" w:rsidRPr="00392D2F" w14:paraId="03E85200" w14:textId="77777777" w:rsidTr="00C95343">
        <w:trPr>
          <w:trHeight w:val="188"/>
        </w:trPr>
        <w:tc>
          <w:tcPr>
            <w:tcW w:w="1271" w:type="dxa"/>
            <w:shd w:val="clear" w:color="auto" w:fill="auto"/>
            <w:noWrap/>
            <w:vAlign w:val="center"/>
            <w:hideMark/>
          </w:tcPr>
          <w:p w14:paraId="3A84B1B5"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Karachi East</w:t>
            </w:r>
          </w:p>
        </w:tc>
        <w:tc>
          <w:tcPr>
            <w:tcW w:w="790" w:type="dxa"/>
            <w:shd w:val="clear" w:color="000000" w:fill="FFFFFF"/>
            <w:noWrap/>
            <w:vAlign w:val="center"/>
            <w:hideMark/>
          </w:tcPr>
          <w:p w14:paraId="0FA24C24" w14:textId="44D73AD3" w:rsidR="00C95343" w:rsidRPr="00392D2F" w:rsidRDefault="00C95343" w:rsidP="00C95343">
            <w:pPr>
              <w:spacing w:line="240" w:lineRule="auto"/>
              <w:jc w:val="right"/>
              <w:rPr>
                <w:rFonts w:ascii="Arial" w:eastAsia="Times New Roman" w:hAnsi="Arial"/>
                <w:color w:val="auto"/>
                <w:sz w:val="14"/>
                <w:szCs w:val="14"/>
                <w:lang w:eastAsia="en-GB"/>
              </w:rPr>
            </w:pPr>
          </w:p>
        </w:tc>
        <w:tc>
          <w:tcPr>
            <w:tcW w:w="608" w:type="dxa"/>
            <w:shd w:val="clear" w:color="000000" w:fill="FFFFFF"/>
            <w:noWrap/>
            <w:vAlign w:val="center"/>
            <w:hideMark/>
          </w:tcPr>
          <w:p w14:paraId="604FBD52" w14:textId="0FF87E95" w:rsidR="00C95343" w:rsidRPr="00392D2F" w:rsidRDefault="00C95343" w:rsidP="00C95343">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6E1ECE20" w14:textId="4B1CCA02" w:rsidR="00C95343" w:rsidRPr="00392D2F" w:rsidRDefault="00C95343" w:rsidP="00C95343">
            <w:pPr>
              <w:spacing w:line="240" w:lineRule="auto"/>
              <w:jc w:val="right"/>
              <w:rPr>
                <w:rFonts w:ascii="Arial" w:eastAsia="Times New Roman" w:hAnsi="Arial"/>
                <w:color w:val="auto"/>
                <w:sz w:val="14"/>
                <w:szCs w:val="14"/>
                <w:lang w:eastAsia="en-GB"/>
              </w:rPr>
            </w:pPr>
          </w:p>
        </w:tc>
        <w:tc>
          <w:tcPr>
            <w:tcW w:w="671" w:type="dxa"/>
            <w:shd w:val="clear" w:color="000000" w:fill="FFFFFF"/>
            <w:noWrap/>
            <w:vAlign w:val="center"/>
            <w:hideMark/>
          </w:tcPr>
          <w:p w14:paraId="2ED68B93" w14:textId="2A7E8B31" w:rsidR="00C95343" w:rsidRPr="00392D2F" w:rsidRDefault="00C95343" w:rsidP="00C95343">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77B55A3E" w14:textId="76BEC909"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08" w:type="dxa"/>
            <w:shd w:val="clear" w:color="000000" w:fill="FFFFFF"/>
            <w:noWrap/>
            <w:vAlign w:val="center"/>
            <w:hideMark/>
          </w:tcPr>
          <w:p w14:paraId="0354068C" w14:textId="1CFE623E"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4" w:type="dxa"/>
            <w:shd w:val="clear" w:color="000000" w:fill="FFFFFF"/>
            <w:noWrap/>
            <w:vAlign w:val="center"/>
            <w:hideMark/>
          </w:tcPr>
          <w:p w14:paraId="498BCC73" w14:textId="67515878"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850" w:type="dxa"/>
            <w:shd w:val="clear" w:color="000000" w:fill="FFFFFF"/>
            <w:noWrap/>
            <w:vAlign w:val="center"/>
            <w:hideMark/>
          </w:tcPr>
          <w:p w14:paraId="132F3C56" w14:textId="61CCDE91"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6" w:type="dxa"/>
            <w:shd w:val="clear" w:color="auto" w:fill="FFFFFF" w:themeFill="background1"/>
            <w:noWrap/>
            <w:vAlign w:val="center"/>
            <w:hideMark/>
          </w:tcPr>
          <w:p w14:paraId="162A7095"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08" w:type="dxa"/>
            <w:shd w:val="clear" w:color="auto" w:fill="FFFFFF" w:themeFill="background1"/>
            <w:noWrap/>
            <w:vAlign w:val="center"/>
            <w:hideMark/>
          </w:tcPr>
          <w:p w14:paraId="752DC696"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78286D1D"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71" w:type="dxa"/>
            <w:shd w:val="clear" w:color="auto" w:fill="FFFFFF" w:themeFill="background1"/>
            <w:noWrap/>
            <w:vAlign w:val="center"/>
            <w:hideMark/>
          </w:tcPr>
          <w:p w14:paraId="41EEDEDB"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C95343" w:rsidRPr="00392D2F" w14:paraId="3C548855" w14:textId="77777777" w:rsidTr="00C95343">
        <w:trPr>
          <w:trHeight w:val="188"/>
        </w:trPr>
        <w:tc>
          <w:tcPr>
            <w:tcW w:w="1271" w:type="dxa"/>
            <w:shd w:val="clear" w:color="auto" w:fill="auto"/>
            <w:noWrap/>
            <w:vAlign w:val="center"/>
            <w:hideMark/>
          </w:tcPr>
          <w:p w14:paraId="029E86B2"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Karachi South</w:t>
            </w:r>
          </w:p>
        </w:tc>
        <w:tc>
          <w:tcPr>
            <w:tcW w:w="790" w:type="dxa"/>
            <w:shd w:val="clear" w:color="000000" w:fill="FFFFFF"/>
            <w:noWrap/>
            <w:vAlign w:val="center"/>
            <w:hideMark/>
          </w:tcPr>
          <w:p w14:paraId="16A21317" w14:textId="526B5306" w:rsidR="00C95343" w:rsidRPr="00392D2F" w:rsidRDefault="00C95343" w:rsidP="00C95343">
            <w:pPr>
              <w:spacing w:line="240" w:lineRule="auto"/>
              <w:jc w:val="right"/>
              <w:rPr>
                <w:rFonts w:ascii="Arial" w:eastAsia="Times New Roman" w:hAnsi="Arial"/>
                <w:color w:val="auto"/>
                <w:sz w:val="14"/>
                <w:szCs w:val="14"/>
                <w:lang w:eastAsia="en-GB"/>
              </w:rPr>
            </w:pPr>
          </w:p>
        </w:tc>
        <w:tc>
          <w:tcPr>
            <w:tcW w:w="608" w:type="dxa"/>
            <w:shd w:val="clear" w:color="000000" w:fill="FFFFFF"/>
            <w:noWrap/>
            <w:vAlign w:val="center"/>
            <w:hideMark/>
          </w:tcPr>
          <w:p w14:paraId="62C30437" w14:textId="7A5CDCAD" w:rsidR="00C95343" w:rsidRPr="00392D2F" w:rsidRDefault="00C95343" w:rsidP="00C95343">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6E859EEC" w14:textId="578ACE56" w:rsidR="00C95343" w:rsidRPr="00392D2F" w:rsidRDefault="00C95343" w:rsidP="00C95343">
            <w:pPr>
              <w:spacing w:line="240" w:lineRule="auto"/>
              <w:jc w:val="right"/>
              <w:rPr>
                <w:rFonts w:ascii="Arial" w:eastAsia="Times New Roman" w:hAnsi="Arial"/>
                <w:color w:val="auto"/>
                <w:sz w:val="14"/>
                <w:szCs w:val="14"/>
                <w:lang w:eastAsia="en-GB"/>
              </w:rPr>
            </w:pPr>
          </w:p>
        </w:tc>
        <w:tc>
          <w:tcPr>
            <w:tcW w:w="671" w:type="dxa"/>
            <w:shd w:val="clear" w:color="000000" w:fill="FFFFFF"/>
            <w:noWrap/>
            <w:vAlign w:val="center"/>
            <w:hideMark/>
          </w:tcPr>
          <w:p w14:paraId="172EC7FC" w14:textId="031A8BE4" w:rsidR="00C95343" w:rsidRPr="00392D2F" w:rsidRDefault="00C95343" w:rsidP="00C95343">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78BAD8F3" w14:textId="46D86F90"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08" w:type="dxa"/>
            <w:shd w:val="clear" w:color="000000" w:fill="FFFFFF"/>
            <w:noWrap/>
            <w:vAlign w:val="center"/>
            <w:hideMark/>
          </w:tcPr>
          <w:p w14:paraId="3321CA47" w14:textId="4BF07C2E"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4" w:type="dxa"/>
            <w:shd w:val="clear" w:color="000000" w:fill="FFFFFF"/>
            <w:noWrap/>
            <w:vAlign w:val="center"/>
            <w:hideMark/>
          </w:tcPr>
          <w:p w14:paraId="3259E421" w14:textId="0D3BA7C8"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850" w:type="dxa"/>
            <w:shd w:val="clear" w:color="000000" w:fill="FFFFFF"/>
            <w:noWrap/>
            <w:vAlign w:val="center"/>
            <w:hideMark/>
          </w:tcPr>
          <w:p w14:paraId="3D9193C4" w14:textId="54589AC0"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6" w:type="dxa"/>
            <w:shd w:val="clear" w:color="auto" w:fill="FFFFFF" w:themeFill="background1"/>
            <w:noWrap/>
            <w:vAlign w:val="center"/>
            <w:hideMark/>
          </w:tcPr>
          <w:p w14:paraId="14DE8E83"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08" w:type="dxa"/>
            <w:shd w:val="clear" w:color="auto" w:fill="FFFFFF" w:themeFill="background1"/>
            <w:noWrap/>
            <w:vAlign w:val="center"/>
            <w:hideMark/>
          </w:tcPr>
          <w:p w14:paraId="390DF5EE"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67A08A18"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71" w:type="dxa"/>
            <w:shd w:val="clear" w:color="auto" w:fill="FFFFFF" w:themeFill="background1"/>
            <w:noWrap/>
            <w:vAlign w:val="center"/>
            <w:hideMark/>
          </w:tcPr>
          <w:p w14:paraId="14DEA45F"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C95343" w:rsidRPr="00392D2F" w14:paraId="135350F4" w14:textId="77777777" w:rsidTr="00C95343">
        <w:trPr>
          <w:trHeight w:val="188"/>
        </w:trPr>
        <w:tc>
          <w:tcPr>
            <w:tcW w:w="1271" w:type="dxa"/>
            <w:shd w:val="clear" w:color="auto" w:fill="auto"/>
            <w:noWrap/>
            <w:vAlign w:val="center"/>
            <w:hideMark/>
          </w:tcPr>
          <w:p w14:paraId="11FF0B16"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Karachi west</w:t>
            </w:r>
          </w:p>
        </w:tc>
        <w:tc>
          <w:tcPr>
            <w:tcW w:w="790" w:type="dxa"/>
            <w:shd w:val="clear" w:color="000000" w:fill="FFFFFF"/>
            <w:noWrap/>
            <w:vAlign w:val="center"/>
            <w:hideMark/>
          </w:tcPr>
          <w:p w14:paraId="0058F52E" w14:textId="6F895FB5" w:rsidR="00C95343" w:rsidRPr="00392D2F" w:rsidRDefault="00C95343" w:rsidP="00C95343">
            <w:pPr>
              <w:spacing w:line="240" w:lineRule="auto"/>
              <w:jc w:val="right"/>
              <w:rPr>
                <w:rFonts w:ascii="Arial" w:eastAsia="Times New Roman" w:hAnsi="Arial"/>
                <w:color w:val="auto"/>
                <w:sz w:val="14"/>
                <w:szCs w:val="14"/>
                <w:lang w:eastAsia="en-GB"/>
              </w:rPr>
            </w:pPr>
          </w:p>
        </w:tc>
        <w:tc>
          <w:tcPr>
            <w:tcW w:w="608" w:type="dxa"/>
            <w:shd w:val="clear" w:color="000000" w:fill="FFFFFF"/>
            <w:noWrap/>
            <w:vAlign w:val="center"/>
            <w:hideMark/>
          </w:tcPr>
          <w:p w14:paraId="6FC2A34D" w14:textId="0429A343" w:rsidR="00C95343" w:rsidRPr="00392D2F" w:rsidRDefault="00C95343" w:rsidP="00C95343">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18FFA6A8" w14:textId="4C68E23C" w:rsidR="00C95343" w:rsidRPr="00392D2F" w:rsidRDefault="00C95343" w:rsidP="00C95343">
            <w:pPr>
              <w:spacing w:line="240" w:lineRule="auto"/>
              <w:jc w:val="right"/>
              <w:rPr>
                <w:rFonts w:ascii="Arial" w:eastAsia="Times New Roman" w:hAnsi="Arial"/>
                <w:color w:val="auto"/>
                <w:sz w:val="14"/>
                <w:szCs w:val="14"/>
                <w:lang w:eastAsia="en-GB"/>
              </w:rPr>
            </w:pPr>
          </w:p>
        </w:tc>
        <w:tc>
          <w:tcPr>
            <w:tcW w:w="671" w:type="dxa"/>
            <w:shd w:val="clear" w:color="000000" w:fill="FFFFFF"/>
            <w:noWrap/>
            <w:vAlign w:val="center"/>
            <w:hideMark/>
          </w:tcPr>
          <w:p w14:paraId="22A92944" w14:textId="6EBBE7AB" w:rsidR="00C95343" w:rsidRPr="00392D2F" w:rsidRDefault="00C95343" w:rsidP="00C95343">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4EA0CBF3" w14:textId="3052DD33"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08" w:type="dxa"/>
            <w:shd w:val="clear" w:color="000000" w:fill="FFFFFF"/>
            <w:noWrap/>
            <w:vAlign w:val="center"/>
            <w:hideMark/>
          </w:tcPr>
          <w:p w14:paraId="09BD169A" w14:textId="7DC9AF32"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4" w:type="dxa"/>
            <w:shd w:val="clear" w:color="000000" w:fill="FFFFFF"/>
            <w:noWrap/>
            <w:vAlign w:val="center"/>
            <w:hideMark/>
          </w:tcPr>
          <w:p w14:paraId="3618C5F2" w14:textId="36B715EE"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850" w:type="dxa"/>
            <w:shd w:val="clear" w:color="000000" w:fill="FFFFFF"/>
            <w:noWrap/>
            <w:vAlign w:val="center"/>
            <w:hideMark/>
          </w:tcPr>
          <w:p w14:paraId="6F6EB100" w14:textId="7ABBEAB4"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6" w:type="dxa"/>
            <w:shd w:val="clear" w:color="auto" w:fill="FFFFFF" w:themeFill="background1"/>
            <w:noWrap/>
            <w:vAlign w:val="center"/>
            <w:hideMark/>
          </w:tcPr>
          <w:p w14:paraId="04892FE9"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08" w:type="dxa"/>
            <w:shd w:val="clear" w:color="auto" w:fill="FFFFFF" w:themeFill="background1"/>
            <w:noWrap/>
            <w:vAlign w:val="center"/>
            <w:hideMark/>
          </w:tcPr>
          <w:p w14:paraId="1DFFA822"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73E1D373"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71" w:type="dxa"/>
            <w:shd w:val="clear" w:color="auto" w:fill="FFFFFF" w:themeFill="background1"/>
            <w:noWrap/>
            <w:vAlign w:val="center"/>
            <w:hideMark/>
          </w:tcPr>
          <w:p w14:paraId="3979DE56"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C95343" w:rsidRPr="00392D2F" w14:paraId="228906B1" w14:textId="77777777" w:rsidTr="00C95343">
        <w:trPr>
          <w:trHeight w:val="188"/>
        </w:trPr>
        <w:tc>
          <w:tcPr>
            <w:tcW w:w="1271" w:type="dxa"/>
            <w:shd w:val="clear" w:color="auto" w:fill="auto"/>
            <w:noWrap/>
            <w:vAlign w:val="center"/>
            <w:hideMark/>
          </w:tcPr>
          <w:p w14:paraId="7E554D98"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Korangi</w:t>
            </w:r>
          </w:p>
        </w:tc>
        <w:tc>
          <w:tcPr>
            <w:tcW w:w="790" w:type="dxa"/>
            <w:shd w:val="clear" w:color="000000" w:fill="FFFFFF"/>
            <w:noWrap/>
            <w:vAlign w:val="center"/>
            <w:hideMark/>
          </w:tcPr>
          <w:p w14:paraId="298EBFD3" w14:textId="60AF1C6B" w:rsidR="00C95343" w:rsidRPr="00392D2F" w:rsidRDefault="00C95343" w:rsidP="00C95343">
            <w:pPr>
              <w:spacing w:line="240" w:lineRule="auto"/>
              <w:jc w:val="right"/>
              <w:rPr>
                <w:rFonts w:ascii="Arial" w:eastAsia="Times New Roman" w:hAnsi="Arial"/>
                <w:color w:val="auto"/>
                <w:sz w:val="14"/>
                <w:szCs w:val="14"/>
                <w:lang w:eastAsia="en-GB"/>
              </w:rPr>
            </w:pPr>
          </w:p>
        </w:tc>
        <w:tc>
          <w:tcPr>
            <w:tcW w:w="608" w:type="dxa"/>
            <w:shd w:val="clear" w:color="000000" w:fill="FFFFFF"/>
            <w:noWrap/>
            <w:vAlign w:val="center"/>
            <w:hideMark/>
          </w:tcPr>
          <w:p w14:paraId="6461C204" w14:textId="38E23227" w:rsidR="00C95343" w:rsidRPr="00392D2F" w:rsidRDefault="00C95343" w:rsidP="00C95343">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155CEE6B" w14:textId="58AAD09E" w:rsidR="00C95343" w:rsidRPr="00392D2F" w:rsidRDefault="00C95343" w:rsidP="00C95343">
            <w:pPr>
              <w:spacing w:line="240" w:lineRule="auto"/>
              <w:jc w:val="right"/>
              <w:rPr>
                <w:rFonts w:ascii="Arial" w:eastAsia="Times New Roman" w:hAnsi="Arial"/>
                <w:color w:val="auto"/>
                <w:sz w:val="14"/>
                <w:szCs w:val="14"/>
                <w:lang w:eastAsia="en-GB"/>
              </w:rPr>
            </w:pPr>
          </w:p>
        </w:tc>
        <w:tc>
          <w:tcPr>
            <w:tcW w:w="671" w:type="dxa"/>
            <w:shd w:val="clear" w:color="000000" w:fill="FFFFFF"/>
            <w:noWrap/>
            <w:vAlign w:val="center"/>
            <w:hideMark/>
          </w:tcPr>
          <w:p w14:paraId="293345FB" w14:textId="2C121E0F" w:rsidR="00C95343" w:rsidRPr="00392D2F" w:rsidRDefault="00C95343" w:rsidP="00C95343">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2F10701F" w14:textId="1356D126"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08" w:type="dxa"/>
            <w:shd w:val="clear" w:color="000000" w:fill="FFFFFF"/>
            <w:noWrap/>
            <w:vAlign w:val="center"/>
            <w:hideMark/>
          </w:tcPr>
          <w:p w14:paraId="24AA291C" w14:textId="63B3F4E2"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4" w:type="dxa"/>
            <w:shd w:val="clear" w:color="000000" w:fill="FFFFFF"/>
            <w:noWrap/>
            <w:vAlign w:val="center"/>
            <w:hideMark/>
          </w:tcPr>
          <w:p w14:paraId="2EF7D477" w14:textId="1F062192"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850" w:type="dxa"/>
            <w:shd w:val="clear" w:color="000000" w:fill="FFFFFF"/>
            <w:noWrap/>
            <w:vAlign w:val="center"/>
            <w:hideMark/>
          </w:tcPr>
          <w:p w14:paraId="749EA308" w14:textId="1D533E68"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6" w:type="dxa"/>
            <w:shd w:val="clear" w:color="auto" w:fill="FFFFFF" w:themeFill="background1"/>
            <w:noWrap/>
            <w:vAlign w:val="center"/>
            <w:hideMark/>
          </w:tcPr>
          <w:p w14:paraId="04E166E4"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08" w:type="dxa"/>
            <w:shd w:val="clear" w:color="auto" w:fill="FFFFFF" w:themeFill="background1"/>
            <w:noWrap/>
            <w:vAlign w:val="center"/>
            <w:hideMark/>
          </w:tcPr>
          <w:p w14:paraId="5634EB67"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4737BF8F"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71" w:type="dxa"/>
            <w:shd w:val="clear" w:color="auto" w:fill="FFFFFF" w:themeFill="background1"/>
            <w:noWrap/>
            <w:vAlign w:val="center"/>
            <w:hideMark/>
          </w:tcPr>
          <w:p w14:paraId="40BCB56E"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C95343" w:rsidRPr="00392D2F" w14:paraId="64423689" w14:textId="77777777" w:rsidTr="00C95343">
        <w:trPr>
          <w:trHeight w:val="188"/>
        </w:trPr>
        <w:tc>
          <w:tcPr>
            <w:tcW w:w="1271" w:type="dxa"/>
            <w:shd w:val="clear" w:color="auto" w:fill="auto"/>
            <w:noWrap/>
            <w:vAlign w:val="center"/>
            <w:hideMark/>
          </w:tcPr>
          <w:p w14:paraId="7DD283F2" w14:textId="77777777" w:rsidR="00C95343" w:rsidRPr="00392D2F" w:rsidRDefault="00C95343" w:rsidP="00C95343">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Malir</w:t>
            </w:r>
            <w:proofErr w:type="spellEnd"/>
          </w:p>
        </w:tc>
        <w:tc>
          <w:tcPr>
            <w:tcW w:w="790" w:type="dxa"/>
            <w:shd w:val="clear" w:color="000000" w:fill="FFFFFF"/>
            <w:noWrap/>
            <w:vAlign w:val="center"/>
            <w:hideMark/>
          </w:tcPr>
          <w:p w14:paraId="101CDE57" w14:textId="23D34ED2" w:rsidR="00C95343" w:rsidRPr="00392D2F" w:rsidRDefault="00C95343" w:rsidP="00C95343">
            <w:pPr>
              <w:spacing w:line="240" w:lineRule="auto"/>
              <w:jc w:val="right"/>
              <w:rPr>
                <w:rFonts w:ascii="Arial" w:eastAsia="Times New Roman" w:hAnsi="Arial"/>
                <w:color w:val="auto"/>
                <w:sz w:val="14"/>
                <w:szCs w:val="14"/>
                <w:lang w:eastAsia="en-GB"/>
              </w:rPr>
            </w:pPr>
          </w:p>
        </w:tc>
        <w:tc>
          <w:tcPr>
            <w:tcW w:w="608" w:type="dxa"/>
            <w:shd w:val="clear" w:color="000000" w:fill="FFFFFF"/>
            <w:noWrap/>
            <w:vAlign w:val="center"/>
            <w:hideMark/>
          </w:tcPr>
          <w:p w14:paraId="3E8A7A29" w14:textId="7C83850F" w:rsidR="00C95343" w:rsidRPr="00392D2F" w:rsidRDefault="00C95343" w:rsidP="00C95343">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617D4677" w14:textId="5C94882F" w:rsidR="00C95343" w:rsidRPr="00392D2F" w:rsidRDefault="00C95343" w:rsidP="00C95343">
            <w:pPr>
              <w:spacing w:line="240" w:lineRule="auto"/>
              <w:jc w:val="right"/>
              <w:rPr>
                <w:rFonts w:ascii="Arial" w:eastAsia="Times New Roman" w:hAnsi="Arial"/>
                <w:color w:val="auto"/>
                <w:sz w:val="14"/>
                <w:szCs w:val="14"/>
                <w:lang w:eastAsia="en-GB"/>
              </w:rPr>
            </w:pPr>
          </w:p>
        </w:tc>
        <w:tc>
          <w:tcPr>
            <w:tcW w:w="671" w:type="dxa"/>
            <w:shd w:val="clear" w:color="000000" w:fill="FFFFFF"/>
            <w:noWrap/>
            <w:vAlign w:val="center"/>
            <w:hideMark/>
          </w:tcPr>
          <w:p w14:paraId="1E053FB0" w14:textId="4939571A" w:rsidR="00C95343" w:rsidRPr="00392D2F" w:rsidRDefault="00C95343" w:rsidP="00C95343">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4A691176" w14:textId="67AAA23D"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08" w:type="dxa"/>
            <w:shd w:val="clear" w:color="000000" w:fill="FFFFFF"/>
            <w:noWrap/>
            <w:vAlign w:val="center"/>
            <w:hideMark/>
          </w:tcPr>
          <w:p w14:paraId="3BCFC37E" w14:textId="72CCE41C"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4" w:type="dxa"/>
            <w:shd w:val="clear" w:color="000000" w:fill="FFFFFF"/>
            <w:noWrap/>
            <w:vAlign w:val="center"/>
            <w:hideMark/>
          </w:tcPr>
          <w:p w14:paraId="2C8B9AA2" w14:textId="7D58EC51"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850" w:type="dxa"/>
            <w:shd w:val="clear" w:color="000000" w:fill="FFFFFF"/>
            <w:noWrap/>
            <w:vAlign w:val="center"/>
            <w:hideMark/>
          </w:tcPr>
          <w:p w14:paraId="02B7F4E0" w14:textId="51B72A21"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6" w:type="dxa"/>
            <w:shd w:val="clear" w:color="auto" w:fill="FFFFFF" w:themeFill="background1"/>
            <w:noWrap/>
            <w:vAlign w:val="center"/>
            <w:hideMark/>
          </w:tcPr>
          <w:p w14:paraId="6639D571"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08" w:type="dxa"/>
            <w:shd w:val="clear" w:color="auto" w:fill="FFFFFF" w:themeFill="background1"/>
            <w:noWrap/>
            <w:vAlign w:val="center"/>
            <w:hideMark/>
          </w:tcPr>
          <w:p w14:paraId="53BE465D"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459E475C"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71" w:type="dxa"/>
            <w:shd w:val="clear" w:color="auto" w:fill="FFFFFF" w:themeFill="background1"/>
            <w:noWrap/>
            <w:vAlign w:val="center"/>
            <w:hideMark/>
          </w:tcPr>
          <w:p w14:paraId="64246BA3"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C95343" w:rsidRPr="00392D2F" w14:paraId="46230B2C" w14:textId="77777777" w:rsidTr="00C95343">
        <w:trPr>
          <w:trHeight w:val="188"/>
        </w:trPr>
        <w:tc>
          <w:tcPr>
            <w:tcW w:w="1271" w:type="dxa"/>
            <w:shd w:val="clear" w:color="auto" w:fill="auto"/>
            <w:noWrap/>
            <w:vAlign w:val="center"/>
            <w:hideMark/>
          </w:tcPr>
          <w:p w14:paraId="5B331C4E" w14:textId="77777777" w:rsidR="00C95343" w:rsidRPr="00392D2F" w:rsidRDefault="00C95343" w:rsidP="00C95343">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Matari</w:t>
            </w:r>
            <w:proofErr w:type="spellEnd"/>
          </w:p>
        </w:tc>
        <w:tc>
          <w:tcPr>
            <w:tcW w:w="790" w:type="dxa"/>
            <w:shd w:val="clear" w:color="000000" w:fill="FFFFFF"/>
            <w:noWrap/>
            <w:vAlign w:val="center"/>
            <w:hideMark/>
          </w:tcPr>
          <w:p w14:paraId="52D1C3D0" w14:textId="1A9EEC64"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5451D67B" w14:textId="5DDF6822" w:rsidR="00C95343" w:rsidRPr="00392D2F" w:rsidRDefault="00C95343" w:rsidP="00C95343">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629E174E" w14:textId="560F02F9"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296</w:t>
            </w:r>
          </w:p>
        </w:tc>
        <w:tc>
          <w:tcPr>
            <w:tcW w:w="671" w:type="dxa"/>
            <w:shd w:val="clear" w:color="000000" w:fill="FFFFFF"/>
            <w:noWrap/>
            <w:vAlign w:val="center"/>
            <w:hideMark/>
          </w:tcPr>
          <w:p w14:paraId="65F0F761" w14:textId="18F1ECB1" w:rsidR="00C95343" w:rsidRPr="00392D2F" w:rsidRDefault="00C95343" w:rsidP="00C95343">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684F4197" w14:textId="514EC4E1"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14.65</w:t>
            </w:r>
          </w:p>
        </w:tc>
        <w:tc>
          <w:tcPr>
            <w:tcW w:w="608" w:type="dxa"/>
            <w:shd w:val="clear" w:color="000000" w:fill="FFFFFF"/>
            <w:noWrap/>
            <w:vAlign w:val="center"/>
            <w:hideMark/>
          </w:tcPr>
          <w:p w14:paraId="439439A3" w14:textId="209DB3BB"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4" w:type="dxa"/>
            <w:shd w:val="clear" w:color="000000" w:fill="FFFFFF"/>
            <w:noWrap/>
            <w:vAlign w:val="center"/>
            <w:hideMark/>
          </w:tcPr>
          <w:p w14:paraId="2873FEC1" w14:textId="1B254482"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1.97</w:t>
            </w:r>
          </w:p>
        </w:tc>
        <w:tc>
          <w:tcPr>
            <w:tcW w:w="850" w:type="dxa"/>
            <w:shd w:val="clear" w:color="000000" w:fill="FFFFFF"/>
            <w:noWrap/>
            <w:vAlign w:val="center"/>
            <w:hideMark/>
          </w:tcPr>
          <w:p w14:paraId="0500F21B" w14:textId="4D989440"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6" w:type="dxa"/>
            <w:shd w:val="clear" w:color="auto" w:fill="FFFFFF" w:themeFill="background1"/>
            <w:noWrap/>
            <w:vAlign w:val="center"/>
            <w:hideMark/>
          </w:tcPr>
          <w:p w14:paraId="1054ADEF"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w:t>
            </w:r>
          </w:p>
        </w:tc>
        <w:tc>
          <w:tcPr>
            <w:tcW w:w="608" w:type="dxa"/>
            <w:shd w:val="clear" w:color="auto" w:fill="FFFFFF" w:themeFill="background1"/>
            <w:noWrap/>
            <w:vAlign w:val="center"/>
            <w:hideMark/>
          </w:tcPr>
          <w:p w14:paraId="1BA15F2D"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18CD016A"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0BBBFE9A"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C95343" w:rsidRPr="00392D2F" w14:paraId="65A7915F" w14:textId="77777777" w:rsidTr="00C95343">
        <w:trPr>
          <w:trHeight w:val="188"/>
        </w:trPr>
        <w:tc>
          <w:tcPr>
            <w:tcW w:w="1271" w:type="dxa"/>
            <w:shd w:val="clear" w:color="auto" w:fill="auto"/>
            <w:noWrap/>
            <w:vAlign w:val="center"/>
            <w:hideMark/>
          </w:tcPr>
          <w:p w14:paraId="49707DC9"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 xml:space="preserve">Shaheed </w:t>
            </w:r>
            <w:proofErr w:type="spellStart"/>
            <w:r w:rsidRPr="00392D2F">
              <w:rPr>
                <w:rFonts w:ascii="Arial" w:eastAsia="Times New Roman" w:hAnsi="Arial"/>
                <w:color w:val="auto"/>
                <w:sz w:val="14"/>
                <w:szCs w:val="14"/>
                <w:lang w:eastAsia="en-GB"/>
              </w:rPr>
              <w:t>Benazirabad</w:t>
            </w:r>
            <w:proofErr w:type="spellEnd"/>
          </w:p>
        </w:tc>
        <w:tc>
          <w:tcPr>
            <w:tcW w:w="790" w:type="dxa"/>
            <w:shd w:val="clear" w:color="000000" w:fill="FFFFFF"/>
            <w:noWrap/>
            <w:vAlign w:val="center"/>
            <w:hideMark/>
          </w:tcPr>
          <w:p w14:paraId="7B9669F3" w14:textId="038B45AF"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546B78A0" w14:textId="10FCE9E6" w:rsidR="00C95343" w:rsidRPr="00392D2F" w:rsidRDefault="00C95343" w:rsidP="00C95343">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39FF7AF3" w14:textId="60BD597E"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154</w:t>
            </w:r>
          </w:p>
        </w:tc>
        <w:tc>
          <w:tcPr>
            <w:tcW w:w="671" w:type="dxa"/>
            <w:shd w:val="clear" w:color="000000" w:fill="FFFFFF"/>
            <w:noWrap/>
            <w:vAlign w:val="center"/>
            <w:hideMark/>
          </w:tcPr>
          <w:p w14:paraId="191C9A8A" w14:textId="5B1F134F" w:rsidR="00C95343" w:rsidRPr="00392D2F" w:rsidRDefault="00C95343" w:rsidP="00C95343">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796166F0" w14:textId="4530037A"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14.65</w:t>
            </w:r>
          </w:p>
        </w:tc>
        <w:tc>
          <w:tcPr>
            <w:tcW w:w="608" w:type="dxa"/>
            <w:shd w:val="clear" w:color="000000" w:fill="FFFFFF"/>
            <w:noWrap/>
            <w:vAlign w:val="center"/>
            <w:hideMark/>
          </w:tcPr>
          <w:p w14:paraId="28B6F7FB" w14:textId="14A2BF3A"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4" w:type="dxa"/>
            <w:shd w:val="clear" w:color="000000" w:fill="FFFFFF"/>
            <w:noWrap/>
            <w:vAlign w:val="center"/>
            <w:hideMark/>
          </w:tcPr>
          <w:p w14:paraId="0E541627" w14:textId="7C5BC294"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1.02</w:t>
            </w:r>
          </w:p>
        </w:tc>
        <w:tc>
          <w:tcPr>
            <w:tcW w:w="850" w:type="dxa"/>
            <w:shd w:val="clear" w:color="000000" w:fill="FFFFFF"/>
            <w:noWrap/>
            <w:vAlign w:val="center"/>
            <w:hideMark/>
          </w:tcPr>
          <w:p w14:paraId="4AE291F6" w14:textId="4D8B4242"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6" w:type="dxa"/>
            <w:shd w:val="clear" w:color="auto" w:fill="FFFFFF" w:themeFill="background1"/>
            <w:noWrap/>
            <w:vAlign w:val="center"/>
            <w:hideMark/>
          </w:tcPr>
          <w:p w14:paraId="71066241"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1%</w:t>
            </w:r>
          </w:p>
        </w:tc>
        <w:tc>
          <w:tcPr>
            <w:tcW w:w="608" w:type="dxa"/>
            <w:shd w:val="clear" w:color="auto" w:fill="FFFFFF" w:themeFill="background1"/>
            <w:noWrap/>
            <w:vAlign w:val="center"/>
            <w:hideMark/>
          </w:tcPr>
          <w:p w14:paraId="1CF45A4A"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65389A54"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4785735D"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r w:rsidR="00C95343" w:rsidRPr="00392D2F" w14:paraId="5DB14504" w14:textId="77777777" w:rsidTr="00C95343">
        <w:trPr>
          <w:trHeight w:val="188"/>
        </w:trPr>
        <w:tc>
          <w:tcPr>
            <w:tcW w:w="1271" w:type="dxa"/>
            <w:shd w:val="clear" w:color="auto" w:fill="auto"/>
            <w:noWrap/>
            <w:vAlign w:val="center"/>
            <w:hideMark/>
          </w:tcPr>
          <w:p w14:paraId="6880DA80" w14:textId="4A8E6A86" w:rsidR="00C95343" w:rsidRPr="00392D2F" w:rsidRDefault="00C95343" w:rsidP="00C95343">
            <w:pPr>
              <w:spacing w:line="240" w:lineRule="auto"/>
              <w:jc w:val="right"/>
              <w:rPr>
                <w:rFonts w:ascii="Arial" w:eastAsia="Times New Roman" w:hAnsi="Arial"/>
                <w:color w:val="auto"/>
                <w:sz w:val="14"/>
                <w:szCs w:val="14"/>
                <w:lang w:eastAsia="en-GB"/>
              </w:rPr>
            </w:pPr>
            <w:proofErr w:type="spellStart"/>
            <w:r w:rsidRPr="00392D2F">
              <w:rPr>
                <w:rFonts w:ascii="Arial" w:eastAsia="Times New Roman" w:hAnsi="Arial"/>
                <w:color w:val="auto"/>
                <w:sz w:val="14"/>
                <w:szCs w:val="14"/>
                <w:lang w:eastAsia="en-GB"/>
              </w:rPr>
              <w:t>Tando</w:t>
            </w:r>
            <w:proofErr w:type="spellEnd"/>
            <w:r w:rsidRPr="00392D2F">
              <w:rPr>
                <w:rFonts w:ascii="Arial" w:eastAsia="Times New Roman" w:hAnsi="Arial"/>
                <w:color w:val="auto"/>
                <w:sz w:val="14"/>
                <w:szCs w:val="14"/>
                <w:lang w:eastAsia="en-GB"/>
              </w:rPr>
              <w:t xml:space="preserve"> Allah </w:t>
            </w:r>
            <w:proofErr w:type="spellStart"/>
            <w:r w:rsidRPr="00392D2F">
              <w:rPr>
                <w:rFonts w:ascii="Arial" w:eastAsia="Times New Roman" w:hAnsi="Arial"/>
                <w:color w:val="auto"/>
                <w:sz w:val="14"/>
                <w:szCs w:val="14"/>
                <w:lang w:eastAsia="en-GB"/>
              </w:rPr>
              <w:t>Yar</w:t>
            </w:r>
            <w:proofErr w:type="spellEnd"/>
          </w:p>
        </w:tc>
        <w:tc>
          <w:tcPr>
            <w:tcW w:w="790" w:type="dxa"/>
            <w:shd w:val="clear" w:color="000000" w:fill="FFFFFF"/>
            <w:noWrap/>
            <w:vAlign w:val="center"/>
            <w:hideMark/>
          </w:tcPr>
          <w:p w14:paraId="324B5D68" w14:textId="20C2EA5B"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2,198</w:t>
            </w:r>
          </w:p>
        </w:tc>
        <w:tc>
          <w:tcPr>
            <w:tcW w:w="608" w:type="dxa"/>
            <w:shd w:val="clear" w:color="000000" w:fill="FFFFFF"/>
            <w:noWrap/>
            <w:vAlign w:val="center"/>
            <w:hideMark/>
          </w:tcPr>
          <w:p w14:paraId="104B30C2" w14:textId="70A5747B" w:rsidR="00C95343" w:rsidRPr="00392D2F" w:rsidRDefault="00C95343" w:rsidP="00C95343">
            <w:pPr>
              <w:spacing w:line="240" w:lineRule="auto"/>
              <w:jc w:val="right"/>
              <w:rPr>
                <w:rFonts w:ascii="Arial" w:eastAsia="Times New Roman" w:hAnsi="Arial"/>
                <w:color w:val="auto"/>
                <w:sz w:val="14"/>
                <w:szCs w:val="14"/>
                <w:lang w:eastAsia="en-GB"/>
              </w:rPr>
            </w:pPr>
          </w:p>
        </w:tc>
        <w:tc>
          <w:tcPr>
            <w:tcW w:w="654" w:type="dxa"/>
            <w:shd w:val="clear" w:color="000000" w:fill="FFFFFF"/>
            <w:noWrap/>
            <w:vAlign w:val="center"/>
            <w:hideMark/>
          </w:tcPr>
          <w:p w14:paraId="2F9A2B04" w14:textId="41D37EBC"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270</w:t>
            </w:r>
          </w:p>
        </w:tc>
        <w:tc>
          <w:tcPr>
            <w:tcW w:w="671" w:type="dxa"/>
            <w:shd w:val="clear" w:color="000000" w:fill="FFFFFF"/>
            <w:noWrap/>
            <w:vAlign w:val="center"/>
            <w:hideMark/>
          </w:tcPr>
          <w:p w14:paraId="4870F632" w14:textId="69B1B9C7" w:rsidR="00C95343" w:rsidRPr="00392D2F" w:rsidRDefault="00C95343" w:rsidP="00C95343">
            <w:pPr>
              <w:spacing w:line="240" w:lineRule="auto"/>
              <w:jc w:val="right"/>
              <w:rPr>
                <w:rFonts w:ascii="Arial" w:eastAsia="Times New Roman" w:hAnsi="Arial"/>
                <w:color w:val="auto"/>
                <w:sz w:val="14"/>
                <w:szCs w:val="14"/>
                <w:lang w:eastAsia="en-GB"/>
              </w:rPr>
            </w:pPr>
          </w:p>
        </w:tc>
        <w:tc>
          <w:tcPr>
            <w:tcW w:w="835" w:type="dxa"/>
            <w:shd w:val="clear" w:color="000000" w:fill="FFFFFF"/>
            <w:noWrap/>
            <w:vAlign w:val="center"/>
            <w:hideMark/>
          </w:tcPr>
          <w:p w14:paraId="30A1A96B" w14:textId="423A4259"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14.65</w:t>
            </w:r>
          </w:p>
        </w:tc>
        <w:tc>
          <w:tcPr>
            <w:tcW w:w="608" w:type="dxa"/>
            <w:shd w:val="clear" w:color="000000" w:fill="FFFFFF"/>
            <w:noWrap/>
            <w:vAlign w:val="center"/>
            <w:hideMark/>
          </w:tcPr>
          <w:p w14:paraId="44ED2BC3" w14:textId="17C9E4AD"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4" w:type="dxa"/>
            <w:shd w:val="clear" w:color="000000" w:fill="FFFFFF"/>
            <w:noWrap/>
            <w:vAlign w:val="center"/>
            <w:hideMark/>
          </w:tcPr>
          <w:p w14:paraId="59B4B307" w14:textId="0BCD596A"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1.80</w:t>
            </w:r>
          </w:p>
        </w:tc>
        <w:tc>
          <w:tcPr>
            <w:tcW w:w="850" w:type="dxa"/>
            <w:shd w:val="clear" w:color="000000" w:fill="FFFFFF"/>
            <w:noWrap/>
            <w:vAlign w:val="center"/>
            <w:hideMark/>
          </w:tcPr>
          <w:p w14:paraId="0444EF8F" w14:textId="76C56CAF" w:rsidR="00C95343" w:rsidRPr="00C95343" w:rsidRDefault="00C95343" w:rsidP="00C95343">
            <w:pPr>
              <w:spacing w:line="240" w:lineRule="auto"/>
              <w:jc w:val="right"/>
              <w:rPr>
                <w:rFonts w:ascii="Arial" w:eastAsia="Times New Roman" w:hAnsi="Arial"/>
                <w:color w:val="auto"/>
                <w:sz w:val="14"/>
                <w:szCs w:val="14"/>
                <w:lang w:eastAsia="en-GB"/>
              </w:rPr>
            </w:pPr>
            <w:r w:rsidRPr="00C95343">
              <w:rPr>
                <w:rFonts w:ascii="Arial" w:hAnsi="Arial"/>
                <w:sz w:val="14"/>
                <w:szCs w:val="14"/>
              </w:rPr>
              <w:t>-</w:t>
            </w:r>
          </w:p>
        </w:tc>
        <w:tc>
          <w:tcPr>
            <w:tcW w:w="656" w:type="dxa"/>
            <w:shd w:val="clear" w:color="auto" w:fill="FFFFFF" w:themeFill="background1"/>
            <w:noWrap/>
            <w:vAlign w:val="center"/>
            <w:hideMark/>
          </w:tcPr>
          <w:p w14:paraId="63A6F685"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2%</w:t>
            </w:r>
          </w:p>
        </w:tc>
        <w:tc>
          <w:tcPr>
            <w:tcW w:w="608" w:type="dxa"/>
            <w:shd w:val="clear" w:color="auto" w:fill="FFFFFF" w:themeFill="background1"/>
            <w:noWrap/>
            <w:vAlign w:val="center"/>
            <w:hideMark/>
          </w:tcPr>
          <w:p w14:paraId="174C47A7"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c>
          <w:tcPr>
            <w:tcW w:w="654" w:type="dxa"/>
            <w:shd w:val="clear" w:color="auto" w:fill="FFFFFF" w:themeFill="background1"/>
            <w:noWrap/>
            <w:vAlign w:val="center"/>
            <w:hideMark/>
          </w:tcPr>
          <w:p w14:paraId="64658464"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34%</w:t>
            </w:r>
          </w:p>
        </w:tc>
        <w:tc>
          <w:tcPr>
            <w:tcW w:w="671" w:type="dxa"/>
            <w:shd w:val="clear" w:color="auto" w:fill="FFFFFF" w:themeFill="background1"/>
            <w:noWrap/>
            <w:vAlign w:val="center"/>
            <w:hideMark/>
          </w:tcPr>
          <w:p w14:paraId="2594EF69" w14:textId="77777777" w:rsidR="00C95343" w:rsidRPr="00392D2F" w:rsidRDefault="00C95343" w:rsidP="00C95343">
            <w:pPr>
              <w:spacing w:line="240" w:lineRule="auto"/>
              <w:jc w:val="right"/>
              <w:rPr>
                <w:rFonts w:ascii="Arial" w:eastAsia="Times New Roman" w:hAnsi="Arial"/>
                <w:color w:val="auto"/>
                <w:sz w:val="14"/>
                <w:szCs w:val="14"/>
                <w:lang w:eastAsia="en-GB"/>
              </w:rPr>
            </w:pPr>
            <w:r w:rsidRPr="00392D2F">
              <w:rPr>
                <w:rFonts w:ascii="Arial" w:eastAsia="Times New Roman" w:hAnsi="Arial"/>
                <w:color w:val="auto"/>
                <w:sz w:val="14"/>
                <w:szCs w:val="14"/>
                <w:lang w:eastAsia="en-GB"/>
              </w:rPr>
              <w:t>0%</w:t>
            </w:r>
          </w:p>
        </w:tc>
      </w:tr>
    </w:tbl>
    <w:p w14:paraId="04D4E801" w14:textId="77777777" w:rsidR="002765C4" w:rsidRDefault="002765C4" w:rsidP="006779FC">
      <w:pPr>
        <w:pStyle w:val="Normalnumbered"/>
        <w:numPr>
          <w:ilvl w:val="0"/>
          <w:numId w:val="0"/>
        </w:numPr>
      </w:pPr>
    </w:p>
    <w:p w14:paraId="47800CBC" w14:textId="77777777" w:rsidR="009A7160" w:rsidRPr="00D90E76" w:rsidRDefault="009A7160" w:rsidP="00697784">
      <w:pPr>
        <w:pStyle w:val="Heading2"/>
        <w:rPr>
          <w:rStyle w:val="SubtleEmphasis"/>
          <w:b w:val="0"/>
          <w:bCs/>
        </w:rPr>
      </w:pPr>
      <w:bookmarkStart w:id="151" w:name="_Toc19545358"/>
      <w:r w:rsidRPr="00D90E76">
        <w:rPr>
          <w:rStyle w:val="SubtleEmphasis"/>
          <w:b w:val="0"/>
          <w:bCs/>
        </w:rPr>
        <w:t>Family planning</w:t>
      </w:r>
      <w:bookmarkEnd w:id="151"/>
    </w:p>
    <w:p w14:paraId="16756E5A" w14:textId="77777777" w:rsidR="009A7160" w:rsidRPr="005A2461" w:rsidRDefault="009A7160" w:rsidP="009A7160"/>
    <w:p w14:paraId="3217354F" w14:textId="484E500A" w:rsidR="009A7160" w:rsidRPr="005A2461" w:rsidRDefault="006779FC" w:rsidP="00392D2F">
      <w:pPr>
        <w:pStyle w:val="Normalnumbered"/>
      </w:pPr>
      <w:r>
        <w:t xml:space="preserve">Family planning unit </w:t>
      </w:r>
      <w:r w:rsidR="00353368">
        <w:t>costs information</w:t>
      </w:r>
      <w:r>
        <w:t xml:space="preserve"> were provided by the </w:t>
      </w:r>
      <w:r w:rsidRPr="007C494B">
        <w:t xml:space="preserve">Planning and Development Department of the </w:t>
      </w:r>
      <w:proofErr w:type="spellStart"/>
      <w:r w:rsidRPr="007C494B">
        <w:t>GoS</w:t>
      </w:r>
      <w:proofErr w:type="spellEnd"/>
      <w:r w:rsidR="00353368">
        <w:t xml:space="preserve">. The unit cost for family planning was </w:t>
      </w:r>
      <w:r w:rsidR="00697784">
        <w:t xml:space="preserve">recalculated </w:t>
      </w:r>
      <w:r w:rsidR="00353368">
        <w:t>based on</w:t>
      </w:r>
      <w:r>
        <w:t xml:space="preserve"> relative distribution of utilization of each individual </w:t>
      </w:r>
      <w:r w:rsidR="00353368">
        <w:t xml:space="preserve">contraceptive </w:t>
      </w:r>
      <w:r>
        <w:t>method</w:t>
      </w:r>
      <w:r w:rsidR="00697784">
        <w:t>s</w:t>
      </w:r>
      <w:r>
        <w:t xml:space="preserve">.  </w:t>
      </w:r>
      <w:r w:rsidR="00B00627" w:rsidRPr="00697784">
        <w:rPr>
          <w:b/>
          <w:bCs/>
        </w:rPr>
        <w:t xml:space="preserve">Therefore, the proportional average </w:t>
      </w:r>
      <w:r w:rsidR="00697784">
        <w:rPr>
          <w:b/>
          <w:bCs/>
        </w:rPr>
        <w:t xml:space="preserve">unit </w:t>
      </w:r>
      <w:r w:rsidR="00B00627" w:rsidRPr="00697784">
        <w:rPr>
          <w:b/>
          <w:bCs/>
        </w:rPr>
        <w:t xml:space="preserve">cost for family planning </w:t>
      </w:r>
      <w:r w:rsidR="0054448C" w:rsidRPr="00697784">
        <w:rPr>
          <w:b/>
          <w:bCs/>
        </w:rPr>
        <w:t>in Sindh was estimated US</w:t>
      </w:r>
      <w:r w:rsidR="00697784">
        <w:rPr>
          <w:b/>
          <w:bCs/>
        </w:rPr>
        <w:t>$</w:t>
      </w:r>
      <w:r w:rsidR="0054448C" w:rsidRPr="00697784">
        <w:rPr>
          <w:b/>
          <w:bCs/>
        </w:rPr>
        <w:t xml:space="preserve"> </w:t>
      </w:r>
      <w:ins w:id="152" w:author="davide de beni" w:date="2019-10-28T22:16:00Z">
        <w:r w:rsidR="00C95343">
          <w:rPr>
            <w:b/>
            <w:bCs/>
          </w:rPr>
          <w:t>0.06</w:t>
        </w:r>
      </w:ins>
      <w:del w:id="153" w:author="davide de beni" w:date="2019-10-28T22:16:00Z">
        <w:r w:rsidR="0054448C" w:rsidRPr="00697784" w:rsidDel="00C95343">
          <w:rPr>
            <w:b/>
            <w:bCs/>
          </w:rPr>
          <w:delText>0.08</w:delText>
        </w:r>
      </w:del>
      <w:r w:rsidR="0054448C" w:rsidRPr="00697784">
        <w:rPr>
          <w:b/>
          <w:bCs/>
        </w:rPr>
        <w:t xml:space="preserve"> (PKR </w:t>
      </w:r>
      <w:r w:rsidR="00CC0ED1" w:rsidRPr="00697784">
        <w:rPr>
          <w:b/>
          <w:bCs/>
        </w:rPr>
        <w:t>8.62)</w:t>
      </w:r>
      <w:r w:rsidR="00FD3845" w:rsidRPr="00697784">
        <w:rPr>
          <w:b/>
          <w:bCs/>
        </w:rPr>
        <w:t>.</w:t>
      </w:r>
    </w:p>
    <w:tbl>
      <w:tblPr>
        <w:tblW w:w="0" w:type="auto"/>
        <w:tblLook w:val="04A0" w:firstRow="1" w:lastRow="0" w:firstColumn="1" w:lastColumn="0" w:noHBand="0" w:noVBand="1"/>
      </w:tblPr>
      <w:tblGrid>
        <w:gridCol w:w="1422"/>
        <w:gridCol w:w="1002"/>
        <w:gridCol w:w="800"/>
        <w:gridCol w:w="1399"/>
        <w:gridCol w:w="1002"/>
        <w:gridCol w:w="528"/>
        <w:gridCol w:w="1399"/>
      </w:tblGrid>
      <w:tr w:rsidR="009E0BEF" w:rsidRPr="009E0BEF" w14:paraId="6CD60BA8" w14:textId="77777777" w:rsidTr="00811034">
        <w:trPr>
          <w:trHeight w:val="454"/>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901A80" w14:textId="50C33D92" w:rsidR="009E0BEF" w:rsidRPr="009E0BEF" w:rsidRDefault="009E0BEF" w:rsidP="00811034">
            <w:pPr>
              <w:spacing w:line="240" w:lineRule="auto"/>
              <w:jc w:val="right"/>
              <w:rPr>
                <w:rFonts w:ascii="Calibri" w:eastAsia="Times New Roman" w:hAnsi="Calibri" w:cs="Calibri"/>
                <w:color w:val="000000"/>
                <w:sz w:val="14"/>
                <w:szCs w:val="14"/>
                <w:lang w:eastAsia="en-GB"/>
              </w:rPr>
            </w:pPr>
          </w:p>
        </w:tc>
        <w:tc>
          <w:tcPr>
            <w:tcW w:w="0" w:type="auto"/>
            <w:gridSpan w:val="3"/>
            <w:tcBorders>
              <w:top w:val="single" w:sz="4" w:space="0" w:color="auto"/>
              <w:left w:val="nil"/>
              <w:bottom w:val="single" w:sz="4" w:space="0" w:color="auto"/>
              <w:right w:val="single" w:sz="4" w:space="0" w:color="auto"/>
            </w:tcBorders>
            <w:shd w:val="clear" w:color="000000" w:fill="E7E6E6"/>
            <w:vAlign w:val="center"/>
            <w:hideMark/>
          </w:tcPr>
          <w:p w14:paraId="725589C6" w14:textId="77777777" w:rsidR="009E0BEF" w:rsidRPr="009E0BEF" w:rsidRDefault="009E0BEF" w:rsidP="009E0BEF">
            <w:pPr>
              <w:spacing w:line="240" w:lineRule="auto"/>
              <w:jc w:val="center"/>
              <w:rPr>
                <w:rFonts w:ascii="Arial" w:eastAsia="Times New Roman" w:hAnsi="Arial"/>
                <w:b/>
                <w:bCs/>
                <w:color w:val="auto"/>
                <w:sz w:val="14"/>
                <w:szCs w:val="14"/>
                <w:lang w:eastAsia="en-GB"/>
              </w:rPr>
            </w:pPr>
            <w:r w:rsidRPr="009E0BEF">
              <w:rPr>
                <w:rFonts w:ascii="Arial" w:eastAsia="Times New Roman" w:hAnsi="Arial"/>
                <w:b/>
                <w:bCs/>
                <w:color w:val="auto"/>
                <w:sz w:val="14"/>
                <w:szCs w:val="14"/>
                <w:lang w:eastAsia="en-GB"/>
              </w:rPr>
              <w:t xml:space="preserve">Unit cost </w:t>
            </w:r>
            <w:r w:rsidRPr="009E0BEF">
              <w:rPr>
                <w:rFonts w:ascii="Arial" w:eastAsia="Times New Roman" w:hAnsi="Arial"/>
                <w:b/>
                <w:bCs/>
                <w:color w:val="auto"/>
                <w:sz w:val="14"/>
                <w:szCs w:val="14"/>
                <w:lang w:eastAsia="en-GB"/>
              </w:rPr>
              <w:br/>
              <w:t>(PKR per beneficiary per year)</w:t>
            </w:r>
          </w:p>
        </w:tc>
        <w:tc>
          <w:tcPr>
            <w:tcW w:w="0" w:type="auto"/>
            <w:gridSpan w:val="3"/>
            <w:tcBorders>
              <w:top w:val="single" w:sz="4" w:space="0" w:color="auto"/>
              <w:left w:val="nil"/>
              <w:bottom w:val="single" w:sz="4" w:space="0" w:color="auto"/>
              <w:right w:val="single" w:sz="4" w:space="0" w:color="000000"/>
            </w:tcBorders>
            <w:shd w:val="clear" w:color="000000" w:fill="E7E6E6"/>
            <w:vAlign w:val="center"/>
            <w:hideMark/>
          </w:tcPr>
          <w:p w14:paraId="569352A3" w14:textId="77777777" w:rsidR="009E0BEF" w:rsidRPr="009E0BEF" w:rsidRDefault="009E0BEF" w:rsidP="009E0BEF">
            <w:pPr>
              <w:spacing w:line="240" w:lineRule="auto"/>
              <w:jc w:val="center"/>
              <w:rPr>
                <w:rFonts w:ascii="Arial" w:eastAsia="Times New Roman" w:hAnsi="Arial"/>
                <w:b/>
                <w:bCs/>
                <w:color w:val="auto"/>
                <w:sz w:val="14"/>
                <w:szCs w:val="14"/>
                <w:lang w:eastAsia="en-GB"/>
              </w:rPr>
            </w:pPr>
            <w:r w:rsidRPr="009E0BEF">
              <w:rPr>
                <w:rFonts w:ascii="Arial" w:eastAsia="Times New Roman" w:hAnsi="Arial"/>
                <w:b/>
                <w:bCs/>
                <w:color w:val="auto"/>
                <w:sz w:val="14"/>
                <w:szCs w:val="14"/>
                <w:lang w:eastAsia="en-GB"/>
              </w:rPr>
              <w:t xml:space="preserve">Unit cost </w:t>
            </w:r>
            <w:r w:rsidRPr="009E0BEF">
              <w:rPr>
                <w:rFonts w:ascii="Arial" w:eastAsia="Times New Roman" w:hAnsi="Arial"/>
                <w:b/>
                <w:bCs/>
                <w:color w:val="auto"/>
                <w:sz w:val="14"/>
                <w:szCs w:val="14"/>
                <w:lang w:eastAsia="en-GB"/>
              </w:rPr>
              <w:br/>
              <w:t>(US$ per beneficiary per year)</w:t>
            </w:r>
          </w:p>
        </w:tc>
      </w:tr>
      <w:tr w:rsidR="00F5296C" w:rsidRPr="009E0BEF" w14:paraId="3E427D4C" w14:textId="77777777" w:rsidTr="00811034">
        <w:trPr>
          <w:trHeight w:val="454"/>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A8A2111" w14:textId="77777777" w:rsidR="009E0BEF" w:rsidRPr="009E0BEF" w:rsidRDefault="009E0BEF" w:rsidP="00811034">
            <w:pPr>
              <w:spacing w:line="240" w:lineRule="auto"/>
              <w:jc w:val="right"/>
              <w:rPr>
                <w:rFonts w:ascii="Arial" w:eastAsia="Times New Roman" w:hAnsi="Arial"/>
                <w:b/>
                <w:bCs/>
                <w:color w:val="000000"/>
                <w:sz w:val="14"/>
                <w:szCs w:val="14"/>
                <w:lang w:eastAsia="en-GB"/>
              </w:rPr>
            </w:pPr>
            <w:r w:rsidRPr="009E0BEF">
              <w:rPr>
                <w:rFonts w:ascii="Arial" w:eastAsia="Times New Roman" w:hAnsi="Arial"/>
                <w:b/>
                <w:bCs/>
                <w:color w:val="000000"/>
                <w:sz w:val="14"/>
                <w:szCs w:val="14"/>
                <w:lang w:eastAsia="en-GB"/>
              </w:rPr>
              <w:t>Method</w:t>
            </w:r>
          </w:p>
        </w:tc>
        <w:tc>
          <w:tcPr>
            <w:tcW w:w="0" w:type="auto"/>
            <w:tcBorders>
              <w:top w:val="nil"/>
              <w:left w:val="nil"/>
              <w:bottom w:val="single" w:sz="4" w:space="0" w:color="auto"/>
              <w:right w:val="single" w:sz="4" w:space="0" w:color="auto"/>
            </w:tcBorders>
            <w:shd w:val="clear" w:color="auto" w:fill="auto"/>
            <w:vAlign w:val="center"/>
            <w:hideMark/>
          </w:tcPr>
          <w:p w14:paraId="50237EE3" w14:textId="77777777" w:rsidR="009E0BEF" w:rsidRPr="009E0BEF" w:rsidRDefault="009E0BEF" w:rsidP="009E0BEF">
            <w:pPr>
              <w:spacing w:line="240" w:lineRule="auto"/>
              <w:jc w:val="center"/>
              <w:rPr>
                <w:rFonts w:ascii="Arial" w:eastAsia="Times New Roman" w:hAnsi="Arial"/>
                <w:b/>
                <w:bCs/>
                <w:color w:val="000000"/>
                <w:sz w:val="14"/>
                <w:szCs w:val="14"/>
                <w:lang w:eastAsia="en-GB"/>
              </w:rPr>
            </w:pPr>
            <w:r w:rsidRPr="009E0BEF">
              <w:rPr>
                <w:rFonts w:ascii="Arial" w:eastAsia="Times New Roman" w:hAnsi="Arial"/>
                <w:b/>
                <w:bCs/>
                <w:color w:val="000000"/>
                <w:sz w:val="14"/>
                <w:szCs w:val="14"/>
                <w:lang w:eastAsia="en-GB"/>
              </w:rPr>
              <w:t>Distribution</w:t>
            </w:r>
          </w:p>
        </w:tc>
        <w:tc>
          <w:tcPr>
            <w:tcW w:w="0" w:type="auto"/>
            <w:tcBorders>
              <w:top w:val="nil"/>
              <w:left w:val="nil"/>
              <w:bottom w:val="single" w:sz="4" w:space="0" w:color="auto"/>
              <w:right w:val="single" w:sz="4" w:space="0" w:color="auto"/>
            </w:tcBorders>
            <w:shd w:val="clear" w:color="auto" w:fill="auto"/>
            <w:vAlign w:val="center"/>
            <w:hideMark/>
          </w:tcPr>
          <w:p w14:paraId="7CC7B203" w14:textId="77777777" w:rsidR="009E0BEF" w:rsidRPr="009E0BEF" w:rsidRDefault="009E0BEF" w:rsidP="009E0BEF">
            <w:pPr>
              <w:spacing w:line="240" w:lineRule="auto"/>
              <w:jc w:val="center"/>
              <w:rPr>
                <w:rFonts w:ascii="Arial" w:eastAsia="Times New Roman" w:hAnsi="Arial"/>
                <w:b/>
                <w:bCs/>
                <w:color w:val="000000"/>
                <w:sz w:val="14"/>
                <w:szCs w:val="14"/>
                <w:lang w:eastAsia="en-GB"/>
              </w:rPr>
            </w:pPr>
            <w:r w:rsidRPr="009E0BEF">
              <w:rPr>
                <w:rFonts w:ascii="Arial" w:eastAsia="Times New Roman" w:hAnsi="Arial"/>
                <w:b/>
                <w:bCs/>
                <w:color w:val="000000"/>
                <w:sz w:val="14"/>
                <w:szCs w:val="14"/>
                <w:lang w:eastAsia="en-GB"/>
              </w:rPr>
              <w:t>Cost</w:t>
            </w:r>
          </w:p>
        </w:tc>
        <w:tc>
          <w:tcPr>
            <w:tcW w:w="0" w:type="auto"/>
            <w:tcBorders>
              <w:top w:val="nil"/>
              <w:left w:val="nil"/>
              <w:bottom w:val="single" w:sz="4" w:space="0" w:color="auto"/>
              <w:right w:val="single" w:sz="4" w:space="0" w:color="auto"/>
            </w:tcBorders>
            <w:shd w:val="clear" w:color="000000" w:fill="D9D9D9"/>
            <w:vAlign w:val="center"/>
            <w:hideMark/>
          </w:tcPr>
          <w:p w14:paraId="14051E58" w14:textId="77777777" w:rsidR="009E0BEF" w:rsidRPr="009E0BEF" w:rsidRDefault="009E0BEF" w:rsidP="009E0BEF">
            <w:pPr>
              <w:spacing w:line="240" w:lineRule="auto"/>
              <w:jc w:val="center"/>
              <w:rPr>
                <w:rFonts w:ascii="Arial" w:eastAsia="Times New Roman" w:hAnsi="Arial"/>
                <w:b/>
                <w:bCs/>
                <w:color w:val="000000"/>
                <w:sz w:val="14"/>
                <w:szCs w:val="14"/>
                <w:lang w:eastAsia="en-GB"/>
              </w:rPr>
            </w:pPr>
            <w:r w:rsidRPr="009E0BEF">
              <w:rPr>
                <w:rFonts w:ascii="Arial" w:eastAsia="Times New Roman" w:hAnsi="Arial"/>
                <w:b/>
                <w:bCs/>
                <w:color w:val="000000"/>
                <w:sz w:val="14"/>
                <w:szCs w:val="14"/>
                <w:lang w:eastAsia="en-GB"/>
              </w:rPr>
              <w:t>Proportional Cost</w:t>
            </w:r>
          </w:p>
        </w:tc>
        <w:tc>
          <w:tcPr>
            <w:tcW w:w="0" w:type="auto"/>
            <w:tcBorders>
              <w:top w:val="nil"/>
              <w:left w:val="nil"/>
              <w:bottom w:val="single" w:sz="4" w:space="0" w:color="auto"/>
              <w:right w:val="single" w:sz="4" w:space="0" w:color="auto"/>
            </w:tcBorders>
            <w:shd w:val="clear" w:color="auto" w:fill="auto"/>
            <w:vAlign w:val="center"/>
            <w:hideMark/>
          </w:tcPr>
          <w:p w14:paraId="2369D62F" w14:textId="77777777" w:rsidR="009E0BEF" w:rsidRPr="009E0BEF" w:rsidRDefault="009E0BEF" w:rsidP="009E0BEF">
            <w:pPr>
              <w:spacing w:line="240" w:lineRule="auto"/>
              <w:jc w:val="center"/>
              <w:rPr>
                <w:rFonts w:ascii="Arial" w:eastAsia="Times New Roman" w:hAnsi="Arial"/>
                <w:b/>
                <w:bCs/>
                <w:color w:val="000000"/>
                <w:sz w:val="14"/>
                <w:szCs w:val="14"/>
                <w:lang w:eastAsia="en-GB"/>
              </w:rPr>
            </w:pPr>
            <w:r w:rsidRPr="009E0BEF">
              <w:rPr>
                <w:rFonts w:ascii="Arial" w:eastAsia="Times New Roman" w:hAnsi="Arial"/>
                <w:b/>
                <w:bCs/>
                <w:color w:val="000000"/>
                <w:sz w:val="14"/>
                <w:szCs w:val="14"/>
                <w:lang w:eastAsia="en-GB"/>
              </w:rPr>
              <w:t>Distribution</w:t>
            </w:r>
          </w:p>
        </w:tc>
        <w:tc>
          <w:tcPr>
            <w:tcW w:w="0" w:type="auto"/>
            <w:tcBorders>
              <w:top w:val="nil"/>
              <w:left w:val="nil"/>
              <w:bottom w:val="single" w:sz="4" w:space="0" w:color="auto"/>
              <w:right w:val="single" w:sz="4" w:space="0" w:color="auto"/>
            </w:tcBorders>
            <w:shd w:val="clear" w:color="auto" w:fill="auto"/>
            <w:vAlign w:val="center"/>
            <w:hideMark/>
          </w:tcPr>
          <w:p w14:paraId="2E4A961A" w14:textId="77777777" w:rsidR="009E0BEF" w:rsidRPr="009E0BEF" w:rsidRDefault="009E0BEF" w:rsidP="009E0BEF">
            <w:pPr>
              <w:spacing w:line="240" w:lineRule="auto"/>
              <w:jc w:val="center"/>
              <w:rPr>
                <w:rFonts w:ascii="Arial" w:eastAsia="Times New Roman" w:hAnsi="Arial"/>
                <w:b/>
                <w:bCs/>
                <w:color w:val="000000"/>
                <w:sz w:val="14"/>
                <w:szCs w:val="14"/>
                <w:lang w:eastAsia="en-GB"/>
              </w:rPr>
            </w:pPr>
            <w:r w:rsidRPr="009E0BEF">
              <w:rPr>
                <w:rFonts w:ascii="Arial" w:eastAsia="Times New Roman" w:hAnsi="Arial"/>
                <w:b/>
                <w:bCs/>
                <w:color w:val="000000"/>
                <w:sz w:val="14"/>
                <w:szCs w:val="14"/>
                <w:lang w:eastAsia="en-GB"/>
              </w:rPr>
              <w:t>Cost</w:t>
            </w:r>
          </w:p>
        </w:tc>
        <w:tc>
          <w:tcPr>
            <w:tcW w:w="0" w:type="auto"/>
            <w:tcBorders>
              <w:top w:val="nil"/>
              <w:left w:val="nil"/>
              <w:bottom w:val="single" w:sz="4" w:space="0" w:color="auto"/>
              <w:right w:val="single" w:sz="4" w:space="0" w:color="auto"/>
            </w:tcBorders>
            <w:shd w:val="clear" w:color="000000" w:fill="D9D9D9"/>
            <w:vAlign w:val="center"/>
            <w:hideMark/>
          </w:tcPr>
          <w:p w14:paraId="7E6D32CA" w14:textId="77777777" w:rsidR="009E0BEF" w:rsidRPr="009E0BEF" w:rsidRDefault="009E0BEF" w:rsidP="009E0BEF">
            <w:pPr>
              <w:spacing w:line="240" w:lineRule="auto"/>
              <w:jc w:val="center"/>
              <w:rPr>
                <w:rFonts w:ascii="Arial" w:eastAsia="Times New Roman" w:hAnsi="Arial"/>
                <w:b/>
                <w:bCs/>
                <w:color w:val="000000"/>
                <w:sz w:val="14"/>
                <w:szCs w:val="14"/>
                <w:lang w:eastAsia="en-GB"/>
              </w:rPr>
            </w:pPr>
            <w:r w:rsidRPr="009E0BEF">
              <w:rPr>
                <w:rFonts w:ascii="Arial" w:eastAsia="Times New Roman" w:hAnsi="Arial"/>
                <w:b/>
                <w:bCs/>
                <w:color w:val="000000"/>
                <w:sz w:val="14"/>
                <w:szCs w:val="14"/>
                <w:lang w:eastAsia="en-GB"/>
              </w:rPr>
              <w:t>Proportional Cost</w:t>
            </w:r>
          </w:p>
        </w:tc>
      </w:tr>
      <w:tr w:rsidR="009E0BEF" w:rsidRPr="009E0BEF" w14:paraId="19A7209D" w14:textId="77777777" w:rsidTr="00C95343">
        <w:trPr>
          <w:trHeight w:val="1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CDA7A6" w14:textId="6D1DE393" w:rsidR="009E0BEF" w:rsidRPr="009E0BEF" w:rsidRDefault="009E0BEF" w:rsidP="00811034">
            <w:pPr>
              <w:spacing w:line="240" w:lineRule="auto"/>
              <w:jc w:val="right"/>
              <w:rPr>
                <w:rFonts w:ascii="Arial" w:eastAsia="Times New Roman" w:hAnsi="Arial"/>
                <w:color w:val="000000"/>
                <w:sz w:val="14"/>
                <w:szCs w:val="14"/>
                <w:lang w:eastAsia="en-GB"/>
              </w:rPr>
            </w:pPr>
          </w:p>
        </w:tc>
        <w:tc>
          <w:tcPr>
            <w:tcW w:w="0" w:type="auto"/>
            <w:tcBorders>
              <w:top w:val="nil"/>
              <w:left w:val="nil"/>
              <w:bottom w:val="single" w:sz="4" w:space="0" w:color="auto"/>
              <w:right w:val="single" w:sz="4" w:space="0" w:color="auto"/>
            </w:tcBorders>
            <w:shd w:val="clear" w:color="auto" w:fill="auto"/>
            <w:noWrap/>
            <w:vAlign w:val="bottom"/>
            <w:hideMark/>
          </w:tcPr>
          <w:p w14:paraId="47A55961" w14:textId="77777777" w:rsidR="009E0BEF" w:rsidRPr="009E0BEF" w:rsidRDefault="009E0BEF" w:rsidP="009E0BEF">
            <w:pPr>
              <w:spacing w:line="240" w:lineRule="auto"/>
              <w:jc w:val="center"/>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A</w:t>
            </w:r>
          </w:p>
        </w:tc>
        <w:tc>
          <w:tcPr>
            <w:tcW w:w="0" w:type="auto"/>
            <w:tcBorders>
              <w:top w:val="nil"/>
              <w:left w:val="nil"/>
              <w:bottom w:val="single" w:sz="4" w:space="0" w:color="auto"/>
              <w:right w:val="single" w:sz="4" w:space="0" w:color="auto"/>
            </w:tcBorders>
            <w:shd w:val="clear" w:color="auto" w:fill="auto"/>
            <w:noWrap/>
            <w:vAlign w:val="bottom"/>
            <w:hideMark/>
          </w:tcPr>
          <w:p w14:paraId="2D62C26B" w14:textId="77777777" w:rsidR="009E0BEF" w:rsidRPr="009E0BEF" w:rsidRDefault="009E0BEF" w:rsidP="009E0BEF">
            <w:pPr>
              <w:spacing w:line="240" w:lineRule="auto"/>
              <w:jc w:val="center"/>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B</w:t>
            </w:r>
          </w:p>
        </w:tc>
        <w:tc>
          <w:tcPr>
            <w:tcW w:w="0" w:type="auto"/>
            <w:tcBorders>
              <w:top w:val="nil"/>
              <w:left w:val="nil"/>
              <w:bottom w:val="single" w:sz="4" w:space="0" w:color="auto"/>
              <w:right w:val="single" w:sz="4" w:space="0" w:color="auto"/>
            </w:tcBorders>
            <w:shd w:val="clear" w:color="auto" w:fill="auto"/>
            <w:noWrap/>
            <w:vAlign w:val="bottom"/>
            <w:hideMark/>
          </w:tcPr>
          <w:p w14:paraId="40C95717" w14:textId="77777777" w:rsidR="009E0BEF" w:rsidRPr="009E0BEF" w:rsidRDefault="009E0BEF" w:rsidP="009E0BEF">
            <w:pPr>
              <w:spacing w:line="240" w:lineRule="auto"/>
              <w:jc w:val="center"/>
              <w:rPr>
                <w:rFonts w:ascii="Arial" w:eastAsia="Times New Roman" w:hAnsi="Arial"/>
                <w:color w:val="000000"/>
                <w:sz w:val="14"/>
                <w:szCs w:val="14"/>
                <w:lang w:eastAsia="en-GB"/>
              </w:rPr>
            </w:pPr>
            <w:proofErr w:type="spellStart"/>
            <w:r w:rsidRPr="009E0BEF">
              <w:rPr>
                <w:rFonts w:ascii="Arial" w:eastAsia="Times New Roman" w:hAnsi="Arial"/>
                <w:color w:val="000000"/>
                <w:sz w:val="14"/>
                <w:szCs w:val="14"/>
                <w:lang w:eastAsia="en-GB"/>
              </w:rPr>
              <w:t>AxB</w:t>
            </w:r>
            <w:proofErr w:type="spellEnd"/>
          </w:p>
        </w:tc>
        <w:tc>
          <w:tcPr>
            <w:tcW w:w="0" w:type="auto"/>
            <w:tcBorders>
              <w:top w:val="nil"/>
              <w:left w:val="nil"/>
              <w:bottom w:val="single" w:sz="4" w:space="0" w:color="auto"/>
              <w:right w:val="single" w:sz="4" w:space="0" w:color="auto"/>
            </w:tcBorders>
            <w:shd w:val="clear" w:color="auto" w:fill="auto"/>
            <w:noWrap/>
            <w:vAlign w:val="bottom"/>
            <w:hideMark/>
          </w:tcPr>
          <w:p w14:paraId="071EED7E" w14:textId="77777777" w:rsidR="009E0BEF" w:rsidRPr="009E0BEF" w:rsidRDefault="009E0BEF" w:rsidP="009E0BEF">
            <w:pPr>
              <w:spacing w:line="240" w:lineRule="auto"/>
              <w:jc w:val="center"/>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A</w:t>
            </w:r>
          </w:p>
        </w:tc>
        <w:tc>
          <w:tcPr>
            <w:tcW w:w="0" w:type="auto"/>
            <w:tcBorders>
              <w:top w:val="nil"/>
              <w:left w:val="nil"/>
              <w:bottom w:val="single" w:sz="4" w:space="0" w:color="auto"/>
              <w:right w:val="single" w:sz="4" w:space="0" w:color="auto"/>
            </w:tcBorders>
            <w:shd w:val="clear" w:color="auto" w:fill="auto"/>
            <w:noWrap/>
            <w:vAlign w:val="bottom"/>
            <w:hideMark/>
          </w:tcPr>
          <w:p w14:paraId="4889AFF9" w14:textId="77777777" w:rsidR="009E0BEF" w:rsidRPr="009E0BEF" w:rsidRDefault="009E0BEF" w:rsidP="009E0BEF">
            <w:pPr>
              <w:spacing w:line="240" w:lineRule="auto"/>
              <w:jc w:val="center"/>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B</w:t>
            </w:r>
          </w:p>
        </w:tc>
        <w:tc>
          <w:tcPr>
            <w:tcW w:w="0" w:type="auto"/>
            <w:tcBorders>
              <w:top w:val="nil"/>
              <w:left w:val="nil"/>
              <w:bottom w:val="single" w:sz="4" w:space="0" w:color="auto"/>
              <w:right w:val="single" w:sz="4" w:space="0" w:color="auto"/>
            </w:tcBorders>
            <w:shd w:val="clear" w:color="auto" w:fill="auto"/>
            <w:noWrap/>
            <w:vAlign w:val="center"/>
            <w:hideMark/>
          </w:tcPr>
          <w:p w14:paraId="6530BBF2" w14:textId="77777777" w:rsidR="009E0BEF" w:rsidRPr="009E0BEF" w:rsidRDefault="009E0BEF" w:rsidP="00C95343">
            <w:pPr>
              <w:spacing w:line="240" w:lineRule="auto"/>
              <w:jc w:val="center"/>
              <w:rPr>
                <w:rFonts w:ascii="Arial" w:eastAsia="Times New Roman" w:hAnsi="Arial"/>
                <w:color w:val="000000"/>
                <w:sz w:val="14"/>
                <w:szCs w:val="14"/>
                <w:lang w:eastAsia="en-GB"/>
              </w:rPr>
            </w:pPr>
            <w:proofErr w:type="spellStart"/>
            <w:r w:rsidRPr="009E0BEF">
              <w:rPr>
                <w:rFonts w:ascii="Arial" w:eastAsia="Times New Roman" w:hAnsi="Arial"/>
                <w:color w:val="000000"/>
                <w:sz w:val="14"/>
                <w:szCs w:val="14"/>
                <w:lang w:eastAsia="en-GB"/>
              </w:rPr>
              <w:t>AxB</w:t>
            </w:r>
            <w:proofErr w:type="spellEnd"/>
          </w:p>
        </w:tc>
      </w:tr>
      <w:tr w:rsidR="00C95343" w:rsidRPr="009E0BEF" w14:paraId="091F823B" w14:textId="77777777" w:rsidTr="00C95343">
        <w:trPr>
          <w:trHeight w:val="188"/>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3B9AD784"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Condom</w:t>
            </w:r>
          </w:p>
        </w:tc>
        <w:tc>
          <w:tcPr>
            <w:tcW w:w="0" w:type="auto"/>
            <w:tcBorders>
              <w:top w:val="nil"/>
              <w:left w:val="nil"/>
              <w:bottom w:val="single" w:sz="4" w:space="0" w:color="auto"/>
              <w:right w:val="single" w:sz="4" w:space="0" w:color="auto"/>
            </w:tcBorders>
            <w:shd w:val="clear" w:color="000000" w:fill="FFFFFF"/>
            <w:noWrap/>
            <w:vAlign w:val="bottom"/>
            <w:hideMark/>
          </w:tcPr>
          <w:p w14:paraId="3E4AAA6F"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87%</w:t>
            </w:r>
          </w:p>
        </w:tc>
        <w:tc>
          <w:tcPr>
            <w:tcW w:w="0" w:type="auto"/>
            <w:tcBorders>
              <w:top w:val="nil"/>
              <w:left w:val="nil"/>
              <w:bottom w:val="single" w:sz="4" w:space="0" w:color="auto"/>
              <w:right w:val="single" w:sz="4" w:space="0" w:color="auto"/>
            </w:tcBorders>
            <w:shd w:val="clear" w:color="000000" w:fill="FFFFFF"/>
            <w:noWrap/>
            <w:vAlign w:val="bottom"/>
            <w:hideMark/>
          </w:tcPr>
          <w:p w14:paraId="5179491A" w14:textId="77777777" w:rsidR="00C95343" w:rsidRPr="009E0BEF" w:rsidRDefault="00C95343" w:rsidP="00C95343">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4.22 </w:t>
            </w:r>
          </w:p>
        </w:tc>
        <w:tc>
          <w:tcPr>
            <w:tcW w:w="0" w:type="auto"/>
            <w:tcBorders>
              <w:top w:val="nil"/>
              <w:left w:val="nil"/>
              <w:bottom w:val="single" w:sz="4" w:space="0" w:color="auto"/>
              <w:right w:val="single" w:sz="4" w:space="0" w:color="auto"/>
            </w:tcBorders>
            <w:shd w:val="clear" w:color="auto" w:fill="auto"/>
            <w:noWrap/>
            <w:vAlign w:val="bottom"/>
            <w:hideMark/>
          </w:tcPr>
          <w:p w14:paraId="34F6500D" w14:textId="77777777" w:rsidR="00C95343" w:rsidRPr="009E0BEF" w:rsidRDefault="00C95343" w:rsidP="00C95343">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3.67 </w:t>
            </w:r>
          </w:p>
        </w:tc>
        <w:tc>
          <w:tcPr>
            <w:tcW w:w="0" w:type="auto"/>
            <w:tcBorders>
              <w:top w:val="nil"/>
              <w:left w:val="nil"/>
              <w:bottom w:val="single" w:sz="4" w:space="0" w:color="auto"/>
              <w:right w:val="single" w:sz="4" w:space="0" w:color="auto"/>
            </w:tcBorders>
            <w:shd w:val="clear" w:color="000000" w:fill="FFFFFF"/>
            <w:noWrap/>
            <w:vAlign w:val="bottom"/>
            <w:hideMark/>
          </w:tcPr>
          <w:p w14:paraId="6869C1E3"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87%</w:t>
            </w:r>
          </w:p>
        </w:tc>
        <w:tc>
          <w:tcPr>
            <w:tcW w:w="0" w:type="auto"/>
            <w:tcBorders>
              <w:top w:val="nil"/>
              <w:left w:val="nil"/>
              <w:bottom w:val="single" w:sz="4" w:space="0" w:color="auto"/>
              <w:right w:val="single" w:sz="4" w:space="0" w:color="auto"/>
            </w:tcBorders>
            <w:shd w:val="clear" w:color="000000" w:fill="FFFFFF"/>
            <w:noWrap/>
            <w:vAlign w:val="center"/>
            <w:hideMark/>
          </w:tcPr>
          <w:p w14:paraId="3C400006" w14:textId="10886043" w:rsidR="00C95343" w:rsidRPr="009E0BEF" w:rsidRDefault="00C95343" w:rsidP="00C95343">
            <w:pPr>
              <w:spacing w:line="240" w:lineRule="auto"/>
              <w:jc w:val="right"/>
              <w:rPr>
                <w:rFonts w:ascii="Arial" w:eastAsia="Times New Roman" w:hAnsi="Arial"/>
                <w:color w:val="000000"/>
                <w:sz w:val="14"/>
                <w:szCs w:val="14"/>
                <w:lang w:eastAsia="en-GB"/>
              </w:rPr>
            </w:pPr>
            <w:r>
              <w:rPr>
                <w:rFonts w:ascii="Arial" w:hAnsi="Arial"/>
                <w:color w:val="000000"/>
                <w:sz w:val="14"/>
                <w:szCs w:val="14"/>
              </w:rPr>
              <w:t>0.03</w:t>
            </w:r>
          </w:p>
        </w:tc>
        <w:tc>
          <w:tcPr>
            <w:tcW w:w="0" w:type="auto"/>
            <w:tcBorders>
              <w:top w:val="nil"/>
              <w:left w:val="nil"/>
              <w:bottom w:val="single" w:sz="4" w:space="0" w:color="auto"/>
              <w:right w:val="single" w:sz="4" w:space="0" w:color="auto"/>
            </w:tcBorders>
            <w:shd w:val="clear" w:color="auto" w:fill="auto"/>
            <w:noWrap/>
            <w:vAlign w:val="center"/>
            <w:hideMark/>
          </w:tcPr>
          <w:p w14:paraId="7E4DC8DB" w14:textId="3C02DE24" w:rsidR="00C95343" w:rsidRPr="009E0BEF" w:rsidRDefault="00C95343" w:rsidP="00C95343">
            <w:pPr>
              <w:spacing w:line="240" w:lineRule="auto"/>
              <w:jc w:val="center"/>
              <w:rPr>
                <w:rFonts w:ascii="Arial" w:eastAsia="Times New Roman" w:hAnsi="Arial"/>
                <w:color w:val="000000"/>
                <w:sz w:val="14"/>
                <w:szCs w:val="14"/>
                <w:lang w:eastAsia="en-GB"/>
              </w:rPr>
            </w:pPr>
            <w:r>
              <w:rPr>
                <w:rFonts w:ascii="Arial" w:hAnsi="Arial"/>
                <w:color w:val="000000"/>
                <w:sz w:val="14"/>
                <w:szCs w:val="14"/>
              </w:rPr>
              <w:t>0.02</w:t>
            </w:r>
          </w:p>
        </w:tc>
      </w:tr>
      <w:tr w:rsidR="00C95343" w:rsidRPr="009E0BEF" w14:paraId="6C5F4F37" w14:textId="77777777" w:rsidTr="00C95343">
        <w:trPr>
          <w:trHeight w:val="188"/>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18D3D0E7"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Male sterilization</w:t>
            </w:r>
          </w:p>
        </w:tc>
        <w:tc>
          <w:tcPr>
            <w:tcW w:w="0" w:type="auto"/>
            <w:tcBorders>
              <w:top w:val="nil"/>
              <w:left w:val="nil"/>
              <w:bottom w:val="single" w:sz="4" w:space="0" w:color="auto"/>
              <w:right w:val="single" w:sz="4" w:space="0" w:color="auto"/>
            </w:tcBorders>
            <w:shd w:val="clear" w:color="000000" w:fill="FFFFFF"/>
            <w:noWrap/>
            <w:vAlign w:val="bottom"/>
            <w:hideMark/>
          </w:tcPr>
          <w:p w14:paraId="1101DBA1"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F535B53" w14:textId="77777777" w:rsidR="00C95343" w:rsidRPr="009E0BEF" w:rsidRDefault="00C95343" w:rsidP="00C95343">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14:paraId="0BE33C99" w14:textId="77777777" w:rsidR="00C95343" w:rsidRPr="009E0BEF" w:rsidRDefault="00C95343" w:rsidP="00C95343">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000000" w:fill="FFFFFF"/>
            <w:noWrap/>
            <w:vAlign w:val="bottom"/>
            <w:hideMark/>
          </w:tcPr>
          <w:p w14:paraId="27986AF6"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center"/>
            <w:hideMark/>
          </w:tcPr>
          <w:p w14:paraId="1D4C2DBF" w14:textId="1583F5DD" w:rsidR="00C95343" w:rsidRPr="009E0BEF" w:rsidRDefault="00C95343" w:rsidP="00C95343">
            <w:pPr>
              <w:spacing w:line="240" w:lineRule="auto"/>
              <w:jc w:val="right"/>
              <w:rPr>
                <w:rFonts w:ascii="Arial" w:eastAsia="Times New Roman" w:hAnsi="Arial"/>
                <w:color w:val="000000"/>
                <w:sz w:val="14"/>
                <w:szCs w:val="14"/>
                <w:lang w:eastAsia="en-GB"/>
              </w:rPr>
            </w:pPr>
            <w:r>
              <w:rPr>
                <w:rFonts w:ascii="Arial" w:hAnsi="Arial"/>
                <w:color w:val="000000"/>
                <w:sz w:val="14"/>
                <w:szCs w:val="14"/>
              </w:rPr>
              <w:t>0.00</w:t>
            </w:r>
          </w:p>
        </w:tc>
        <w:tc>
          <w:tcPr>
            <w:tcW w:w="0" w:type="auto"/>
            <w:tcBorders>
              <w:top w:val="nil"/>
              <w:left w:val="nil"/>
              <w:bottom w:val="single" w:sz="4" w:space="0" w:color="auto"/>
              <w:right w:val="single" w:sz="4" w:space="0" w:color="auto"/>
            </w:tcBorders>
            <w:shd w:val="clear" w:color="auto" w:fill="auto"/>
            <w:noWrap/>
            <w:vAlign w:val="center"/>
            <w:hideMark/>
          </w:tcPr>
          <w:p w14:paraId="0E83ABB7" w14:textId="03420786" w:rsidR="00C95343" w:rsidRPr="009E0BEF" w:rsidRDefault="00C95343" w:rsidP="00C95343">
            <w:pPr>
              <w:spacing w:line="240" w:lineRule="auto"/>
              <w:jc w:val="center"/>
              <w:rPr>
                <w:rFonts w:ascii="Arial" w:eastAsia="Times New Roman" w:hAnsi="Arial"/>
                <w:color w:val="000000"/>
                <w:sz w:val="14"/>
                <w:szCs w:val="14"/>
                <w:lang w:eastAsia="en-GB"/>
              </w:rPr>
            </w:pPr>
            <w:r>
              <w:rPr>
                <w:rFonts w:ascii="Arial" w:hAnsi="Arial"/>
                <w:color w:val="000000"/>
                <w:sz w:val="14"/>
                <w:szCs w:val="14"/>
              </w:rPr>
              <w:t>-</w:t>
            </w:r>
          </w:p>
        </w:tc>
      </w:tr>
      <w:tr w:rsidR="00C95343" w:rsidRPr="009E0BEF" w14:paraId="30524D87" w14:textId="77777777" w:rsidTr="00C95343">
        <w:trPr>
          <w:trHeight w:val="188"/>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1F6ED29D"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Female sterilization</w:t>
            </w:r>
          </w:p>
        </w:tc>
        <w:tc>
          <w:tcPr>
            <w:tcW w:w="0" w:type="auto"/>
            <w:tcBorders>
              <w:top w:val="nil"/>
              <w:left w:val="nil"/>
              <w:bottom w:val="single" w:sz="4" w:space="0" w:color="auto"/>
              <w:right w:val="single" w:sz="4" w:space="0" w:color="auto"/>
            </w:tcBorders>
            <w:shd w:val="clear" w:color="000000" w:fill="FFFFFF"/>
            <w:noWrap/>
            <w:vAlign w:val="bottom"/>
            <w:hideMark/>
          </w:tcPr>
          <w:p w14:paraId="79929E95"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08DABA43" w14:textId="77777777" w:rsidR="00C95343" w:rsidRPr="009E0BEF" w:rsidRDefault="00C95343" w:rsidP="00C95343">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14:paraId="4A2840D4" w14:textId="77777777" w:rsidR="00C95343" w:rsidRPr="009E0BEF" w:rsidRDefault="00C95343" w:rsidP="00C95343">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000000" w:fill="FFFFFF"/>
            <w:noWrap/>
            <w:vAlign w:val="bottom"/>
            <w:hideMark/>
          </w:tcPr>
          <w:p w14:paraId="054BF077"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center"/>
            <w:hideMark/>
          </w:tcPr>
          <w:p w14:paraId="4D54CAD7" w14:textId="5EA09D8E" w:rsidR="00C95343" w:rsidRPr="009E0BEF" w:rsidRDefault="00C95343" w:rsidP="00C95343">
            <w:pPr>
              <w:spacing w:line="240" w:lineRule="auto"/>
              <w:jc w:val="right"/>
              <w:rPr>
                <w:rFonts w:ascii="Arial" w:eastAsia="Times New Roman" w:hAnsi="Arial"/>
                <w:color w:val="000000"/>
                <w:sz w:val="14"/>
                <w:szCs w:val="14"/>
                <w:lang w:eastAsia="en-GB"/>
              </w:rPr>
            </w:pPr>
            <w:r>
              <w:rPr>
                <w:rFonts w:ascii="Arial" w:hAnsi="Arial"/>
                <w:color w:val="000000"/>
                <w:sz w:val="14"/>
                <w:szCs w:val="14"/>
              </w:rPr>
              <w:t>0.00</w:t>
            </w:r>
          </w:p>
        </w:tc>
        <w:tc>
          <w:tcPr>
            <w:tcW w:w="0" w:type="auto"/>
            <w:tcBorders>
              <w:top w:val="nil"/>
              <w:left w:val="nil"/>
              <w:bottom w:val="single" w:sz="4" w:space="0" w:color="auto"/>
              <w:right w:val="single" w:sz="4" w:space="0" w:color="auto"/>
            </w:tcBorders>
            <w:shd w:val="clear" w:color="auto" w:fill="auto"/>
            <w:noWrap/>
            <w:vAlign w:val="center"/>
            <w:hideMark/>
          </w:tcPr>
          <w:p w14:paraId="48F66A21" w14:textId="58E4EBC4" w:rsidR="00C95343" w:rsidRPr="009E0BEF" w:rsidRDefault="00C95343" w:rsidP="00C95343">
            <w:pPr>
              <w:spacing w:line="240" w:lineRule="auto"/>
              <w:jc w:val="center"/>
              <w:rPr>
                <w:rFonts w:ascii="Arial" w:eastAsia="Times New Roman" w:hAnsi="Arial"/>
                <w:color w:val="000000"/>
                <w:sz w:val="14"/>
                <w:szCs w:val="14"/>
                <w:lang w:eastAsia="en-GB"/>
              </w:rPr>
            </w:pPr>
            <w:r>
              <w:rPr>
                <w:rFonts w:ascii="Arial" w:hAnsi="Arial"/>
                <w:color w:val="000000"/>
                <w:sz w:val="14"/>
                <w:szCs w:val="14"/>
              </w:rPr>
              <w:t>-</w:t>
            </w:r>
          </w:p>
        </w:tc>
      </w:tr>
      <w:tr w:rsidR="00C95343" w:rsidRPr="009E0BEF" w14:paraId="1CB8FF90" w14:textId="77777777" w:rsidTr="00C95343">
        <w:trPr>
          <w:trHeight w:val="188"/>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60751034"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lastRenderedPageBreak/>
              <w:t>Injectable</w:t>
            </w:r>
          </w:p>
        </w:tc>
        <w:tc>
          <w:tcPr>
            <w:tcW w:w="0" w:type="auto"/>
            <w:tcBorders>
              <w:top w:val="nil"/>
              <w:left w:val="nil"/>
              <w:bottom w:val="single" w:sz="4" w:space="0" w:color="auto"/>
              <w:right w:val="single" w:sz="4" w:space="0" w:color="auto"/>
            </w:tcBorders>
            <w:shd w:val="clear" w:color="000000" w:fill="FFFFFF"/>
            <w:noWrap/>
            <w:vAlign w:val="bottom"/>
            <w:hideMark/>
          </w:tcPr>
          <w:p w14:paraId="05FB84C5"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4%</w:t>
            </w:r>
          </w:p>
        </w:tc>
        <w:tc>
          <w:tcPr>
            <w:tcW w:w="0" w:type="auto"/>
            <w:tcBorders>
              <w:top w:val="nil"/>
              <w:left w:val="nil"/>
              <w:bottom w:val="single" w:sz="4" w:space="0" w:color="auto"/>
              <w:right w:val="single" w:sz="4" w:space="0" w:color="auto"/>
            </w:tcBorders>
            <w:shd w:val="clear" w:color="000000" w:fill="FFFFFF"/>
            <w:noWrap/>
            <w:vAlign w:val="bottom"/>
            <w:hideMark/>
          </w:tcPr>
          <w:p w14:paraId="1D211FEF" w14:textId="77777777" w:rsidR="00C95343" w:rsidRPr="009E0BEF" w:rsidRDefault="00C95343" w:rsidP="00C95343">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71.00 </w:t>
            </w:r>
          </w:p>
        </w:tc>
        <w:tc>
          <w:tcPr>
            <w:tcW w:w="0" w:type="auto"/>
            <w:tcBorders>
              <w:top w:val="nil"/>
              <w:left w:val="nil"/>
              <w:bottom w:val="single" w:sz="4" w:space="0" w:color="auto"/>
              <w:right w:val="single" w:sz="4" w:space="0" w:color="auto"/>
            </w:tcBorders>
            <w:shd w:val="clear" w:color="auto" w:fill="auto"/>
            <w:noWrap/>
            <w:vAlign w:val="bottom"/>
            <w:hideMark/>
          </w:tcPr>
          <w:p w14:paraId="1AD2C74D" w14:textId="77777777" w:rsidR="00C95343" w:rsidRPr="009E0BEF" w:rsidRDefault="00C95343" w:rsidP="00C95343">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3.05 </w:t>
            </w:r>
          </w:p>
        </w:tc>
        <w:tc>
          <w:tcPr>
            <w:tcW w:w="0" w:type="auto"/>
            <w:tcBorders>
              <w:top w:val="nil"/>
              <w:left w:val="nil"/>
              <w:bottom w:val="single" w:sz="4" w:space="0" w:color="auto"/>
              <w:right w:val="single" w:sz="4" w:space="0" w:color="auto"/>
            </w:tcBorders>
            <w:shd w:val="clear" w:color="000000" w:fill="FFFFFF"/>
            <w:noWrap/>
            <w:vAlign w:val="bottom"/>
            <w:hideMark/>
          </w:tcPr>
          <w:p w14:paraId="2334A6A6"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4%</w:t>
            </w:r>
          </w:p>
        </w:tc>
        <w:tc>
          <w:tcPr>
            <w:tcW w:w="0" w:type="auto"/>
            <w:tcBorders>
              <w:top w:val="nil"/>
              <w:left w:val="nil"/>
              <w:bottom w:val="single" w:sz="4" w:space="0" w:color="auto"/>
              <w:right w:val="single" w:sz="4" w:space="0" w:color="auto"/>
            </w:tcBorders>
            <w:shd w:val="clear" w:color="000000" w:fill="FFFFFF"/>
            <w:noWrap/>
            <w:vAlign w:val="center"/>
            <w:hideMark/>
          </w:tcPr>
          <w:p w14:paraId="35E9E155" w14:textId="4F664176" w:rsidR="00C95343" w:rsidRPr="009E0BEF" w:rsidRDefault="00C95343" w:rsidP="00C95343">
            <w:pPr>
              <w:spacing w:line="240" w:lineRule="auto"/>
              <w:jc w:val="right"/>
              <w:rPr>
                <w:rFonts w:ascii="Arial" w:eastAsia="Times New Roman" w:hAnsi="Arial"/>
                <w:color w:val="000000"/>
                <w:sz w:val="14"/>
                <w:szCs w:val="14"/>
                <w:lang w:eastAsia="en-GB"/>
              </w:rPr>
            </w:pPr>
            <w:r>
              <w:rPr>
                <w:rFonts w:ascii="Arial" w:hAnsi="Arial"/>
                <w:color w:val="000000"/>
                <w:sz w:val="14"/>
                <w:szCs w:val="14"/>
              </w:rPr>
              <w:t>0.47</w:t>
            </w:r>
          </w:p>
        </w:tc>
        <w:tc>
          <w:tcPr>
            <w:tcW w:w="0" w:type="auto"/>
            <w:tcBorders>
              <w:top w:val="nil"/>
              <w:left w:val="nil"/>
              <w:bottom w:val="single" w:sz="4" w:space="0" w:color="auto"/>
              <w:right w:val="single" w:sz="4" w:space="0" w:color="auto"/>
            </w:tcBorders>
            <w:shd w:val="clear" w:color="auto" w:fill="auto"/>
            <w:noWrap/>
            <w:vAlign w:val="center"/>
            <w:hideMark/>
          </w:tcPr>
          <w:p w14:paraId="6876481A" w14:textId="63EDC370" w:rsidR="00C95343" w:rsidRPr="009E0BEF" w:rsidRDefault="00C95343" w:rsidP="00C95343">
            <w:pPr>
              <w:spacing w:line="240" w:lineRule="auto"/>
              <w:jc w:val="center"/>
              <w:rPr>
                <w:rFonts w:ascii="Arial" w:eastAsia="Times New Roman" w:hAnsi="Arial"/>
                <w:color w:val="000000"/>
                <w:sz w:val="14"/>
                <w:szCs w:val="14"/>
                <w:lang w:eastAsia="en-GB"/>
              </w:rPr>
            </w:pPr>
            <w:r>
              <w:rPr>
                <w:rFonts w:ascii="Arial" w:hAnsi="Arial"/>
                <w:color w:val="000000"/>
                <w:sz w:val="14"/>
                <w:szCs w:val="14"/>
              </w:rPr>
              <w:t>0.02</w:t>
            </w:r>
          </w:p>
        </w:tc>
      </w:tr>
      <w:tr w:rsidR="00C95343" w:rsidRPr="009E0BEF" w14:paraId="0F0F2EAE" w14:textId="77777777" w:rsidTr="00C95343">
        <w:trPr>
          <w:trHeight w:val="188"/>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0031034B"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Implant</w:t>
            </w:r>
          </w:p>
        </w:tc>
        <w:tc>
          <w:tcPr>
            <w:tcW w:w="0" w:type="auto"/>
            <w:tcBorders>
              <w:top w:val="nil"/>
              <w:left w:val="nil"/>
              <w:bottom w:val="single" w:sz="4" w:space="0" w:color="auto"/>
              <w:right w:val="single" w:sz="4" w:space="0" w:color="auto"/>
            </w:tcBorders>
            <w:shd w:val="clear" w:color="000000" w:fill="FFFFFF"/>
            <w:noWrap/>
            <w:vAlign w:val="bottom"/>
            <w:hideMark/>
          </w:tcPr>
          <w:p w14:paraId="73580EC3"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143B49BA" w14:textId="77777777" w:rsidR="00C95343" w:rsidRPr="009E0BEF" w:rsidRDefault="00C95343" w:rsidP="00C95343">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14:paraId="4188223D" w14:textId="77777777" w:rsidR="00C95343" w:rsidRPr="009E0BEF" w:rsidRDefault="00C95343" w:rsidP="00C95343">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000000" w:fill="FFFFFF"/>
            <w:noWrap/>
            <w:vAlign w:val="bottom"/>
            <w:hideMark/>
          </w:tcPr>
          <w:p w14:paraId="1E964472"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center"/>
            <w:hideMark/>
          </w:tcPr>
          <w:p w14:paraId="05CC8B6E" w14:textId="76F8B7A7" w:rsidR="00C95343" w:rsidRPr="009E0BEF" w:rsidRDefault="00C95343" w:rsidP="00C95343">
            <w:pPr>
              <w:spacing w:line="240" w:lineRule="auto"/>
              <w:jc w:val="right"/>
              <w:rPr>
                <w:rFonts w:ascii="Arial" w:eastAsia="Times New Roman" w:hAnsi="Arial"/>
                <w:color w:val="000000"/>
                <w:sz w:val="14"/>
                <w:szCs w:val="14"/>
                <w:lang w:eastAsia="en-GB"/>
              </w:rPr>
            </w:pPr>
            <w:r>
              <w:rPr>
                <w:rFonts w:ascii="Arial" w:hAnsi="Arial"/>
                <w:color w:val="000000"/>
                <w:sz w:val="14"/>
                <w:szCs w:val="14"/>
              </w:rPr>
              <w:t>0.00</w:t>
            </w:r>
          </w:p>
        </w:tc>
        <w:tc>
          <w:tcPr>
            <w:tcW w:w="0" w:type="auto"/>
            <w:tcBorders>
              <w:top w:val="nil"/>
              <w:left w:val="nil"/>
              <w:bottom w:val="single" w:sz="4" w:space="0" w:color="auto"/>
              <w:right w:val="single" w:sz="4" w:space="0" w:color="auto"/>
            </w:tcBorders>
            <w:shd w:val="clear" w:color="auto" w:fill="auto"/>
            <w:noWrap/>
            <w:vAlign w:val="center"/>
            <w:hideMark/>
          </w:tcPr>
          <w:p w14:paraId="130DAF6A" w14:textId="5805F129" w:rsidR="00C95343" w:rsidRPr="009E0BEF" w:rsidRDefault="00C95343" w:rsidP="00C95343">
            <w:pPr>
              <w:spacing w:line="240" w:lineRule="auto"/>
              <w:jc w:val="center"/>
              <w:rPr>
                <w:rFonts w:ascii="Arial" w:eastAsia="Times New Roman" w:hAnsi="Arial"/>
                <w:color w:val="000000"/>
                <w:sz w:val="14"/>
                <w:szCs w:val="14"/>
                <w:lang w:eastAsia="en-GB"/>
              </w:rPr>
            </w:pPr>
            <w:r>
              <w:rPr>
                <w:rFonts w:ascii="Arial" w:hAnsi="Arial"/>
                <w:color w:val="000000"/>
                <w:sz w:val="14"/>
                <w:szCs w:val="14"/>
              </w:rPr>
              <w:t>-</w:t>
            </w:r>
          </w:p>
        </w:tc>
      </w:tr>
      <w:tr w:rsidR="00C95343" w:rsidRPr="009E0BEF" w14:paraId="3058638C" w14:textId="77777777" w:rsidTr="00C95343">
        <w:trPr>
          <w:trHeight w:val="188"/>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547E9364"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Pill</w:t>
            </w:r>
          </w:p>
        </w:tc>
        <w:tc>
          <w:tcPr>
            <w:tcW w:w="0" w:type="auto"/>
            <w:tcBorders>
              <w:top w:val="nil"/>
              <w:left w:val="nil"/>
              <w:bottom w:val="single" w:sz="4" w:space="0" w:color="auto"/>
              <w:right w:val="single" w:sz="4" w:space="0" w:color="auto"/>
            </w:tcBorders>
            <w:shd w:val="clear" w:color="000000" w:fill="FFFFFF"/>
            <w:noWrap/>
            <w:vAlign w:val="bottom"/>
            <w:hideMark/>
          </w:tcPr>
          <w:p w14:paraId="16E9366D"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8%</w:t>
            </w:r>
          </w:p>
        </w:tc>
        <w:tc>
          <w:tcPr>
            <w:tcW w:w="0" w:type="auto"/>
            <w:tcBorders>
              <w:top w:val="nil"/>
              <w:left w:val="nil"/>
              <w:bottom w:val="single" w:sz="4" w:space="0" w:color="auto"/>
              <w:right w:val="single" w:sz="4" w:space="0" w:color="auto"/>
            </w:tcBorders>
            <w:shd w:val="clear" w:color="000000" w:fill="FFFFFF"/>
            <w:noWrap/>
            <w:vAlign w:val="bottom"/>
            <w:hideMark/>
          </w:tcPr>
          <w:p w14:paraId="0BD9B7F0" w14:textId="77777777" w:rsidR="00C95343" w:rsidRPr="009E0BEF" w:rsidRDefault="00C95343" w:rsidP="00C95343">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21.24 </w:t>
            </w:r>
          </w:p>
        </w:tc>
        <w:tc>
          <w:tcPr>
            <w:tcW w:w="0" w:type="auto"/>
            <w:tcBorders>
              <w:top w:val="nil"/>
              <w:left w:val="nil"/>
              <w:bottom w:val="single" w:sz="4" w:space="0" w:color="auto"/>
              <w:right w:val="single" w:sz="4" w:space="0" w:color="auto"/>
            </w:tcBorders>
            <w:shd w:val="clear" w:color="auto" w:fill="auto"/>
            <w:noWrap/>
            <w:vAlign w:val="bottom"/>
            <w:hideMark/>
          </w:tcPr>
          <w:p w14:paraId="3A72187A" w14:textId="77777777" w:rsidR="00C95343" w:rsidRPr="009E0BEF" w:rsidRDefault="00C95343" w:rsidP="00C95343">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1.80 </w:t>
            </w:r>
          </w:p>
        </w:tc>
        <w:tc>
          <w:tcPr>
            <w:tcW w:w="0" w:type="auto"/>
            <w:tcBorders>
              <w:top w:val="nil"/>
              <w:left w:val="nil"/>
              <w:bottom w:val="single" w:sz="4" w:space="0" w:color="auto"/>
              <w:right w:val="single" w:sz="4" w:space="0" w:color="auto"/>
            </w:tcBorders>
            <w:shd w:val="clear" w:color="000000" w:fill="FFFFFF"/>
            <w:noWrap/>
            <w:vAlign w:val="bottom"/>
            <w:hideMark/>
          </w:tcPr>
          <w:p w14:paraId="4621D331"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8%</w:t>
            </w:r>
          </w:p>
        </w:tc>
        <w:tc>
          <w:tcPr>
            <w:tcW w:w="0" w:type="auto"/>
            <w:tcBorders>
              <w:top w:val="nil"/>
              <w:left w:val="nil"/>
              <w:bottom w:val="single" w:sz="4" w:space="0" w:color="auto"/>
              <w:right w:val="single" w:sz="4" w:space="0" w:color="auto"/>
            </w:tcBorders>
            <w:shd w:val="clear" w:color="000000" w:fill="FFFFFF"/>
            <w:noWrap/>
            <w:vAlign w:val="center"/>
            <w:hideMark/>
          </w:tcPr>
          <w:p w14:paraId="1AAFD499" w14:textId="17A8E53A" w:rsidR="00C95343" w:rsidRPr="009E0BEF" w:rsidRDefault="00C95343" w:rsidP="00C95343">
            <w:pPr>
              <w:spacing w:line="240" w:lineRule="auto"/>
              <w:jc w:val="right"/>
              <w:rPr>
                <w:rFonts w:ascii="Arial" w:eastAsia="Times New Roman" w:hAnsi="Arial"/>
                <w:color w:val="000000"/>
                <w:sz w:val="14"/>
                <w:szCs w:val="14"/>
                <w:lang w:eastAsia="en-GB"/>
              </w:rPr>
            </w:pPr>
            <w:r>
              <w:rPr>
                <w:rFonts w:ascii="Arial" w:hAnsi="Arial"/>
                <w:color w:val="000000"/>
                <w:sz w:val="14"/>
                <w:szCs w:val="14"/>
              </w:rPr>
              <w:t>0.14</w:t>
            </w:r>
          </w:p>
        </w:tc>
        <w:tc>
          <w:tcPr>
            <w:tcW w:w="0" w:type="auto"/>
            <w:tcBorders>
              <w:top w:val="nil"/>
              <w:left w:val="nil"/>
              <w:bottom w:val="single" w:sz="4" w:space="0" w:color="auto"/>
              <w:right w:val="single" w:sz="4" w:space="0" w:color="auto"/>
            </w:tcBorders>
            <w:shd w:val="clear" w:color="auto" w:fill="auto"/>
            <w:noWrap/>
            <w:vAlign w:val="center"/>
            <w:hideMark/>
          </w:tcPr>
          <w:p w14:paraId="667BA43B" w14:textId="12B92D32" w:rsidR="00C95343" w:rsidRPr="009E0BEF" w:rsidRDefault="00C95343" w:rsidP="00C95343">
            <w:pPr>
              <w:spacing w:line="240" w:lineRule="auto"/>
              <w:jc w:val="center"/>
              <w:rPr>
                <w:rFonts w:ascii="Arial" w:eastAsia="Times New Roman" w:hAnsi="Arial"/>
                <w:color w:val="000000"/>
                <w:sz w:val="14"/>
                <w:szCs w:val="14"/>
                <w:lang w:eastAsia="en-GB"/>
              </w:rPr>
            </w:pPr>
            <w:r>
              <w:rPr>
                <w:rFonts w:ascii="Arial" w:hAnsi="Arial"/>
                <w:color w:val="000000"/>
                <w:sz w:val="14"/>
                <w:szCs w:val="14"/>
              </w:rPr>
              <w:t>0.01</w:t>
            </w:r>
          </w:p>
        </w:tc>
      </w:tr>
      <w:tr w:rsidR="00C95343" w:rsidRPr="009E0BEF" w14:paraId="2E7EDF8E" w14:textId="77777777" w:rsidTr="00C95343">
        <w:trPr>
          <w:trHeight w:val="188"/>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49EFABDB"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Withdrawal</w:t>
            </w:r>
          </w:p>
        </w:tc>
        <w:tc>
          <w:tcPr>
            <w:tcW w:w="0" w:type="auto"/>
            <w:tcBorders>
              <w:top w:val="nil"/>
              <w:left w:val="nil"/>
              <w:bottom w:val="single" w:sz="4" w:space="0" w:color="auto"/>
              <w:right w:val="single" w:sz="4" w:space="0" w:color="auto"/>
            </w:tcBorders>
            <w:shd w:val="clear" w:color="000000" w:fill="FFFFFF"/>
            <w:noWrap/>
            <w:vAlign w:val="bottom"/>
            <w:hideMark/>
          </w:tcPr>
          <w:p w14:paraId="0AA0BAAB"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5325D7E2" w14:textId="77777777" w:rsidR="00C95343" w:rsidRPr="009E0BEF" w:rsidRDefault="00C95343" w:rsidP="00C95343">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14:paraId="6DD7E7EB" w14:textId="77777777" w:rsidR="00C95343" w:rsidRPr="009E0BEF" w:rsidRDefault="00C95343" w:rsidP="00C95343">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000000" w:fill="FFFFFF"/>
            <w:noWrap/>
            <w:vAlign w:val="bottom"/>
            <w:hideMark/>
          </w:tcPr>
          <w:p w14:paraId="0EE91504"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center"/>
            <w:hideMark/>
          </w:tcPr>
          <w:p w14:paraId="1ED7EAA2" w14:textId="6517FE77" w:rsidR="00C95343" w:rsidRPr="009E0BEF" w:rsidRDefault="00C95343" w:rsidP="00C95343">
            <w:pPr>
              <w:spacing w:line="240" w:lineRule="auto"/>
              <w:jc w:val="right"/>
              <w:rPr>
                <w:rFonts w:ascii="Arial" w:eastAsia="Times New Roman" w:hAnsi="Arial"/>
                <w:color w:val="000000"/>
                <w:sz w:val="14"/>
                <w:szCs w:val="14"/>
                <w:lang w:eastAsia="en-GB"/>
              </w:rPr>
            </w:pPr>
            <w:r>
              <w:rPr>
                <w:rFonts w:ascii="Arial" w:hAnsi="Arial"/>
                <w:color w:val="000000"/>
                <w:sz w:val="14"/>
                <w:szCs w:val="14"/>
              </w:rPr>
              <w:t>0.00</w:t>
            </w:r>
          </w:p>
        </w:tc>
        <w:tc>
          <w:tcPr>
            <w:tcW w:w="0" w:type="auto"/>
            <w:tcBorders>
              <w:top w:val="nil"/>
              <w:left w:val="nil"/>
              <w:bottom w:val="single" w:sz="4" w:space="0" w:color="auto"/>
              <w:right w:val="single" w:sz="4" w:space="0" w:color="auto"/>
            </w:tcBorders>
            <w:shd w:val="clear" w:color="auto" w:fill="auto"/>
            <w:noWrap/>
            <w:vAlign w:val="center"/>
            <w:hideMark/>
          </w:tcPr>
          <w:p w14:paraId="5C511AD2" w14:textId="6CB20F02" w:rsidR="00C95343" w:rsidRPr="009E0BEF" w:rsidRDefault="00C95343" w:rsidP="00C95343">
            <w:pPr>
              <w:spacing w:line="240" w:lineRule="auto"/>
              <w:jc w:val="center"/>
              <w:rPr>
                <w:rFonts w:ascii="Arial" w:eastAsia="Times New Roman" w:hAnsi="Arial"/>
                <w:color w:val="000000"/>
                <w:sz w:val="14"/>
                <w:szCs w:val="14"/>
                <w:lang w:eastAsia="en-GB"/>
              </w:rPr>
            </w:pPr>
            <w:r>
              <w:rPr>
                <w:rFonts w:ascii="Arial" w:hAnsi="Arial"/>
                <w:color w:val="000000"/>
                <w:sz w:val="14"/>
                <w:szCs w:val="14"/>
              </w:rPr>
              <w:t>-</w:t>
            </w:r>
          </w:p>
        </w:tc>
      </w:tr>
      <w:tr w:rsidR="00C95343" w:rsidRPr="009E0BEF" w14:paraId="24897F2F" w14:textId="77777777" w:rsidTr="00C95343">
        <w:trPr>
          <w:trHeight w:val="188"/>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54530853"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Fertility awareness</w:t>
            </w:r>
          </w:p>
        </w:tc>
        <w:tc>
          <w:tcPr>
            <w:tcW w:w="0" w:type="auto"/>
            <w:tcBorders>
              <w:top w:val="nil"/>
              <w:left w:val="nil"/>
              <w:bottom w:val="single" w:sz="4" w:space="0" w:color="auto"/>
              <w:right w:val="single" w:sz="4" w:space="0" w:color="auto"/>
            </w:tcBorders>
            <w:shd w:val="clear" w:color="000000" w:fill="FFFFFF"/>
            <w:noWrap/>
            <w:vAlign w:val="bottom"/>
            <w:hideMark/>
          </w:tcPr>
          <w:p w14:paraId="10734BC5"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322E8275" w14:textId="77777777" w:rsidR="00C95343" w:rsidRPr="009E0BEF" w:rsidRDefault="00C95343" w:rsidP="00C95343">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auto" w:fill="auto"/>
            <w:noWrap/>
            <w:vAlign w:val="bottom"/>
            <w:hideMark/>
          </w:tcPr>
          <w:p w14:paraId="3D4F9DB1" w14:textId="77777777" w:rsidR="00C95343" w:rsidRPr="009E0BEF" w:rsidRDefault="00C95343" w:rsidP="00C95343">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   </w:t>
            </w:r>
          </w:p>
        </w:tc>
        <w:tc>
          <w:tcPr>
            <w:tcW w:w="0" w:type="auto"/>
            <w:tcBorders>
              <w:top w:val="nil"/>
              <w:left w:val="nil"/>
              <w:bottom w:val="single" w:sz="4" w:space="0" w:color="auto"/>
              <w:right w:val="single" w:sz="4" w:space="0" w:color="auto"/>
            </w:tcBorders>
            <w:shd w:val="clear" w:color="000000" w:fill="FFFFFF"/>
            <w:noWrap/>
            <w:vAlign w:val="bottom"/>
            <w:hideMark/>
          </w:tcPr>
          <w:p w14:paraId="32616B50"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center"/>
            <w:hideMark/>
          </w:tcPr>
          <w:p w14:paraId="5E5EB7FF" w14:textId="78465440" w:rsidR="00C95343" w:rsidRPr="009E0BEF" w:rsidRDefault="00C95343" w:rsidP="00C95343">
            <w:pPr>
              <w:spacing w:line="240" w:lineRule="auto"/>
              <w:jc w:val="right"/>
              <w:rPr>
                <w:rFonts w:ascii="Arial" w:eastAsia="Times New Roman" w:hAnsi="Arial"/>
                <w:color w:val="000000"/>
                <w:sz w:val="14"/>
                <w:szCs w:val="14"/>
                <w:lang w:eastAsia="en-GB"/>
              </w:rPr>
            </w:pPr>
            <w:r>
              <w:rPr>
                <w:rFonts w:ascii="Arial" w:hAnsi="Arial"/>
                <w:color w:val="000000"/>
                <w:sz w:val="14"/>
                <w:szCs w:val="14"/>
              </w:rPr>
              <w:t>0.00</w:t>
            </w:r>
          </w:p>
        </w:tc>
        <w:tc>
          <w:tcPr>
            <w:tcW w:w="0" w:type="auto"/>
            <w:tcBorders>
              <w:top w:val="nil"/>
              <w:left w:val="nil"/>
              <w:bottom w:val="single" w:sz="4" w:space="0" w:color="auto"/>
              <w:right w:val="single" w:sz="4" w:space="0" w:color="auto"/>
            </w:tcBorders>
            <w:shd w:val="clear" w:color="auto" w:fill="auto"/>
            <w:noWrap/>
            <w:vAlign w:val="center"/>
            <w:hideMark/>
          </w:tcPr>
          <w:p w14:paraId="72C5ACF7" w14:textId="62EC44B6" w:rsidR="00C95343" w:rsidRPr="009E0BEF" w:rsidRDefault="00C95343" w:rsidP="00C95343">
            <w:pPr>
              <w:spacing w:line="240" w:lineRule="auto"/>
              <w:jc w:val="center"/>
              <w:rPr>
                <w:rFonts w:ascii="Arial" w:eastAsia="Times New Roman" w:hAnsi="Arial"/>
                <w:color w:val="000000"/>
                <w:sz w:val="14"/>
                <w:szCs w:val="14"/>
                <w:lang w:eastAsia="en-GB"/>
              </w:rPr>
            </w:pPr>
            <w:r>
              <w:rPr>
                <w:rFonts w:ascii="Arial" w:hAnsi="Arial"/>
                <w:color w:val="000000"/>
                <w:sz w:val="14"/>
                <w:szCs w:val="14"/>
              </w:rPr>
              <w:t>-</w:t>
            </w:r>
          </w:p>
        </w:tc>
      </w:tr>
      <w:tr w:rsidR="00C95343" w:rsidRPr="009E0BEF" w14:paraId="3594408C" w14:textId="77777777" w:rsidTr="00C95343">
        <w:trPr>
          <w:trHeight w:val="188"/>
        </w:trPr>
        <w:tc>
          <w:tcPr>
            <w:tcW w:w="0" w:type="auto"/>
            <w:tcBorders>
              <w:top w:val="nil"/>
              <w:left w:val="single" w:sz="4" w:space="0" w:color="auto"/>
              <w:bottom w:val="single" w:sz="4" w:space="0" w:color="auto"/>
              <w:right w:val="single" w:sz="4" w:space="0" w:color="auto"/>
            </w:tcBorders>
            <w:shd w:val="clear" w:color="000000" w:fill="FFFFFF"/>
            <w:noWrap/>
            <w:vAlign w:val="center"/>
            <w:hideMark/>
          </w:tcPr>
          <w:p w14:paraId="49E106DD"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IUD</w:t>
            </w:r>
          </w:p>
        </w:tc>
        <w:tc>
          <w:tcPr>
            <w:tcW w:w="0" w:type="auto"/>
            <w:tcBorders>
              <w:top w:val="nil"/>
              <w:left w:val="nil"/>
              <w:bottom w:val="single" w:sz="4" w:space="0" w:color="auto"/>
              <w:right w:val="single" w:sz="4" w:space="0" w:color="auto"/>
            </w:tcBorders>
            <w:shd w:val="clear" w:color="000000" w:fill="FFFFFF"/>
            <w:noWrap/>
            <w:vAlign w:val="bottom"/>
            <w:hideMark/>
          </w:tcPr>
          <w:p w14:paraId="58D12F7D"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bottom"/>
            <w:hideMark/>
          </w:tcPr>
          <w:p w14:paraId="6C17BB21" w14:textId="77777777" w:rsidR="00C95343" w:rsidRPr="009E0BEF" w:rsidRDefault="00C95343" w:rsidP="00C95343">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45.26 </w:t>
            </w:r>
          </w:p>
        </w:tc>
        <w:tc>
          <w:tcPr>
            <w:tcW w:w="0" w:type="auto"/>
            <w:tcBorders>
              <w:top w:val="nil"/>
              <w:left w:val="nil"/>
              <w:bottom w:val="single" w:sz="4" w:space="0" w:color="auto"/>
              <w:right w:val="single" w:sz="4" w:space="0" w:color="auto"/>
            </w:tcBorders>
            <w:shd w:val="clear" w:color="auto" w:fill="auto"/>
            <w:noWrap/>
            <w:vAlign w:val="bottom"/>
            <w:hideMark/>
          </w:tcPr>
          <w:p w14:paraId="6572D054" w14:textId="77777777" w:rsidR="00C95343" w:rsidRPr="009E0BEF" w:rsidRDefault="00C95343" w:rsidP="00C95343">
            <w:pPr>
              <w:spacing w:line="240" w:lineRule="auto"/>
              <w:jc w:val="lef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 xml:space="preserve">              0.10 </w:t>
            </w:r>
          </w:p>
        </w:tc>
        <w:tc>
          <w:tcPr>
            <w:tcW w:w="0" w:type="auto"/>
            <w:tcBorders>
              <w:top w:val="nil"/>
              <w:left w:val="nil"/>
              <w:bottom w:val="single" w:sz="4" w:space="0" w:color="auto"/>
              <w:right w:val="single" w:sz="4" w:space="0" w:color="auto"/>
            </w:tcBorders>
            <w:shd w:val="clear" w:color="000000" w:fill="FFFFFF"/>
            <w:noWrap/>
            <w:vAlign w:val="bottom"/>
            <w:hideMark/>
          </w:tcPr>
          <w:p w14:paraId="00AF23BA" w14:textId="77777777" w:rsidR="00C95343" w:rsidRPr="009E0BEF" w:rsidRDefault="00C95343" w:rsidP="00C95343">
            <w:pPr>
              <w:spacing w:line="240" w:lineRule="auto"/>
              <w:jc w:val="right"/>
              <w:rPr>
                <w:rFonts w:ascii="Arial" w:eastAsia="Times New Roman" w:hAnsi="Arial"/>
                <w:color w:val="000000"/>
                <w:sz w:val="14"/>
                <w:szCs w:val="14"/>
                <w:lang w:eastAsia="en-GB"/>
              </w:rPr>
            </w:pPr>
            <w:r w:rsidRPr="009E0BEF">
              <w:rPr>
                <w:rFonts w:ascii="Arial" w:eastAsia="Times New Roman" w:hAnsi="Arial"/>
                <w:color w:val="000000"/>
                <w:sz w:val="14"/>
                <w:szCs w:val="14"/>
                <w:lang w:eastAsia="en-GB"/>
              </w:rPr>
              <w:t>0%</w:t>
            </w:r>
          </w:p>
        </w:tc>
        <w:tc>
          <w:tcPr>
            <w:tcW w:w="0" w:type="auto"/>
            <w:tcBorders>
              <w:top w:val="nil"/>
              <w:left w:val="nil"/>
              <w:bottom w:val="single" w:sz="4" w:space="0" w:color="auto"/>
              <w:right w:val="single" w:sz="4" w:space="0" w:color="auto"/>
            </w:tcBorders>
            <w:shd w:val="clear" w:color="000000" w:fill="FFFFFF"/>
            <w:noWrap/>
            <w:vAlign w:val="center"/>
            <w:hideMark/>
          </w:tcPr>
          <w:p w14:paraId="59FA37B0" w14:textId="53EFB9A1" w:rsidR="00C95343" w:rsidRPr="009E0BEF" w:rsidRDefault="00C95343" w:rsidP="00C95343">
            <w:pPr>
              <w:spacing w:line="240" w:lineRule="auto"/>
              <w:jc w:val="right"/>
              <w:rPr>
                <w:rFonts w:ascii="Arial" w:eastAsia="Times New Roman" w:hAnsi="Arial"/>
                <w:color w:val="000000"/>
                <w:sz w:val="14"/>
                <w:szCs w:val="14"/>
                <w:lang w:eastAsia="en-GB"/>
              </w:rPr>
            </w:pPr>
            <w:r>
              <w:rPr>
                <w:rFonts w:ascii="Arial" w:hAnsi="Arial"/>
                <w:color w:val="000000"/>
                <w:sz w:val="14"/>
                <w:szCs w:val="14"/>
              </w:rPr>
              <w:t>0.30</w:t>
            </w:r>
          </w:p>
        </w:tc>
        <w:tc>
          <w:tcPr>
            <w:tcW w:w="0" w:type="auto"/>
            <w:tcBorders>
              <w:top w:val="nil"/>
              <w:left w:val="nil"/>
              <w:bottom w:val="single" w:sz="4" w:space="0" w:color="auto"/>
              <w:right w:val="single" w:sz="4" w:space="0" w:color="auto"/>
            </w:tcBorders>
            <w:shd w:val="clear" w:color="auto" w:fill="auto"/>
            <w:noWrap/>
            <w:vAlign w:val="center"/>
            <w:hideMark/>
          </w:tcPr>
          <w:p w14:paraId="6F373FB7" w14:textId="44EE7A56" w:rsidR="00C95343" w:rsidRPr="009E0BEF" w:rsidRDefault="00C95343" w:rsidP="00C95343">
            <w:pPr>
              <w:spacing w:line="240" w:lineRule="auto"/>
              <w:jc w:val="center"/>
              <w:rPr>
                <w:rFonts w:ascii="Arial" w:eastAsia="Times New Roman" w:hAnsi="Arial"/>
                <w:color w:val="000000"/>
                <w:sz w:val="14"/>
                <w:szCs w:val="14"/>
                <w:lang w:eastAsia="en-GB"/>
              </w:rPr>
            </w:pPr>
            <w:r>
              <w:rPr>
                <w:rFonts w:ascii="Arial" w:hAnsi="Arial"/>
                <w:color w:val="000000"/>
                <w:sz w:val="14"/>
                <w:szCs w:val="14"/>
              </w:rPr>
              <w:t>0.00</w:t>
            </w:r>
          </w:p>
        </w:tc>
      </w:tr>
      <w:tr w:rsidR="00C95343" w:rsidRPr="009E0BEF" w14:paraId="40BE83BA" w14:textId="77777777" w:rsidTr="00C95343">
        <w:trPr>
          <w:trHeight w:val="188"/>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37D1873" w14:textId="2EB080EE" w:rsidR="00C95343" w:rsidRPr="009E0BEF" w:rsidRDefault="00C95343" w:rsidP="00C95343">
            <w:pPr>
              <w:spacing w:line="240" w:lineRule="auto"/>
              <w:jc w:val="right"/>
              <w:rPr>
                <w:rFonts w:ascii="Calibri" w:eastAsia="Times New Roman" w:hAnsi="Calibri" w:cs="Calibri"/>
                <w:b/>
                <w:bCs/>
                <w:color w:val="000000"/>
                <w:sz w:val="14"/>
                <w:szCs w:val="14"/>
                <w:lang w:eastAsia="en-GB"/>
              </w:rPr>
            </w:pPr>
          </w:p>
        </w:tc>
        <w:tc>
          <w:tcPr>
            <w:tcW w:w="0" w:type="auto"/>
            <w:tcBorders>
              <w:top w:val="nil"/>
              <w:left w:val="nil"/>
              <w:bottom w:val="single" w:sz="4" w:space="0" w:color="auto"/>
              <w:right w:val="single" w:sz="4" w:space="0" w:color="auto"/>
            </w:tcBorders>
            <w:shd w:val="clear" w:color="auto" w:fill="auto"/>
            <w:noWrap/>
            <w:vAlign w:val="bottom"/>
            <w:hideMark/>
          </w:tcPr>
          <w:p w14:paraId="411FA23C" w14:textId="77777777" w:rsidR="00C95343" w:rsidRPr="009E0BEF" w:rsidRDefault="00C95343" w:rsidP="00C95343">
            <w:pPr>
              <w:spacing w:line="240" w:lineRule="auto"/>
              <w:jc w:val="right"/>
              <w:rPr>
                <w:rFonts w:ascii="Calibri" w:eastAsia="Times New Roman" w:hAnsi="Calibri" w:cs="Calibri"/>
                <w:b/>
                <w:bCs/>
                <w:color w:val="000000"/>
                <w:sz w:val="14"/>
                <w:szCs w:val="14"/>
                <w:lang w:eastAsia="en-GB"/>
              </w:rPr>
            </w:pPr>
            <w:r w:rsidRPr="009E0BEF">
              <w:rPr>
                <w:rFonts w:ascii="Calibri" w:eastAsia="Times New Roman" w:hAnsi="Calibri" w:cs="Calibri"/>
                <w:b/>
                <w:bCs/>
                <w:color w:val="000000"/>
                <w:sz w:val="14"/>
                <w:szCs w:val="14"/>
                <w:lang w:eastAsia="en-GB"/>
              </w:rPr>
              <w:t>100%</w:t>
            </w:r>
          </w:p>
        </w:tc>
        <w:tc>
          <w:tcPr>
            <w:tcW w:w="0" w:type="auto"/>
            <w:tcBorders>
              <w:top w:val="nil"/>
              <w:left w:val="nil"/>
              <w:bottom w:val="single" w:sz="4" w:space="0" w:color="auto"/>
              <w:right w:val="single" w:sz="4" w:space="0" w:color="auto"/>
            </w:tcBorders>
            <w:shd w:val="clear" w:color="auto" w:fill="auto"/>
            <w:noWrap/>
            <w:vAlign w:val="bottom"/>
            <w:hideMark/>
          </w:tcPr>
          <w:p w14:paraId="759FA2F2" w14:textId="77777777" w:rsidR="00C95343" w:rsidRPr="009E0BEF" w:rsidRDefault="00C95343" w:rsidP="00C95343">
            <w:pPr>
              <w:spacing w:line="240" w:lineRule="auto"/>
              <w:jc w:val="left"/>
              <w:rPr>
                <w:rFonts w:ascii="Calibri" w:eastAsia="Times New Roman" w:hAnsi="Calibri" w:cs="Calibri"/>
                <w:b/>
                <w:bCs/>
                <w:color w:val="000000"/>
                <w:sz w:val="14"/>
                <w:szCs w:val="14"/>
                <w:lang w:eastAsia="en-GB"/>
              </w:rPr>
            </w:pPr>
            <w:r w:rsidRPr="009E0BEF">
              <w:rPr>
                <w:rFonts w:ascii="Calibri" w:eastAsia="Times New Roman" w:hAnsi="Calibri" w:cs="Calibri"/>
                <w:b/>
                <w:bCs/>
                <w:color w:val="000000"/>
                <w:sz w:val="14"/>
                <w:szCs w:val="14"/>
                <w:lang w:eastAsia="en-GB"/>
              </w:rPr>
              <w:t> </w:t>
            </w:r>
          </w:p>
        </w:tc>
        <w:tc>
          <w:tcPr>
            <w:tcW w:w="0" w:type="auto"/>
            <w:tcBorders>
              <w:top w:val="nil"/>
              <w:left w:val="nil"/>
              <w:bottom w:val="single" w:sz="4" w:space="0" w:color="auto"/>
              <w:right w:val="single" w:sz="4" w:space="0" w:color="auto"/>
            </w:tcBorders>
            <w:shd w:val="clear" w:color="000000" w:fill="D9D9D9"/>
            <w:noWrap/>
            <w:vAlign w:val="bottom"/>
            <w:hideMark/>
          </w:tcPr>
          <w:p w14:paraId="083B253D" w14:textId="77777777" w:rsidR="00C95343" w:rsidRPr="009E0BEF" w:rsidRDefault="00C95343" w:rsidP="00C95343">
            <w:pPr>
              <w:spacing w:line="240" w:lineRule="auto"/>
              <w:jc w:val="left"/>
              <w:rPr>
                <w:rFonts w:ascii="Arial" w:eastAsia="Times New Roman" w:hAnsi="Arial"/>
                <w:b/>
                <w:bCs/>
                <w:color w:val="000000"/>
                <w:sz w:val="14"/>
                <w:szCs w:val="14"/>
                <w:lang w:eastAsia="en-GB"/>
              </w:rPr>
            </w:pPr>
            <w:r w:rsidRPr="009E0BEF">
              <w:rPr>
                <w:rFonts w:ascii="Arial" w:eastAsia="Times New Roman" w:hAnsi="Arial"/>
                <w:b/>
                <w:bCs/>
                <w:color w:val="000000"/>
                <w:sz w:val="14"/>
                <w:szCs w:val="14"/>
                <w:lang w:eastAsia="en-GB"/>
              </w:rPr>
              <w:t xml:space="preserve">              8.62 </w:t>
            </w:r>
          </w:p>
        </w:tc>
        <w:tc>
          <w:tcPr>
            <w:tcW w:w="0" w:type="auto"/>
            <w:tcBorders>
              <w:top w:val="nil"/>
              <w:left w:val="nil"/>
              <w:bottom w:val="single" w:sz="4" w:space="0" w:color="auto"/>
              <w:right w:val="single" w:sz="4" w:space="0" w:color="auto"/>
            </w:tcBorders>
            <w:shd w:val="clear" w:color="auto" w:fill="auto"/>
            <w:noWrap/>
            <w:vAlign w:val="bottom"/>
            <w:hideMark/>
          </w:tcPr>
          <w:p w14:paraId="60104A6F" w14:textId="77777777" w:rsidR="00C95343" w:rsidRPr="009E0BEF" w:rsidRDefault="00C95343" w:rsidP="00C95343">
            <w:pPr>
              <w:spacing w:line="240" w:lineRule="auto"/>
              <w:jc w:val="right"/>
              <w:rPr>
                <w:rFonts w:ascii="Calibri" w:eastAsia="Times New Roman" w:hAnsi="Calibri" w:cs="Calibri"/>
                <w:b/>
                <w:bCs/>
                <w:color w:val="000000"/>
                <w:sz w:val="14"/>
                <w:szCs w:val="14"/>
                <w:lang w:eastAsia="en-GB"/>
              </w:rPr>
            </w:pPr>
            <w:r w:rsidRPr="009E0BEF">
              <w:rPr>
                <w:rFonts w:ascii="Calibri" w:eastAsia="Times New Roman" w:hAnsi="Calibri" w:cs="Calibri"/>
                <w:b/>
                <w:bCs/>
                <w:color w:val="000000"/>
                <w:sz w:val="14"/>
                <w:szCs w:val="14"/>
                <w:lang w:eastAsia="en-GB"/>
              </w:rPr>
              <w:t>100%</w:t>
            </w:r>
          </w:p>
        </w:tc>
        <w:tc>
          <w:tcPr>
            <w:tcW w:w="0" w:type="auto"/>
            <w:tcBorders>
              <w:top w:val="nil"/>
              <w:left w:val="nil"/>
              <w:bottom w:val="single" w:sz="4" w:space="0" w:color="auto"/>
              <w:right w:val="single" w:sz="4" w:space="0" w:color="auto"/>
            </w:tcBorders>
            <w:shd w:val="clear" w:color="auto" w:fill="auto"/>
            <w:noWrap/>
            <w:vAlign w:val="center"/>
            <w:hideMark/>
          </w:tcPr>
          <w:p w14:paraId="6C0463C8" w14:textId="0BD81933" w:rsidR="00C95343" w:rsidRPr="009E0BEF" w:rsidRDefault="00C95343" w:rsidP="00C95343">
            <w:pPr>
              <w:spacing w:line="240" w:lineRule="auto"/>
              <w:jc w:val="right"/>
              <w:rPr>
                <w:rFonts w:ascii="Calibri" w:eastAsia="Times New Roman" w:hAnsi="Calibri" w:cs="Calibri"/>
                <w:b/>
                <w:bCs/>
                <w:color w:val="000000"/>
                <w:sz w:val="14"/>
                <w:szCs w:val="14"/>
                <w:lang w:eastAsia="en-GB"/>
              </w:rPr>
            </w:pPr>
          </w:p>
        </w:tc>
        <w:tc>
          <w:tcPr>
            <w:tcW w:w="0" w:type="auto"/>
            <w:tcBorders>
              <w:top w:val="nil"/>
              <w:left w:val="nil"/>
              <w:bottom w:val="single" w:sz="4" w:space="0" w:color="auto"/>
              <w:right w:val="single" w:sz="4" w:space="0" w:color="auto"/>
            </w:tcBorders>
            <w:shd w:val="clear" w:color="000000" w:fill="D9D9D9"/>
            <w:noWrap/>
            <w:vAlign w:val="center"/>
            <w:hideMark/>
          </w:tcPr>
          <w:p w14:paraId="7F74D93A" w14:textId="7667BC99" w:rsidR="00C95343" w:rsidRPr="00C95343" w:rsidRDefault="00C95343" w:rsidP="00C95343">
            <w:pPr>
              <w:spacing w:line="240" w:lineRule="auto"/>
              <w:jc w:val="center"/>
              <w:rPr>
                <w:rFonts w:ascii="Arial" w:eastAsia="Times New Roman" w:hAnsi="Arial"/>
                <w:b/>
                <w:bCs/>
                <w:color w:val="000000"/>
                <w:sz w:val="14"/>
                <w:szCs w:val="14"/>
                <w:lang w:eastAsia="en-GB"/>
              </w:rPr>
            </w:pPr>
            <w:r w:rsidRPr="00C95343">
              <w:rPr>
                <w:rFonts w:ascii="Arial" w:hAnsi="Arial"/>
                <w:b/>
                <w:bCs/>
                <w:color w:val="000000"/>
                <w:sz w:val="14"/>
                <w:szCs w:val="14"/>
              </w:rPr>
              <w:t>0.06</w:t>
            </w:r>
          </w:p>
        </w:tc>
      </w:tr>
    </w:tbl>
    <w:p w14:paraId="2CA17DE3" w14:textId="77777777" w:rsidR="00FD3845" w:rsidRDefault="00FD3845">
      <w:pPr>
        <w:spacing w:line="240" w:lineRule="auto"/>
        <w:jc w:val="left"/>
      </w:pPr>
    </w:p>
    <w:p w14:paraId="1DCBDCD5" w14:textId="247CA576" w:rsidR="00CF1ADB" w:rsidRPr="00697784" w:rsidRDefault="00873AF6" w:rsidP="00697784">
      <w:pPr>
        <w:pStyle w:val="Normalnumbered"/>
        <w:rPr>
          <w:b/>
          <w:bCs/>
        </w:rPr>
      </w:pPr>
      <w:r w:rsidRPr="00697784">
        <w:rPr>
          <w:b/>
          <w:bCs/>
        </w:rPr>
        <w:t xml:space="preserve">As a </w:t>
      </w:r>
      <w:r w:rsidR="00EA67F9" w:rsidRPr="00697784">
        <w:rPr>
          <w:b/>
          <w:bCs/>
        </w:rPr>
        <w:t>proxy</w:t>
      </w:r>
      <w:r w:rsidRPr="00697784">
        <w:rPr>
          <w:b/>
          <w:bCs/>
        </w:rPr>
        <w:t xml:space="preserve"> for the coverage of family planning interventions in Sindh</w:t>
      </w:r>
      <w:r w:rsidR="00255E82" w:rsidRPr="00697784">
        <w:rPr>
          <w:b/>
          <w:bCs/>
        </w:rPr>
        <w:t xml:space="preserve"> for 2019</w:t>
      </w:r>
      <w:r w:rsidRPr="00697784">
        <w:rPr>
          <w:b/>
          <w:bCs/>
        </w:rPr>
        <w:t xml:space="preserve">, </w:t>
      </w:r>
      <w:r w:rsidR="00EA67F9" w:rsidRPr="00697784">
        <w:rPr>
          <w:b/>
          <w:bCs/>
        </w:rPr>
        <w:t>we used the Contraceptive Prevalence Ra</w:t>
      </w:r>
      <w:r w:rsidR="0068600D">
        <w:rPr>
          <w:b/>
          <w:bCs/>
        </w:rPr>
        <w:t>t</w:t>
      </w:r>
      <w:r w:rsidR="00EA67F9" w:rsidRPr="00697784">
        <w:rPr>
          <w:b/>
          <w:bCs/>
        </w:rPr>
        <w:t xml:space="preserve">e </w:t>
      </w:r>
      <w:r w:rsidR="00255E82" w:rsidRPr="00697784">
        <w:rPr>
          <w:b/>
          <w:bCs/>
        </w:rPr>
        <w:t xml:space="preserve">(CPR) for </w:t>
      </w:r>
      <w:r w:rsidR="00EA67F9" w:rsidRPr="00697784">
        <w:rPr>
          <w:b/>
          <w:bCs/>
        </w:rPr>
        <w:t xml:space="preserve">any method </w:t>
      </w:r>
      <w:r w:rsidR="00255E82" w:rsidRPr="00697784">
        <w:rPr>
          <w:b/>
          <w:bCs/>
        </w:rPr>
        <w:t>of contraceptive in</w:t>
      </w:r>
      <w:r w:rsidR="00EA67F9" w:rsidRPr="00697784">
        <w:rPr>
          <w:b/>
          <w:bCs/>
        </w:rPr>
        <w:t xml:space="preserve"> Pakistan</w:t>
      </w:r>
      <w:r w:rsidR="00255E82" w:rsidRPr="00697784">
        <w:rPr>
          <w:b/>
          <w:bCs/>
        </w:rPr>
        <w:t xml:space="preserve"> from </w:t>
      </w:r>
      <w:r w:rsidR="005561D0" w:rsidRPr="00697784">
        <w:rPr>
          <w:b/>
          <w:bCs/>
        </w:rPr>
        <w:t>the UNFPA website (</w:t>
      </w:r>
      <w:hyperlink r:id="rId19" w:history="1">
        <w:r w:rsidR="005561D0" w:rsidRPr="00697784">
          <w:rPr>
            <w:rStyle w:val="Hyperlink"/>
            <w:b/>
            <w:bCs/>
          </w:rPr>
          <w:t>https://www.unfpa.org/data/world-population/PK</w:t>
        </w:r>
      </w:hyperlink>
      <w:r w:rsidR="005561D0" w:rsidRPr="00697784">
        <w:rPr>
          <w:b/>
          <w:bCs/>
        </w:rPr>
        <w:t xml:space="preserve">), 42%. </w:t>
      </w:r>
      <w:r w:rsidR="00EA67F9" w:rsidRPr="00697784">
        <w:rPr>
          <w:b/>
          <w:bCs/>
        </w:rPr>
        <w:t xml:space="preserve"> </w:t>
      </w:r>
      <w:r w:rsidR="00CF1ADB" w:rsidRPr="00697784">
        <w:rPr>
          <w:b/>
          <w:bCs/>
        </w:rPr>
        <w:br w:type="page"/>
      </w:r>
    </w:p>
    <w:p w14:paraId="0B2BDA8A" w14:textId="6075E0A0" w:rsidR="005558B0" w:rsidRPr="005A2461" w:rsidRDefault="00D67B01" w:rsidP="00697784">
      <w:pPr>
        <w:pStyle w:val="SectionHeading"/>
        <w:rPr>
          <w:rStyle w:val="Strong"/>
        </w:rPr>
      </w:pPr>
      <w:bookmarkStart w:id="154" w:name="_Toc19545359"/>
      <w:r w:rsidRPr="005A2461">
        <w:rPr>
          <w:rStyle w:val="Strong"/>
        </w:rPr>
        <w:lastRenderedPageBreak/>
        <w:t xml:space="preserve">Annex: </w:t>
      </w:r>
      <w:r w:rsidR="00697784" w:rsidRPr="00697784">
        <w:rPr>
          <w:rStyle w:val="Strong"/>
        </w:rPr>
        <w:t>Methodology and Data Collection Strategy</w:t>
      </w:r>
      <w:bookmarkEnd w:id="154"/>
    </w:p>
    <w:p w14:paraId="344AD70C" w14:textId="5EB34037" w:rsidR="005558B0" w:rsidRDefault="005558B0" w:rsidP="00B2787B">
      <w:pPr>
        <w:pStyle w:val="Normalnumbered"/>
        <w:numPr>
          <w:ilvl w:val="0"/>
          <w:numId w:val="0"/>
        </w:numPr>
      </w:pPr>
    </w:p>
    <w:p w14:paraId="7905BDE1" w14:textId="77777777" w:rsidR="00697784" w:rsidRDefault="00697784" w:rsidP="00697784">
      <w:pPr>
        <w:pStyle w:val="Heading1"/>
        <w:jc w:val="center"/>
        <w:rPr>
          <w:rFonts w:ascii="Calibri" w:hAnsi="Calibri"/>
          <w:color w:val="auto"/>
          <w:lang w:eastAsia="en-US"/>
        </w:rPr>
      </w:pPr>
      <w:bookmarkStart w:id="155" w:name="_Toc19545360"/>
      <w:r>
        <w:rPr>
          <w:rFonts w:ascii="Calibri" w:hAnsi="Calibri"/>
        </w:rPr>
        <w:t>Methodology and Data Collection Strategy</w:t>
      </w:r>
      <w:bookmarkEnd w:id="155"/>
      <w:r>
        <w:rPr>
          <w:rFonts w:ascii="Calibri" w:hAnsi="Calibri"/>
        </w:rPr>
        <w:t xml:space="preserve"> </w:t>
      </w:r>
    </w:p>
    <w:p w14:paraId="6C52692E" w14:textId="77777777" w:rsidR="00697784" w:rsidRDefault="00697784" w:rsidP="00697784">
      <w:pPr>
        <w:rPr>
          <w:rFonts w:ascii="Calibri" w:hAnsi="Calibri"/>
        </w:rPr>
      </w:pPr>
    </w:p>
    <w:p w14:paraId="309A0113" w14:textId="77777777" w:rsidR="00697784" w:rsidRDefault="00697784" w:rsidP="00697784">
      <w:r>
        <w:t>The purpose of this document is to outline and propose an analytical strategy to collect data and estimate coverage and unit costs of key high-impact, evidence-based nutrition interventions in Pakistan to inform allocative efficiency analysis using Optima nutrition.</w:t>
      </w:r>
    </w:p>
    <w:p w14:paraId="1F27F704" w14:textId="77777777" w:rsidR="00697784" w:rsidRDefault="00697784" w:rsidP="00697784">
      <w:pPr>
        <w:pStyle w:val="Heading2"/>
        <w:keepLines w:val="0"/>
        <w:spacing w:before="240" w:after="60" w:line="276" w:lineRule="auto"/>
        <w:ind w:left="900" w:hanging="180"/>
        <w:rPr>
          <w:rFonts w:ascii="Calibri" w:hAnsi="Calibri"/>
        </w:rPr>
      </w:pPr>
      <w:bookmarkStart w:id="156" w:name="_Toc19545361"/>
      <w:r>
        <w:rPr>
          <w:rFonts w:ascii="Calibri" w:hAnsi="Calibri"/>
        </w:rPr>
        <w:t>Background</w:t>
      </w:r>
      <w:bookmarkEnd w:id="156"/>
    </w:p>
    <w:p w14:paraId="5B3C285F" w14:textId="77777777" w:rsidR="00697784" w:rsidRDefault="00697784" w:rsidP="00697784">
      <w:pPr>
        <w:rPr>
          <w:rFonts w:ascii="Calibri" w:hAnsi="Calibri" w:cs="Calibri"/>
        </w:rPr>
      </w:pPr>
    </w:p>
    <w:p w14:paraId="2DE5AF23" w14:textId="77777777" w:rsidR="00697784" w:rsidRDefault="00697784" w:rsidP="00697784">
      <w:pPr>
        <w:rPr>
          <w:rFonts w:cs="Calibri"/>
        </w:rPr>
      </w:pPr>
      <w:bookmarkStart w:id="157" w:name="_Hlk513020813"/>
      <w:r>
        <w:rPr>
          <w:rFonts w:cs="Calibri"/>
        </w:rPr>
        <w:t>Without adequate human capital, countries cannot sustainably improve their economic growth and competitiveness or prepare their workforce for expanding high skill jobs of the future. Compelling scientific and economic evidence shows experiences in the early years have a profound impact on brain development, affecting learning, health, adult productivity and ultimately, the economic competitiveness of nations. Worldwide, 25% of children under age five (156 million) suffer from chronic malnutrition, which means they are stunted (low height for age). The World Bank Group (WBG) estimates that the average country’s GDP per capita is 7% lower than it could have been if steps had been taken to prevent stunting among workers when they were children. In Sub-Saharan Africa and South Asia, the difference is even greater (9 to 10%).</w:t>
      </w:r>
    </w:p>
    <w:p w14:paraId="5F7C9766" w14:textId="77777777" w:rsidR="00697784" w:rsidRDefault="00697784" w:rsidP="00697784">
      <w:pPr>
        <w:rPr>
          <w:rFonts w:cs="Calibri"/>
        </w:rPr>
      </w:pPr>
    </w:p>
    <w:p w14:paraId="49C8FB0C" w14:textId="77777777" w:rsidR="00697784" w:rsidRDefault="00697784" w:rsidP="00697784">
      <w:pPr>
        <w:rPr>
          <w:rFonts w:cs="Calibri"/>
        </w:rPr>
      </w:pPr>
      <w:r>
        <w:rPr>
          <w:rFonts w:cs="Calibri"/>
        </w:rPr>
        <w:t>In response to the convincing evidence on the benefits of investing in young children, and the growing demand from countries, the WBG is increasing its support to countries to invest in the early years of life. Specifically, the WBG has committed to expanding its investments in the key interventions required to deliver on these priorities through the Investing in the Early Years (IEY) Initiative. The WBG’s priorities are threefold: 1) reduce childhood undernutrition, especially stunting; 2) ensure children receive early stimulation and learning; and 3) protect vulnerable children. The WBG is engaging with priority countries to identify opportunities to expand key interventions and consider where it can best provide support through its financial and knowledge services. It is also helping build the evidence base so countries can better appreciate the challenges of early childhood development and identify the most cost-effective opportunities to respond.</w:t>
      </w:r>
    </w:p>
    <w:p w14:paraId="3E53D0C7" w14:textId="77777777" w:rsidR="00697784" w:rsidRDefault="00697784" w:rsidP="00697784">
      <w:pPr>
        <w:rPr>
          <w:rFonts w:cs="Calibri"/>
        </w:rPr>
      </w:pPr>
    </w:p>
    <w:p w14:paraId="307D3ED5" w14:textId="77777777" w:rsidR="00697784" w:rsidRDefault="00697784" w:rsidP="00697784">
      <w:pPr>
        <w:rPr>
          <w:rFonts w:cs="Calibri"/>
        </w:rPr>
      </w:pPr>
      <w:r>
        <w:rPr>
          <w:rFonts w:cs="Calibri"/>
        </w:rPr>
        <w:t xml:space="preserve">One key and persistent question asked by policy makers and nutrition and health program managers which has not been addressed to-date is: what allocation of funding across different interventions would allow us to maximize nutrition and health impact while minimizing costs? Optima nutrition is a mathematical model that uses an integrated analysis of nutrition status, program, and cost data to determine an optimal distribution of investment at different funding levels to better serve the needs of decision-makers and planners. An initial pilot application for Optima nutrition has been developed through a partnership between the World Bank, the Bill and Melinda Gates Foundation, and the Burnett Institute. Currently, the application is focusing on child undernutrition (stunting, wasting, and </w:t>
      </w:r>
      <w:proofErr w:type="spellStart"/>
      <w:r>
        <w:rPr>
          <w:rFonts w:cs="Calibri"/>
        </w:rPr>
        <w:t>anemia</w:t>
      </w:r>
      <w:proofErr w:type="spellEnd"/>
      <w:r>
        <w:rPr>
          <w:rFonts w:cs="Calibri"/>
        </w:rPr>
        <w:t xml:space="preserve">) and incorporates key nutrition interventions that have shown to impact undernutrition either directly or indirectly through </w:t>
      </w:r>
      <w:proofErr w:type="spellStart"/>
      <w:r>
        <w:rPr>
          <w:rFonts w:cs="Calibri"/>
        </w:rPr>
        <w:t>diarrhea</w:t>
      </w:r>
      <w:proofErr w:type="spellEnd"/>
      <w:r>
        <w:rPr>
          <w:rFonts w:cs="Calibri"/>
        </w:rPr>
        <w:t xml:space="preserve"> incidence and birth outcomes (complementary feeding education, public </w:t>
      </w:r>
      <w:r>
        <w:rPr>
          <w:rFonts w:cs="Calibri"/>
        </w:rPr>
        <w:lastRenderedPageBreak/>
        <w:t>provision of complementary foods, zinc supplementation, breast feeding promotion, vitamin A supplementation, micronutrient supplementation in pregnancy, balanced energy-protein supplementation, intermittent preventive malaria therapy in pregnancy, etc). The application allows the user to 1) estimate the impact an intervention scale-up will have on stunting prevalence and child mortality; 2)  calculate the cost of scale up under different cost function assumptions; 3) for a given budget, calculate the optimal allocation of resources among the key interventions (that is, identify an allocation that will produce maximum reductions in stunting or/and mortality); 4) for a given budget, calculate the optimal allocation of resources among different geographic areas in a given country; and 5) for a given budget, calculate the optimal allocation of resources among different interventions and geographic areas</w:t>
      </w:r>
    </w:p>
    <w:p w14:paraId="4FE0315E" w14:textId="77777777" w:rsidR="00697784" w:rsidRDefault="00697784" w:rsidP="00697784">
      <w:pPr>
        <w:rPr>
          <w:rFonts w:cs="Calibri"/>
        </w:rPr>
      </w:pPr>
    </w:p>
    <w:p w14:paraId="66D2C1A2" w14:textId="77777777" w:rsidR="00697784" w:rsidRDefault="00697784" w:rsidP="00697784">
      <w:pPr>
        <w:pStyle w:val="Heading2"/>
        <w:keepLines w:val="0"/>
        <w:spacing w:before="240" w:after="60" w:line="276" w:lineRule="auto"/>
        <w:ind w:left="720" w:hanging="180"/>
        <w:rPr>
          <w:rFonts w:ascii="Calibri" w:hAnsi="Calibri"/>
        </w:rPr>
      </w:pPr>
      <w:bookmarkStart w:id="158" w:name="_Toc19545362"/>
      <w:r>
        <w:rPr>
          <w:rFonts w:ascii="Calibri" w:hAnsi="Calibri"/>
        </w:rPr>
        <w:t>Objective</w:t>
      </w:r>
      <w:bookmarkEnd w:id="158"/>
    </w:p>
    <w:bookmarkEnd w:id="157"/>
    <w:p w14:paraId="3E5B3F90" w14:textId="77777777" w:rsidR="00697784" w:rsidRDefault="00697784" w:rsidP="00697784">
      <w:pPr>
        <w:rPr>
          <w:rFonts w:ascii="Calibri" w:hAnsi="Calibri"/>
        </w:rPr>
      </w:pPr>
    </w:p>
    <w:p w14:paraId="4DA25DBD" w14:textId="77777777" w:rsidR="00697784" w:rsidRDefault="00697784" w:rsidP="00697784">
      <w:pPr>
        <w:rPr>
          <w:rFonts w:cs="Calibri"/>
        </w:rPr>
      </w:pPr>
      <w:r>
        <w:t xml:space="preserve">The objective of this analysis is to estimate the coverage and the cost to provide high-impact evidence-based nutrition interventions in Pakistan, to inform an application of an early version of the Optima nutrition tool and conduct allocative efficiency analyses of nutrition investments. </w:t>
      </w:r>
      <w:r>
        <w:rPr>
          <w:rFonts w:cs="Calibri"/>
        </w:rPr>
        <w:t xml:space="preserve">The analysis in turn are aimed at informing activities carried out under various initiatives introduced/to be introduced by the Government of Pakistan with support from development partners including the WBG.   </w:t>
      </w:r>
    </w:p>
    <w:p w14:paraId="68F3011C" w14:textId="77777777" w:rsidR="00697784" w:rsidRDefault="00697784" w:rsidP="00697784"/>
    <w:p w14:paraId="4D7E8D20" w14:textId="77777777" w:rsidR="00697784" w:rsidRDefault="00697784" w:rsidP="00697784">
      <w:r>
        <w:t>For each key nutrition intervention, the following outputs are expected:</w:t>
      </w:r>
    </w:p>
    <w:p w14:paraId="0AF8EB6E" w14:textId="77777777" w:rsidR="00697784" w:rsidRDefault="00697784" w:rsidP="00697784"/>
    <w:p w14:paraId="0A6C9688" w14:textId="77777777" w:rsidR="00697784" w:rsidRDefault="00697784" w:rsidP="00697784">
      <w:pPr>
        <w:pStyle w:val="ListParagraph"/>
        <w:numPr>
          <w:ilvl w:val="0"/>
          <w:numId w:val="11"/>
        </w:numPr>
        <w:spacing w:line="276" w:lineRule="auto"/>
        <w:rPr>
          <w:b/>
          <w:highlight w:val="yellow"/>
        </w:rPr>
      </w:pPr>
      <w:r>
        <w:rPr>
          <w:b/>
          <w:highlight w:val="yellow"/>
        </w:rPr>
        <w:t>Target population</w:t>
      </w:r>
    </w:p>
    <w:p w14:paraId="02D7A265" w14:textId="77777777" w:rsidR="00697784" w:rsidRDefault="00697784" w:rsidP="00697784">
      <w:pPr>
        <w:pStyle w:val="ListParagraph"/>
        <w:numPr>
          <w:ilvl w:val="0"/>
          <w:numId w:val="11"/>
        </w:numPr>
        <w:spacing w:line="276" w:lineRule="auto"/>
        <w:rPr>
          <w:b/>
          <w:highlight w:val="yellow"/>
        </w:rPr>
      </w:pPr>
      <w:r>
        <w:rPr>
          <w:b/>
          <w:highlight w:val="yellow"/>
        </w:rPr>
        <w:t>Intervention coverage</w:t>
      </w:r>
    </w:p>
    <w:p w14:paraId="257DBF01" w14:textId="77777777" w:rsidR="00697784" w:rsidRDefault="00697784" w:rsidP="00697784">
      <w:pPr>
        <w:pStyle w:val="ListParagraph"/>
        <w:numPr>
          <w:ilvl w:val="0"/>
          <w:numId w:val="11"/>
        </w:numPr>
        <w:spacing w:line="276" w:lineRule="auto"/>
        <w:rPr>
          <w:b/>
          <w:highlight w:val="yellow"/>
        </w:rPr>
      </w:pPr>
      <w:r>
        <w:rPr>
          <w:b/>
          <w:highlight w:val="yellow"/>
        </w:rPr>
        <w:t>Intervention unit cost</w:t>
      </w:r>
    </w:p>
    <w:p w14:paraId="641559B0" w14:textId="77777777" w:rsidR="00697784" w:rsidRDefault="00697784" w:rsidP="00697784"/>
    <w:p w14:paraId="221E9AFE" w14:textId="77777777" w:rsidR="00697784" w:rsidRDefault="00697784" w:rsidP="00697784">
      <w:pPr>
        <w:rPr>
          <w:b/>
          <w:i/>
        </w:rPr>
      </w:pPr>
      <w:r>
        <w:rPr>
          <w:b/>
          <w:i/>
        </w:rPr>
        <w:t>Target population</w:t>
      </w:r>
    </w:p>
    <w:p w14:paraId="0B2CC4E3" w14:textId="77777777" w:rsidR="00697784" w:rsidRDefault="00697784" w:rsidP="00697784">
      <w:pPr>
        <w:rPr>
          <w:lang w:val="en-US"/>
        </w:rPr>
      </w:pPr>
      <w:r>
        <w:t xml:space="preserve">Target population is defined as the population that could possibly receive the nutrition intervention. Examples of target populations </w:t>
      </w:r>
      <w:proofErr w:type="gramStart"/>
      <w:r>
        <w:t>include:</w:t>
      </w:r>
      <w:proofErr w:type="gramEnd"/>
      <w:r>
        <w:t xml:space="preserve"> pregnant women; children aged 6-59 months; etc.  Defining the target population is important to calculate the number of </w:t>
      </w:r>
      <w:r>
        <w:rPr>
          <w:lang w:val="en-US"/>
        </w:rPr>
        <w:t>beneficiaries requiring the intervention, per year. For most preventive care interventions, the share will be 100% of the total target population. For example, daily and folic acid supplementation will be required for all pregnant women. The target population can be interpreted as the incidence and prevalence of conditions for interventions such as treatment of moderate/severe acute malnutrition (MAM/SAM).</w:t>
      </w:r>
    </w:p>
    <w:p w14:paraId="4F89FE4C" w14:textId="77777777" w:rsidR="00697784" w:rsidRDefault="00697784" w:rsidP="00697784">
      <w:pPr>
        <w:pStyle w:val="ListParagraph"/>
        <w:rPr>
          <w:i/>
        </w:rPr>
      </w:pPr>
    </w:p>
    <w:p w14:paraId="7BED8E89" w14:textId="77777777" w:rsidR="00697784" w:rsidRDefault="00697784" w:rsidP="00697784">
      <w:pPr>
        <w:rPr>
          <w:b/>
          <w:i/>
        </w:rPr>
      </w:pPr>
      <w:r>
        <w:rPr>
          <w:b/>
          <w:i/>
        </w:rPr>
        <w:t xml:space="preserve">Intervention coverage </w:t>
      </w:r>
    </w:p>
    <w:p w14:paraId="6382114F" w14:textId="77777777" w:rsidR="00697784" w:rsidRDefault="00697784" w:rsidP="00697784">
      <w:pPr>
        <w:rPr>
          <w:lang w:val="en-US"/>
        </w:rPr>
      </w:pPr>
      <w:r>
        <w:t xml:space="preserve">The data collection process will include intervention geographical and population coverage, nationally and by region. Intervention coverage </w:t>
      </w:r>
      <w:r>
        <w:rPr>
          <w:lang w:val="en-US"/>
        </w:rPr>
        <w:t xml:space="preserve">refers to how many people, out of the target population, are receiving the intervention.  </w:t>
      </w:r>
    </w:p>
    <w:p w14:paraId="0FDEE123" w14:textId="77777777" w:rsidR="00697784" w:rsidRDefault="00697784" w:rsidP="00697784">
      <w:pPr>
        <w:rPr>
          <w:i/>
        </w:rPr>
      </w:pPr>
    </w:p>
    <w:p w14:paraId="746FC298" w14:textId="77777777" w:rsidR="00697784" w:rsidRDefault="00697784" w:rsidP="00697784">
      <w:pPr>
        <w:rPr>
          <w:b/>
          <w:i/>
        </w:rPr>
      </w:pPr>
      <w:r>
        <w:rPr>
          <w:b/>
          <w:i/>
        </w:rPr>
        <w:t xml:space="preserve">Intervention unit cost </w:t>
      </w:r>
    </w:p>
    <w:p w14:paraId="7E893AF9" w14:textId="77777777" w:rsidR="00697784" w:rsidRDefault="00697784" w:rsidP="00697784">
      <w:r>
        <w:lastRenderedPageBreak/>
        <w:t>Unit costs for each intervention will be based on the so-called “</w:t>
      </w:r>
      <w:r>
        <w:rPr>
          <w:b/>
        </w:rPr>
        <w:t>ingredients approach</w:t>
      </w:r>
      <w:r>
        <w:t>” and broken down by direct costs (drugs, supplies, transportation, medical personnel, etc.) and program costs (program personnel, technical support, monitoring and evaluation, supervision, advocacy, etc.). Wherever applying the ingredient approach is not practical, unit costs can be estimated using the “</w:t>
      </w:r>
      <w:r>
        <w:rPr>
          <w:b/>
        </w:rPr>
        <w:t>program experience</w:t>
      </w:r>
      <w:r>
        <w:t xml:space="preserve">” approach, based on the actual financial costs of programs implemented in Pakistan. If no unit costs are available for a given intervention in Pakistan, the mean unit cost for other countries in the region can be used. </w:t>
      </w:r>
    </w:p>
    <w:p w14:paraId="71A8691A" w14:textId="77777777" w:rsidR="00697784" w:rsidRDefault="00697784" w:rsidP="00697784">
      <w:pPr>
        <w:spacing w:before="100" w:beforeAutospacing="1" w:after="100" w:afterAutospacing="1"/>
      </w:pPr>
      <w:r>
        <w:t xml:space="preserve">Unit costs information will be collected using a </w:t>
      </w:r>
      <w:r>
        <w:rPr>
          <w:bCs/>
        </w:rPr>
        <w:t>customised Excel-based template</w:t>
      </w:r>
      <w:r>
        <w:t xml:space="preserve"> drawing from the structure and logic of the </w:t>
      </w:r>
      <w:proofErr w:type="spellStart"/>
      <w:r>
        <w:rPr>
          <w:b/>
          <w:bCs/>
        </w:rPr>
        <w:t>Onehealth</w:t>
      </w:r>
      <w:proofErr w:type="spellEnd"/>
      <w:r>
        <w:rPr>
          <w:b/>
          <w:bCs/>
        </w:rPr>
        <w:t xml:space="preserve"> tool</w:t>
      </w:r>
      <w:bookmarkStart w:id="159" w:name="_ftnref1"/>
      <w:bookmarkEnd w:id="159"/>
      <w:r>
        <w:rPr>
          <w:b/>
          <w:bCs/>
        </w:rPr>
        <w:t xml:space="preserve"> </w:t>
      </w:r>
      <w:r>
        <w:t>(OHT)</w:t>
      </w:r>
      <w:r>
        <w:rPr>
          <w:rStyle w:val="FootnoteReference"/>
        </w:rPr>
        <w:footnoteReference w:id="1"/>
      </w:r>
      <w:r>
        <w:t>.</w:t>
      </w:r>
      <w:bookmarkStart w:id="160" w:name="_ftn1"/>
      <w:bookmarkEnd w:id="160"/>
      <w:r>
        <w:t xml:space="preserve"> Costs are classified and divided into ‘direct costs’ and ‘programme costs’ (Annex 2). Direct costs are costs for inputs per beneficiaries incurred at the point of delivering the intervention, such as medical drugs and supplies, and medical personnel costs. Programme costs refer to costs that operate across a number of different service delivery points at a level other than the delivery point of an intervention to beneficiaries, like training, coordination, monitoring and evaluation, etc. Activity costs referring to multiple interventions, such as nutrition governance and information systems are shared and allocated equally to each individual intervention.</w:t>
      </w:r>
    </w:p>
    <w:p w14:paraId="64D4F404" w14:textId="77777777" w:rsidR="00697784" w:rsidRDefault="00697784" w:rsidP="00697784">
      <w:pPr>
        <w:pStyle w:val="Heading2"/>
        <w:keepLines w:val="0"/>
        <w:spacing w:before="240" w:after="60" w:line="276" w:lineRule="auto"/>
        <w:ind w:left="720" w:hanging="180"/>
      </w:pPr>
      <w:bookmarkStart w:id="161" w:name="_Toc19545363"/>
      <w:r>
        <w:t>Scope of the analysis</w:t>
      </w:r>
      <w:bookmarkEnd w:id="161"/>
    </w:p>
    <w:p w14:paraId="58A23B1B" w14:textId="77777777" w:rsidR="00697784" w:rsidRDefault="00697784" w:rsidP="00697784"/>
    <w:p w14:paraId="62C26C19" w14:textId="77777777" w:rsidR="00697784" w:rsidRDefault="00697784" w:rsidP="00697784">
      <w:r>
        <w:t xml:space="preserve">Most of the key nutrition-specific interventions included in this analysis are also supported by scientific evidence from the Lancet series 2008 and 2013 on Maternal and Child Undernutrition. Some nutrition-sensitive interventions that have proven to be very efficacious in averting stunting and reducing child mortality are also considered: these interventions include family planning and social protection (cash transfer). </w:t>
      </w:r>
    </w:p>
    <w:p w14:paraId="57B9ED7F" w14:textId="77777777" w:rsidR="00697784" w:rsidRDefault="00697784" w:rsidP="00697784"/>
    <w:p w14:paraId="12D908FE" w14:textId="77777777" w:rsidR="00697784" w:rsidRDefault="00697784" w:rsidP="00697784">
      <w:r>
        <w:t>The key nutrition interventions includes both nutrition-specific and nutrition-sensitive actions and are grouped into seven separate packages: (</w:t>
      </w:r>
      <w:proofErr w:type="spellStart"/>
      <w:r>
        <w:t>i</w:t>
      </w:r>
      <w:proofErr w:type="spellEnd"/>
      <w:r>
        <w:t xml:space="preserve">) Infant and Young Child Feeding (IYCF); (ii) Micronutrients supplementation; (iii) Treatment and prevention of acute malnutrition; (iv) Disease prevention and management; (iv) Child care; (v) Family planning; (vi) Social protection. The list of the key nutrition interventions and associated target groups is contained in Annex 1. </w:t>
      </w:r>
    </w:p>
    <w:p w14:paraId="2B3AA24F" w14:textId="77777777" w:rsidR="00697784" w:rsidRDefault="00697784" w:rsidP="00697784"/>
    <w:p w14:paraId="037186B9" w14:textId="77777777" w:rsidR="00697784" w:rsidRDefault="00697784" w:rsidP="00697784">
      <w:r>
        <w:t xml:space="preserve">Expenditures estimated in this model are </w:t>
      </w:r>
      <w:r>
        <w:rPr>
          <w:b/>
        </w:rPr>
        <w:t>financial costs</w:t>
      </w:r>
      <w:r>
        <w:t xml:space="preserve"> of goods and services required to deliver each of the interventions from a supply-side prospective, and do not reflect the full economic and social value of how resources could be used differently, such as opportunity costs of time of beneficiaries seeking and accessing the health services (lost wages, etc.).</w:t>
      </w:r>
    </w:p>
    <w:p w14:paraId="354A0867" w14:textId="77777777" w:rsidR="00697784" w:rsidRDefault="00697784" w:rsidP="00697784">
      <w:pPr>
        <w:pStyle w:val="Heading2"/>
        <w:keepLines w:val="0"/>
        <w:spacing w:before="240" w:after="60" w:line="276" w:lineRule="auto"/>
        <w:ind w:left="720" w:hanging="180"/>
        <w:rPr>
          <w:rFonts w:ascii="Calibri" w:hAnsi="Calibri"/>
        </w:rPr>
      </w:pPr>
      <w:bookmarkStart w:id="162" w:name="_Toc19545364"/>
      <w:r>
        <w:rPr>
          <w:rFonts w:ascii="Calibri" w:hAnsi="Calibri"/>
        </w:rPr>
        <w:t>Process of undertaking costing exercise</w:t>
      </w:r>
      <w:bookmarkEnd w:id="162"/>
    </w:p>
    <w:p w14:paraId="74311CCC" w14:textId="77777777" w:rsidR="00697784" w:rsidRDefault="00697784" w:rsidP="00697784">
      <w:pPr>
        <w:rPr>
          <w:rFonts w:ascii="Calibri" w:hAnsi="Calibri"/>
        </w:rPr>
      </w:pPr>
    </w:p>
    <w:p w14:paraId="1B2AC5F5" w14:textId="77777777" w:rsidR="00697784" w:rsidRDefault="00697784" w:rsidP="00697784">
      <w:r>
        <w:lastRenderedPageBreak/>
        <w:t xml:space="preserve">The process is based on the analysis of the country current support to nutrition, relative to national priorities, including the examination of government policies and protocols as we well as other implementing partners programs. The approach uses information gathered from key stakeholders during meetings, workshops, one-to-one interviews and email exchanges. </w:t>
      </w:r>
    </w:p>
    <w:p w14:paraId="52F9079E" w14:textId="77777777" w:rsidR="00697784" w:rsidRDefault="00697784" w:rsidP="00697784">
      <w:pPr>
        <w:rPr>
          <w:rFonts w:cs="Times New Roman"/>
        </w:rPr>
      </w:pPr>
    </w:p>
    <w:p w14:paraId="36A61A68" w14:textId="77777777" w:rsidR="00697784" w:rsidRDefault="00697784" w:rsidP="00697784">
      <w:pPr>
        <w:rPr>
          <w:rFonts w:cs="Times New Roman"/>
        </w:rPr>
      </w:pPr>
      <w:bookmarkStart w:id="163" w:name="_Hlk488313572"/>
      <w:r>
        <w:rPr>
          <w:rFonts w:cs="Times New Roman"/>
        </w:rPr>
        <w:t>Key stakeholders include relevant ministries and governmental agencies, UN agencies, donors and int’l NGO implementing nutrition activities</w:t>
      </w:r>
      <w:bookmarkEnd w:id="163"/>
      <w:r>
        <w:rPr>
          <w:rFonts w:cs="Times New Roman"/>
        </w:rPr>
        <w:t xml:space="preserve">. Information collected during the process may include: Key national nutrition policy documents; </w:t>
      </w:r>
      <w:r>
        <w:rPr>
          <w:rFonts w:cs="Times New Roman"/>
          <w:lang w:val="fr-FR"/>
        </w:rPr>
        <w:t xml:space="preserve">Programs budgets, </w:t>
      </w:r>
      <w:r>
        <w:rPr>
          <w:rFonts w:cs="Times New Roman"/>
        </w:rPr>
        <w:t>expenditures</w:t>
      </w:r>
      <w:r>
        <w:rPr>
          <w:rFonts w:cs="Times New Roman"/>
          <w:lang w:val="fr-FR"/>
        </w:rPr>
        <w:t xml:space="preserve"> documents, </w:t>
      </w:r>
      <w:proofErr w:type="spellStart"/>
      <w:r>
        <w:rPr>
          <w:rFonts w:cs="Times New Roman"/>
          <w:lang w:val="fr-FR"/>
        </w:rPr>
        <w:t>grants</w:t>
      </w:r>
      <w:proofErr w:type="spellEnd"/>
      <w:r>
        <w:rPr>
          <w:rFonts w:cs="Times New Roman"/>
          <w:lang w:val="fr-FR"/>
        </w:rPr>
        <w:t xml:space="preserve"> applications, etc.; </w:t>
      </w:r>
      <w:r>
        <w:rPr>
          <w:rFonts w:cs="Times New Roman"/>
        </w:rPr>
        <w:t>Demographic data by intervention and target groups including; epidemiological data such as prevalence of stunting, wasting, etc,; Baseline intervention coverage data from the most recent Demographic and Health Survey (DHS) or other surveys such as the Multiple Indicator Cluster Surveys (MICS).</w:t>
      </w:r>
    </w:p>
    <w:p w14:paraId="1D4FD1BD" w14:textId="77777777" w:rsidR="00697784" w:rsidRDefault="00697784" w:rsidP="00697784">
      <w:pPr>
        <w:rPr>
          <w:rFonts w:cs="Times New Roman"/>
        </w:rPr>
      </w:pPr>
    </w:p>
    <w:p w14:paraId="1A2DFDDA" w14:textId="77777777" w:rsidR="00697784" w:rsidRDefault="00697784" w:rsidP="00697784">
      <w:r>
        <w:t>The 4 steps process described below support a participatory dialogue within key stakeholders at country level and include tools and templates to be used by designed focal points and by the WB facilitator:</w:t>
      </w:r>
    </w:p>
    <w:p w14:paraId="717064E4" w14:textId="77777777" w:rsidR="00697784" w:rsidRDefault="00697784" w:rsidP="00697784"/>
    <w:p w14:paraId="7FDB70B7" w14:textId="77777777" w:rsidR="00697784" w:rsidRDefault="00697784" w:rsidP="00697784"/>
    <w:p w14:paraId="20802048" w14:textId="77777777" w:rsidR="00697784" w:rsidRDefault="00697784" w:rsidP="00697784"/>
    <w:p w14:paraId="6E63311C" w14:textId="77777777" w:rsidR="00697784" w:rsidRDefault="00697784" w:rsidP="00697784"/>
    <w:p w14:paraId="6E5FFFE5" w14:textId="77777777" w:rsidR="00697784" w:rsidRDefault="00697784" w:rsidP="00697784"/>
    <w:p w14:paraId="73E8F6CA" w14:textId="77777777" w:rsidR="00697784" w:rsidRDefault="00697784" w:rsidP="00697784"/>
    <w:p w14:paraId="4B50944D" w14:textId="77777777" w:rsidR="00697784" w:rsidRDefault="00697784" w:rsidP="00697784">
      <w:pPr>
        <w:pStyle w:val="ListParagraph"/>
        <w:numPr>
          <w:ilvl w:val="0"/>
          <w:numId w:val="12"/>
        </w:numPr>
        <w:tabs>
          <w:tab w:val="left" w:pos="284"/>
        </w:tabs>
        <w:spacing w:line="276" w:lineRule="auto"/>
        <w:ind w:left="284" w:hanging="284"/>
        <w:rPr>
          <w:b/>
        </w:rPr>
      </w:pPr>
      <w:r>
        <w:rPr>
          <w:b/>
        </w:rPr>
        <w:t xml:space="preserve">Inception </w:t>
      </w:r>
    </w:p>
    <w:p w14:paraId="6D561D9E" w14:textId="77777777" w:rsidR="00697784" w:rsidRDefault="00697784" w:rsidP="00697784">
      <w:pPr>
        <w:pStyle w:val="ListParagraph"/>
        <w:tabs>
          <w:tab w:val="left" w:pos="284"/>
        </w:tabs>
        <w:ind w:left="284"/>
        <w:rPr>
          <w:b/>
        </w:rPr>
      </w:pPr>
    </w:p>
    <w:p w14:paraId="1BBB39D3" w14:textId="77777777" w:rsidR="00697784" w:rsidRDefault="00697784" w:rsidP="00697784">
      <w:pPr>
        <w:ind w:firstLine="284"/>
        <w:rPr>
          <w:lang w:val="en-US"/>
        </w:rPr>
      </w:pPr>
      <w:r>
        <w:rPr>
          <w:lang w:val="en-US"/>
        </w:rPr>
        <w:t xml:space="preserve">1.1. WB facilitator develops the work plan and analytical strategy </w:t>
      </w:r>
    </w:p>
    <w:p w14:paraId="78A61E34" w14:textId="77777777" w:rsidR="00697784" w:rsidRDefault="00697784" w:rsidP="00697784">
      <w:pPr>
        <w:ind w:firstLine="284"/>
      </w:pPr>
      <w:r>
        <w:rPr>
          <w:lang w:val="en-US"/>
        </w:rPr>
        <w:t>1.2. Key stakeholders to:</w:t>
      </w:r>
    </w:p>
    <w:p w14:paraId="17E1A6D5" w14:textId="77777777" w:rsidR="00697784" w:rsidRDefault="00697784" w:rsidP="00697784">
      <w:pPr>
        <w:numPr>
          <w:ilvl w:val="0"/>
          <w:numId w:val="13"/>
        </w:numPr>
        <w:spacing w:line="276" w:lineRule="auto"/>
        <w:ind w:firstLine="284"/>
      </w:pPr>
      <w:r>
        <w:rPr>
          <w:lang w:val="en-US"/>
        </w:rPr>
        <w:t xml:space="preserve">Identify and validate the list of key nutrition specific and sensitive interventions </w:t>
      </w:r>
    </w:p>
    <w:p w14:paraId="46C9E942" w14:textId="77777777" w:rsidR="00697784" w:rsidRDefault="00697784" w:rsidP="00697784">
      <w:pPr>
        <w:numPr>
          <w:ilvl w:val="0"/>
          <w:numId w:val="13"/>
        </w:numPr>
        <w:spacing w:line="276" w:lineRule="auto"/>
        <w:ind w:firstLine="284"/>
      </w:pPr>
      <w:r>
        <w:rPr>
          <w:lang w:val="en-US"/>
        </w:rPr>
        <w:t>Take stock of existing data, documentations and concurrent exercises</w:t>
      </w:r>
    </w:p>
    <w:p w14:paraId="4B066570" w14:textId="77777777" w:rsidR="00697784" w:rsidRDefault="00697784" w:rsidP="00697784">
      <w:pPr>
        <w:numPr>
          <w:ilvl w:val="0"/>
          <w:numId w:val="13"/>
        </w:numPr>
        <w:spacing w:line="276" w:lineRule="auto"/>
        <w:ind w:firstLine="284"/>
      </w:pPr>
      <w:r>
        <w:t>Identify focal points for each intervention</w:t>
      </w:r>
    </w:p>
    <w:p w14:paraId="4F6E5912" w14:textId="77777777" w:rsidR="00697784" w:rsidRDefault="00697784" w:rsidP="00697784">
      <w:pPr>
        <w:ind w:firstLine="284"/>
      </w:pPr>
      <w:r>
        <w:rPr>
          <w:lang w:val="en-US"/>
        </w:rPr>
        <w:t>1.3. WB facilitator customizes templates based on inputs from key stakeholders</w:t>
      </w:r>
    </w:p>
    <w:p w14:paraId="575BEA25" w14:textId="77777777" w:rsidR="00697784" w:rsidRDefault="00697784" w:rsidP="00697784"/>
    <w:p w14:paraId="7C3268C7" w14:textId="77777777" w:rsidR="00697784" w:rsidRDefault="00697784" w:rsidP="00697784">
      <w:pPr>
        <w:pStyle w:val="ListParagraph"/>
        <w:numPr>
          <w:ilvl w:val="0"/>
          <w:numId w:val="12"/>
        </w:numPr>
        <w:tabs>
          <w:tab w:val="left" w:pos="284"/>
        </w:tabs>
        <w:spacing w:line="276" w:lineRule="auto"/>
        <w:ind w:left="284" w:hanging="284"/>
        <w:rPr>
          <w:b/>
        </w:rPr>
      </w:pPr>
      <w:r>
        <w:rPr>
          <w:b/>
        </w:rPr>
        <w:t xml:space="preserve">Data collection </w:t>
      </w:r>
    </w:p>
    <w:p w14:paraId="34EA843E" w14:textId="77777777" w:rsidR="00697784" w:rsidRDefault="00697784" w:rsidP="00697784">
      <w:pPr>
        <w:pStyle w:val="ListParagraph"/>
        <w:tabs>
          <w:tab w:val="left" w:pos="284"/>
        </w:tabs>
        <w:ind w:left="284"/>
        <w:rPr>
          <w:b/>
        </w:rPr>
      </w:pPr>
    </w:p>
    <w:p w14:paraId="23E0125F" w14:textId="77777777" w:rsidR="00697784" w:rsidRDefault="00697784" w:rsidP="00697784">
      <w:pPr>
        <w:ind w:firstLine="284"/>
        <w:rPr>
          <w:lang w:val="en-US"/>
        </w:rPr>
      </w:pPr>
      <w:r>
        <w:rPr>
          <w:lang w:val="en-US"/>
        </w:rPr>
        <w:t xml:space="preserve">2.1. WB facilitator to: </w:t>
      </w:r>
    </w:p>
    <w:p w14:paraId="662D83CD" w14:textId="77777777" w:rsidR="00697784" w:rsidRDefault="00697784" w:rsidP="00697784">
      <w:pPr>
        <w:numPr>
          <w:ilvl w:val="0"/>
          <w:numId w:val="13"/>
        </w:numPr>
        <w:spacing w:line="276" w:lineRule="auto"/>
        <w:ind w:left="1276" w:hanging="272"/>
        <w:rPr>
          <w:lang w:val="en-US"/>
        </w:rPr>
      </w:pPr>
      <w:r>
        <w:rPr>
          <w:lang w:val="en-US"/>
        </w:rPr>
        <w:t>Distribute excel-based templates and data collection tools to designated focal points</w:t>
      </w:r>
    </w:p>
    <w:p w14:paraId="7B263FA3" w14:textId="77777777" w:rsidR="00697784" w:rsidRDefault="00697784" w:rsidP="00697784">
      <w:pPr>
        <w:numPr>
          <w:ilvl w:val="0"/>
          <w:numId w:val="13"/>
        </w:numPr>
        <w:spacing w:line="276" w:lineRule="auto"/>
        <w:ind w:left="1276" w:hanging="272"/>
        <w:rPr>
          <w:lang w:val="en-US"/>
        </w:rPr>
      </w:pPr>
      <w:r>
        <w:rPr>
          <w:lang w:val="en-US"/>
        </w:rPr>
        <w:t xml:space="preserve">Follow-up with key stakeholders and focal points for introduction to templates and tools </w:t>
      </w:r>
    </w:p>
    <w:p w14:paraId="05644D33" w14:textId="77777777" w:rsidR="00697784" w:rsidRDefault="00697784" w:rsidP="00697784">
      <w:pPr>
        <w:ind w:firstLine="284"/>
      </w:pPr>
      <w:r>
        <w:rPr>
          <w:lang w:val="en-US"/>
        </w:rPr>
        <w:t>2.2. Key stakeholders and focal points fill the templates and share with the WB facilitator</w:t>
      </w:r>
    </w:p>
    <w:p w14:paraId="73F2501A" w14:textId="77777777" w:rsidR="00697784" w:rsidRDefault="00697784" w:rsidP="00697784"/>
    <w:p w14:paraId="31F7E697" w14:textId="77777777" w:rsidR="00697784" w:rsidRDefault="00697784" w:rsidP="00697784">
      <w:pPr>
        <w:pStyle w:val="ListParagraph"/>
        <w:numPr>
          <w:ilvl w:val="0"/>
          <w:numId w:val="12"/>
        </w:numPr>
        <w:tabs>
          <w:tab w:val="left" w:pos="284"/>
        </w:tabs>
        <w:spacing w:line="276" w:lineRule="auto"/>
        <w:ind w:left="284" w:hanging="284"/>
        <w:rPr>
          <w:b/>
        </w:rPr>
      </w:pPr>
      <w:r>
        <w:rPr>
          <w:b/>
        </w:rPr>
        <w:t>Quantitative analysis</w:t>
      </w:r>
    </w:p>
    <w:p w14:paraId="0E55ED20" w14:textId="77777777" w:rsidR="00697784" w:rsidRDefault="00697784" w:rsidP="00697784">
      <w:pPr>
        <w:pStyle w:val="ListParagraph"/>
        <w:tabs>
          <w:tab w:val="left" w:pos="284"/>
        </w:tabs>
        <w:ind w:left="284"/>
        <w:rPr>
          <w:b/>
        </w:rPr>
      </w:pPr>
    </w:p>
    <w:p w14:paraId="117695EE" w14:textId="77777777" w:rsidR="00697784" w:rsidRDefault="00697784" w:rsidP="00697784">
      <w:pPr>
        <w:ind w:left="709" w:hanging="425"/>
        <w:rPr>
          <w:lang w:val="en-US"/>
        </w:rPr>
      </w:pPr>
      <w:r>
        <w:rPr>
          <w:lang w:val="en-US"/>
        </w:rPr>
        <w:t xml:space="preserve">3.1. WB facilitator reviews data for accuracy and calculates first draft of coverage and unit cost for each intervention. </w:t>
      </w:r>
    </w:p>
    <w:p w14:paraId="0D6292DF" w14:textId="77777777" w:rsidR="00697784" w:rsidRDefault="00697784" w:rsidP="00697784">
      <w:pPr>
        <w:ind w:left="709" w:hanging="425"/>
        <w:rPr>
          <w:lang w:val="en-US"/>
        </w:rPr>
      </w:pPr>
      <w:r>
        <w:rPr>
          <w:lang w:val="en-US"/>
        </w:rPr>
        <w:t>3.2. WB facilitator engages with key stakeholder and focal points to review data and to seek clarifications and further inputs as needed</w:t>
      </w:r>
    </w:p>
    <w:p w14:paraId="19A92C76" w14:textId="77777777" w:rsidR="00697784" w:rsidRDefault="00697784" w:rsidP="00697784"/>
    <w:p w14:paraId="0A1B6E3B" w14:textId="77777777" w:rsidR="00697784" w:rsidRDefault="00697784" w:rsidP="00697784">
      <w:pPr>
        <w:pStyle w:val="ListParagraph"/>
        <w:numPr>
          <w:ilvl w:val="0"/>
          <w:numId w:val="12"/>
        </w:numPr>
        <w:tabs>
          <w:tab w:val="left" w:pos="284"/>
        </w:tabs>
        <w:spacing w:line="276" w:lineRule="auto"/>
        <w:ind w:left="284" w:hanging="284"/>
        <w:rPr>
          <w:b/>
        </w:rPr>
      </w:pPr>
      <w:r>
        <w:rPr>
          <w:b/>
        </w:rPr>
        <w:t xml:space="preserve">Data validation and reporting </w:t>
      </w:r>
    </w:p>
    <w:p w14:paraId="59608C39" w14:textId="77777777" w:rsidR="00697784" w:rsidRDefault="00697784" w:rsidP="00697784">
      <w:pPr>
        <w:pStyle w:val="ListParagraph"/>
        <w:tabs>
          <w:tab w:val="left" w:pos="284"/>
        </w:tabs>
        <w:ind w:left="284"/>
        <w:rPr>
          <w:b/>
        </w:rPr>
      </w:pPr>
    </w:p>
    <w:p w14:paraId="67F048C9" w14:textId="77777777" w:rsidR="00697784" w:rsidRDefault="00697784" w:rsidP="00697784">
      <w:pPr>
        <w:ind w:firstLine="284"/>
        <w:rPr>
          <w:lang w:val="en-US"/>
        </w:rPr>
      </w:pPr>
      <w:r>
        <w:rPr>
          <w:lang w:val="en-US"/>
        </w:rPr>
        <w:t xml:space="preserve">4.1. WB facilitator prepares and disseminates preliminary results </w:t>
      </w:r>
    </w:p>
    <w:p w14:paraId="08253E4F" w14:textId="77777777" w:rsidR="00697784" w:rsidRDefault="00697784" w:rsidP="00697784">
      <w:pPr>
        <w:ind w:firstLine="284"/>
        <w:rPr>
          <w:lang w:val="en-US"/>
        </w:rPr>
      </w:pPr>
      <w:r>
        <w:rPr>
          <w:lang w:val="en-US"/>
        </w:rPr>
        <w:t>4.2. WB facilitator and key stakeholders validate results in workshop</w:t>
      </w:r>
    </w:p>
    <w:p w14:paraId="17D416C5" w14:textId="77777777" w:rsidR="00697784" w:rsidRDefault="00697784" w:rsidP="00697784">
      <w:pPr>
        <w:ind w:firstLine="284"/>
        <w:rPr>
          <w:lang w:val="en-US"/>
        </w:rPr>
      </w:pPr>
      <w:r>
        <w:rPr>
          <w:lang w:val="en-US"/>
        </w:rPr>
        <w:t>4.3. WB facilitator prepares and disseminates results and report</w:t>
      </w:r>
    </w:p>
    <w:p w14:paraId="3E7A54A4" w14:textId="77777777" w:rsidR="00697784" w:rsidRDefault="00697784" w:rsidP="00697784">
      <w:pPr>
        <w:rPr>
          <w:lang w:val="en-US"/>
        </w:rPr>
      </w:pPr>
    </w:p>
    <w:p w14:paraId="760DDF95" w14:textId="77777777" w:rsidR="00697784" w:rsidRDefault="00697784" w:rsidP="00697784"/>
    <w:p w14:paraId="0D474653" w14:textId="77777777" w:rsidR="00697784" w:rsidRDefault="00697784" w:rsidP="00697784">
      <w:pPr>
        <w:pStyle w:val="ListParagraph"/>
      </w:pPr>
    </w:p>
    <w:p w14:paraId="0261A6E9" w14:textId="77777777" w:rsidR="00697784" w:rsidRDefault="00697784" w:rsidP="00697784">
      <w:pPr>
        <w:jc w:val="left"/>
        <w:sectPr w:rsidR="00697784">
          <w:pgSz w:w="12240" w:h="15840"/>
          <w:pgMar w:top="1440" w:right="1440" w:bottom="1440" w:left="1440" w:header="720" w:footer="720" w:gutter="0"/>
          <w:cols w:space="720"/>
        </w:sectPr>
      </w:pPr>
    </w:p>
    <w:p w14:paraId="774CFA6E" w14:textId="391FFA14" w:rsidR="00697784" w:rsidRDefault="00697784" w:rsidP="00697784">
      <w:r>
        <w:rPr>
          <w:noProof/>
        </w:rPr>
        <w:lastRenderedPageBreak/>
        <mc:AlternateContent>
          <mc:Choice Requires="wps">
            <w:drawing>
              <wp:anchor distT="0" distB="0" distL="114300" distR="114300" simplePos="0" relativeHeight="251669504" behindDoc="0" locked="0" layoutInCell="1" allowOverlap="1" wp14:anchorId="2BD711CB" wp14:editId="3D712833">
                <wp:simplePos x="0" y="0"/>
                <wp:positionH relativeFrom="column">
                  <wp:posOffset>1235075</wp:posOffset>
                </wp:positionH>
                <wp:positionV relativeFrom="paragraph">
                  <wp:posOffset>25400</wp:posOffset>
                </wp:positionV>
                <wp:extent cx="1562100" cy="864870"/>
                <wp:effectExtent l="19050" t="19050" r="38100" b="11430"/>
                <wp:wrapNone/>
                <wp:docPr id="39" name="Arrow: Pentagon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gray">
                        <a:xfrm>
                          <a:off x="0" y="0"/>
                          <a:ext cx="1562100" cy="864870"/>
                        </a:xfrm>
                        <a:prstGeom prst="homePlate">
                          <a:avLst>
                            <a:gd name="adj" fmla="val 28651"/>
                          </a:avLst>
                        </a:prstGeom>
                        <a:solidFill>
                          <a:schemeClr val="bg1"/>
                        </a:solidFill>
                        <a:ln w="31750" algn="ctr">
                          <a:solidFill>
                            <a:schemeClr val="accent2">
                              <a:lumMod val="50000"/>
                            </a:schemeClr>
                          </a:solidFill>
                          <a:miter lim="800000"/>
                          <a:headEnd type="none" w="lg" len="lg"/>
                          <a:tailEnd type="none" w="lg" len="lg"/>
                        </a:ln>
                      </wps:spPr>
                      <wps:txbx>
                        <w:txbxContent>
                          <w:p w14:paraId="717BB167" w14:textId="77777777" w:rsidR="000E1441" w:rsidRDefault="000E1441" w:rsidP="00697784">
                            <w:pPr>
                              <w:pStyle w:val="ListParagraph"/>
                              <w:numPr>
                                <w:ilvl w:val="0"/>
                                <w:numId w:val="14"/>
                              </w:numPr>
                              <w:spacing w:line="276" w:lineRule="auto"/>
                              <w:ind w:left="284" w:hanging="207"/>
                              <w:jc w:val="center"/>
                              <w:rPr>
                                <w:rFonts w:asciiTheme="majorHAnsi" w:hAnsiTheme="majorHAnsi" w:cstheme="majorHAnsi"/>
                                <w:szCs w:val="24"/>
                              </w:rPr>
                            </w:pPr>
                            <w:r>
                              <w:rPr>
                                <w:rFonts w:asciiTheme="majorHAnsi" w:hAnsiTheme="majorHAnsi" w:cstheme="majorHAnsi"/>
                                <w:b/>
                                <w:bCs/>
                                <w:color w:val="000000"/>
                                <w:kern w:val="24"/>
                                <w:sz w:val="26"/>
                                <w:szCs w:val="26"/>
                                <w:lang w:val="en-US"/>
                              </w:rPr>
                              <w:t xml:space="preserve"> Inception</w:t>
                            </w:r>
                          </w:p>
                        </w:txbxContent>
                      </wps:txbx>
                      <wps:bodyPr wrap="square" lIns="0" tIns="83076" rIns="0" bIns="83076" anchor="ctr" anchorCtr="1">
                        <a:noAutofit/>
                      </wps:bodyPr>
                    </wps:wsp>
                  </a:graphicData>
                </a:graphic>
                <wp14:sizeRelH relativeFrom="margin">
                  <wp14:pctWidth>0</wp14:pctWidth>
                </wp14:sizeRelH>
                <wp14:sizeRelV relativeFrom="margin">
                  <wp14:pctHeight>0</wp14:pctHeight>
                </wp14:sizeRelV>
              </wp:anchor>
            </w:drawing>
          </mc:Choice>
          <mc:Fallback>
            <w:pict>
              <v:shapetype w14:anchorId="2BD711CB"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39" o:spid="_x0000_s1030" type="#_x0000_t15" style="position:absolute;left:0;text-align:left;margin-left:97.25pt;margin-top:2pt;width:123pt;height:68.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" adj="18174" fillcolor="white [3212]" strokecolor="#823b0b [1605]" strokeweight="2.5pt">
                <v:stroke startarrowwidth="wide" startarrowlength="long" endarrowwidth="wide" endarrowlength="long"/>
                <v:textbox inset="0,2.30767mm,0,2.30767mm">
                  <w:txbxContent>
                    <w:p w14:paraId="717BB167" w14:textId="77777777" w:rsidR="000E1441" w:rsidRDefault="000E1441" w:rsidP="00697784">
                      <w:pPr>
                        <w:pStyle w:val="ListParagraph"/>
                        <w:numPr>
                          <w:ilvl w:val="0"/>
                          <w:numId w:val="14"/>
                        </w:numPr>
                        <w:spacing w:line="276" w:lineRule="auto"/>
                        <w:ind w:left="284" w:hanging="207"/>
                        <w:jc w:val="center"/>
                        <w:rPr>
                          <w:rFonts w:asciiTheme="majorHAnsi" w:hAnsiTheme="majorHAnsi" w:cstheme="majorHAnsi"/>
                          <w:szCs w:val="24"/>
                        </w:rPr>
                      </w:pPr>
                      <w:r>
                        <w:rPr>
                          <w:rFonts w:asciiTheme="majorHAnsi" w:hAnsiTheme="majorHAnsi" w:cstheme="majorHAnsi"/>
                          <w:b/>
                          <w:bCs/>
                          <w:color w:val="000000"/>
                          <w:kern w:val="24"/>
                          <w:sz w:val="26"/>
                          <w:szCs w:val="26"/>
                          <w:lang w:val="en-US"/>
                        </w:rPr>
                        <w:t xml:space="preserve"> Inception</w:t>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74D256A2" wp14:editId="090047EF">
                <wp:simplePos x="0" y="0"/>
                <wp:positionH relativeFrom="column">
                  <wp:posOffset>2858770</wp:posOffset>
                </wp:positionH>
                <wp:positionV relativeFrom="paragraph">
                  <wp:posOffset>34290</wp:posOffset>
                </wp:positionV>
                <wp:extent cx="1666875" cy="864870"/>
                <wp:effectExtent l="38100" t="19050" r="28575" b="11430"/>
                <wp:wrapNone/>
                <wp:docPr id="44" name="Arrow: Chevron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gray">
                        <a:xfrm>
                          <a:off x="0" y="0"/>
                          <a:ext cx="1666875" cy="864870"/>
                        </a:xfrm>
                        <a:prstGeom prst="chevron">
                          <a:avLst>
                            <a:gd name="adj" fmla="val 28670"/>
                          </a:avLst>
                        </a:prstGeom>
                        <a:solidFill>
                          <a:schemeClr val="bg1"/>
                        </a:solidFill>
                        <a:ln w="31750" algn="ctr">
                          <a:solidFill>
                            <a:schemeClr val="accent2">
                              <a:lumMod val="50000"/>
                            </a:schemeClr>
                          </a:solidFill>
                          <a:miter lim="800000"/>
                          <a:headEnd type="none" w="lg" len="lg"/>
                          <a:tailEnd type="none" w="lg" len="lg"/>
                        </a:ln>
                      </wps:spPr>
                      <wps:txbx>
                        <w:txbxContent>
                          <w:p w14:paraId="265F414A" w14:textId="77777777" w:rsidR="000E1441" w:rsidRDefault="000E1441" w:rsidP="00697784">
                            <w:pPr>
                              <w:jc w:val="center"/>
                              <w:rPr>
                                <w:rFonts w:asciiTheme="majorHAnsi" w:hAnsiTheme="majorHAnsi" w:cstheme="majorHAnsi"/>
                                <w:szCs w:val="24"/>
                              </w:rPr>
                            </w:pPr>
                            <w:r>
                              <w:rPr>
                                <w:rFonts w:asciiTheme="majorHAnsi" w:hAnsiTheme="majorHAnsi" w:cstheme="majorHAnsi"/>
                                <w:b/>
                                <w:bCs/>
                                <w:color w:val="000000"/>
                                <w:kern w:val="24"/>
                                <w:sz w:val="26"/>
                                <w:szCs w:val="26"/>
                                <w:lang w:val="en-US"/>
                              </w:rPr>
                              <w:t>2. Data collection</w:t>
                            </w:r>
                          </w:p>
                        </w:txbxContent>
                      </wps:txbx>
                      <wps:bodyPr wrap="square" lIns="0" tIns="83076" rIns="0" bIns="83076" anchor="ctr" anchorCtr="1">
                        <a:noAutofit/>
                      </wps:bodyPr>
                    </wps:wsp>
                  </a:graphicData>
                </a:graphic>
                <wp14:sizeRelH relativeFrom="margin">
                  <wp14:pctWidth>0</wp14:pctWidth>
                </wp14:sizeRelH>
                <wp14:sizeRelV relativeFrom="margin">
                  <wp14:pctHeight>0</wp14:pctHeight>
                </wp14:sizeRelV>
              </wp:anchor>
            </w:drawing>
          </mc:Choice>
          <mc:Fallback>
            <w:pict>
              <v:shapetype w14:anchorId="74D256A2"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44" o:spid="_x0000_s1031" type="#_x0000_t55" style="position:absolute;left:0;text-align:left;margin-left:225.1pt;margin-top:2.7pt;width:131.25pt;height:68.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" adj="18387" fillcolor="white [3212]" strokecolor="#823b0b [1605]" strokeweight="2.5pt">
                <v:stroke startarrowwidth="wide" startarrowlength="long" endarrowwidth="wide" endarrowlength="long"/>
                <v:textbox inset="0,2.30767mm,0,2.30767mm">
                  <w:txbxContent>
                    <w:p w14:paraId="265F414A" w14:textId="77777777" w:rsidR="000E1441" w:rsidRDefault="000E1441" w:rsidP="00697784">
                      <w:pPr>
                        <w:jc w:val="center"/>
                        <w:rPr>
                          <w:rFonts w:asciiTheme="majorHAnsi" w:hAnsiTheme="majorHAnsi" w:cstheme="majorHAnsi"/>
                          <w:szCs w:val="24"/>
                        </w:rPr>
                      </w:pPr>
                      <w:r>
                        <w:rPr>
                          <w:rFonts w:asciiTheme="majorHAnsi" w:hAnsiTheme="majorHAnsi" w:cstheme="majorHAnsi"/>
                          <w:b/>
                          <w:bCs/>
                          <w:color w:val="000000"/>
                          <w:kern w:val="24"/>
                          <w:sz w:val="26"/>
                          <w:szCs w:val="26"/>
                          <w:lang w:val="en-US"/>
                        </w:rPr>
                        <w:t>2. Data collection</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44528667" wp14:editId="187CD220">
                <wp:simplePos x="0" y="0"/>
                <wp:positionH relativeFrom="column">
                  <wp:posOffset>4592320</wp:posOffset>
                </wp:positionH>
                <wp:positionV relativeFrom="paragraph">
                  <wp:posOffset>34290</wp:posOffset>
                </wp:positionV>
                <wp:extent cx="1695450" cy="864870"/>
                <wp:effectExtent l="38100" t="19050" r="19050" b="11430"/>
                <wp:wrapNone/>
                <wp:docPr id="49" name="Arrow: Chevron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gray">
                        <a:xfrm>
                          <a:off x="0" y="0"/>
                          <a:ext cx="1695450" cy="864870"/>
                        </a:xfrm>
                        <a:prstGeom prst="chevron">
                          <a:avLst>
                            <a:gd name="adj" fmla="val 28670"/>
                          </a:avLst>
                        </a:prstGeom>
                        <a:solidFill>
                          <a:schemeClr val="bg1"/>
                        </a:solidFill>
                        <a:ln w="31750" algn="ctr">
                          <a:solidFill>
                            <a:schemeClr val="accent2">
                              <a:lumMod val="50000"/>
                            </a:schemeClr>
                          </a:solidFill>
                          <a:miter lim="800000"/>
                          <a:headEnd type="none" w="lg" len="lg"/>
                          <a:tailEnd type="none" w="lg" len="lg"/>
                        </a:ln>
                      </wps:spPr>
                      <wps:txbx>
                        <w:txbxContent>
                          <w:p w14:paraId="6F1753DB" w14:textId="77777777" w:rsidR="000E1441" w:rsidRDefault="000E1441" w:rsidP="00697784">
                            <w:pPr>
                              <w:jc w:val="center"/>
                              <w:rPr>
                                <w:rFonts w:asciiTheme="majorHAnsi" w:hAnsiTheme="majorHAnsi" w:cstheme="majorHAnsi"/>
                                <w:szCs w:val="24"/>
                              </w:rPr>
                            </w:pPr>
                            <w:r>
                              <w:rPr>
                                <w:rFonts w:asciiTheme="majorHAnsi" w:hAnsiTheme="majorHAnsi" w:cstheme="majorHAnsi"/>
                                <w:b/>
                                <w:bCs/>
                                <w:color w:val="000000"/>
                                <w:kern w:val="24"/>
                                <w:sz w:val="26"/>
                                <w:szCs w:val="26"/>
                                <w:lang w:val="en-US"/>
                              </w:rPr>
                              <w:t>3. Quantitative analysis</w:t>
                            </w:r>
                          </w:p>
                        </w:txbxContent>
                      </wps:txbx>
                      <wps:bodyPr wrap="square" lIns="0" tIns="83076" rIns="0" bIns="83076" anchor="ctr" anchorCtr="1">
                        <a:noAutofit/>
                      </wps:bodyPr>
                    </wps:wsp>
                  </a:graphicData>
                </a:graphic>
                <wp14:sizeRelH relativeFrom="margin">
                  <wp14:pctWidth>0</wp14:pctWidth>
                </wp14:sizeRelH>
                <wp14:sizeRelV relativeFrom="margin">
                  <wp14:pctHeight>0</wp14:pctHeight>
                </wp14:sizeRelV>
              </wp:anchor>
            </w:drawing>
          </mc:Choice>
          <mc:Fallback>
            <w:pict>
              <v:shape w14:anchorId="44528667" id="Arrow: Chevron 49" o:spid="_x0000_s1032" type="#_x0000_t55" style="position:absolute;left:0;text-align:left;margin-left:361.6pt;margin-top:2.7pt;width:133.5pt;height:68.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center"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" adj="18441" fillcolor="white [3212]" strokecolor="#823b0b [1605]" strokeweight="2.5pt">
                <v:stroke startarrowwidth="wide" startarrowlength="long" endarrowwidth="wide" endarrowlength="long"/>
                <v:textbox inset="0,2.30767mm,0,2.30767mm">
                  <w:txbxContent>
                    <w:p w14:paraId="6F1753DB" w14:textId="77777777" w:rsidR="000E1441" w:rsidRDefault="000E1441" w:rsidP="00697784">
                      <w:pPr>
                        <w:jc w:val="center"/>
                        <w:rPr>
                          <w:rFonts w:asciiTheme="majorHAnsi" w:hAnsiTheme="majorHAnsi" w:cstheme="majorHAnsi"/>
                          <w:szCs w:val="24"/>
                        </w:rPr>
                      </w:pPr>
                      <w:r>
                        <w:rPr>
                          <w:rFonts w:asciiTheme="majorHAnsi" w:hAnsiTheme="majorHAnsi" w:cstheme="majorHAnsi"/>
                          <w:b/>
                          <w:bCs/>
                          <w:color w:val="000000"/>
                          <w:kern w:val="24"/>
                          <w:sz w:val="26"/>
                          <w:szCs w:val="26"/>
                          <w:lang w:val="en-US"/>
                        </w:rPr>
                        <w:t>3. Quantitative analysis</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2CFAF982" wp14:editId="174A3E87">
                <wp:simplePos x="0" y="0"/>
                <wp:positionH relativeFrom="margin">
                  <wp:posOffset>6352540</wp:posOffset>
                </wp:positionH>
                <wp:positionV relativeFrom="paragraph">
                  <wp:posOffset>34290</wp:posOffset>
                </wp:positionV>
                <wp:extent cx="1685925" cy="864870"/>
                <wp:effectExtent l="38100" t="19050" r="28575" b="11430"/>
                <wp:wrapNone/>
                <wp:docPr id="54" name="Arrow: Chevron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gray">
                        <a:xfrm>
                          <a:off x="0" y="0"/>
                          <a:ext cx="1685925" cy="864870"/>
                        </a:xfrm>
                        <a:prstGeom prst="chevron">
                          <a:avLst>
                            <a:gd name="adj" fmla="val 28670"/>
                          </a:avLst>
                        </a:prstGeom>
                        <a:solidFill>
                          <a:schemeClr val="bg1"/>
                        </a:solidFill>
                        <a:ln w="31750" algn="ctr">
                          <a:solidFill>
                            <a:schemeClr val="accent2">
                              <a:lumMod val="50000"/>
                            </a:schemeClr>
                          </a:solidFill>
                          <a:miter lim="800000"/>
                          <a:headEnd type="none" w="lg" len="lg"/>
                          <a:tailEnd type="none" w="lg" len="lg"/>
                        </a:ln>
                      </wps:spPr>
                      <wps:txbx>
                        <w:txbxContent>
                          <w:p w14:paraId="25834D24" w14:textId="77777777" w:rsidR="000E1441" w:rsidRDefault="000E1441" w:rsidP="00697784">
                            <w:pPr>
                              <w:jc w:val="center"/>
                              <w:rPr>
                                <w:rFonts w:asciiTheme="majorHAnsi" w:hAnsiTheme="majorHAnsi" w:cstheme="majorHAnsi"/>
                              </w:rPr>
                            </w:pPr>
                            <w:r>
                              <w:rPr>
                                <w:rFonts w:asciiTheme="majorHAnsi" w:hAnsiTheme="majorHAnsi" w:cstheme="majorHAnsi"/>
                                <w:b/>
                                <w:bCs/>
                                <w:color w:val="000000"/>
                                <w:kern w:val="24"/>
                                <w:sz w:val="26"/>
                                <w:szCs w:val="26"/>
                                <w:lang w:val="en-US"/>
                              </w:rPr>
                              <w:t xml:space="preserve">4. Data validation and reporting </w:t>
                            </w:r>
                          </w:p>
                        </w:txbxContent>
                      </wps:txbx>
                      <wps:bodyPr wrap="square" lIns="0" tIns="83076" rIns="0" bIns="83076" anchor="ctr" anchorCtr="1">
                        <a:noAutofit/>
                      </wps:bodyPr>
                    </wps:wsp>
                  </a:graphicData>
                </a:graphic>
                <wp14:sizeRelH relativeFrom="margin">
                  <wp14:pctWidth>0</wp14:pctWidth>
                </wp14:sizeRelH>
                <wp14:sizeRelV relativeFrom="margin">
                  <wp14:pctHeight>0</wp14:pctHeight>
                </wp14:sizeRelV>
              </wp:anchor>
            </w:drawing>
          </mc:Choice>
          <mc:Fallback>
            <w:pict>
              <v:shape w14:anchorId="2CFAF982" id="Arrow: Chevron 54" o:spid="_x0000_s1033" type="#_x0000_t55" style="position:absolute;left:0;text-align:left;margin-left:500.2pt;margin-top:2.7pt;width:132.75pt;height:68.1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center"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" adj="18423" fillcolor="white [3212]" strokecolor="#823b0b [1605]" strokeweight="2.5pt">
                <v:stroke startarrowwidth="wide" startarrowlength="long" endarrowwidth="wide" endarrowlength="long"/>
                <v:textbox inset="0,2.30767mm,0,2.30767mm">
                  <w:txbxContent>
                    <w:p w14:paraId="25834D24" w14:textId="77777777" w:rsidR="000E1441" w:rsidRDefault="000E1441" w:rsidP="00697784">
                      <w:pPr>
                        <w:jc w:val="center"/>
                        <w:rPr>
                          <w:rFonts w:asciiTheme="majorHAnsi" w:hAnsiTheme="majorHAnsi" w:cstheme="majorHAnsi"/>
                        </w:rPr>
                      </w:pPr>
                      <w:r>
                        <w:rPr>
                          <w:rFonts w:asciiTheme="majorHAnsi" w:hAnsiTheme="majorHAnsi" w:cstheme="majorHAnsi"/>
                          <w:b/>
                          <w:bCs/>
                          <w:color w:val="000000"/>
                          <w:kern w:val="24"/>
                          <w:sz w:val="26"/>
                          <w:szCs w:val="26"/>
                          <w:lang w:val="en-US"/>
                        </w:rPr>
                        <w:t xml:space="preserve">4. Data validation and reporting </w:t>
                      </w:r>
                    </w:p>
                  </w:txbxContent>
                </v:textbox>
                <w10:wrap anchorx="margin"/>
              </v:shape>
            </w:pict>
          </mc:Fallback>
        </mc:AlternateContent>
      </w:r>
      <w:r>
        <w:rPr>
          <w:noProof/>
        </w:rPr>
        <mc:AlternateContent>
          <mc:Choice Requires="wps">
            <w:drawing>
              <wp:anchor distT="0" distB="0" distL="114300" distR="114300" simplePos="0" relativeHeight="251674624" behindDoc="0" locked="0" layoutInCell="1" allowOverlap="1" wp14:anchorId="3342ACC5" wp14:editId="249DEF77">
                <wp:simplePos x="0" y="0"/>
                <wp:positionH relativeFrom="margin">
                  <wp:posOffset>0</wp:posOffset>
                </wp:positionH>
                <wp:positionV relativeFrom="paragraph">
                  <wp:posOffset>1830705</wp:posOffset>
                </wp:positionV>
                <wp:extent cx="1076325" cy="3364230"/>
                <wp:effectExtent l="0" t="0" r="9525" b="7620"/>
                <wp:wrapNone/>
                <wp:docPr id="35" name="Rectangle 35"/>
                <wp:cNvGraphicFramePr/>
                <a:graphic xmlns:a="http://schemas.openxmlformats.org/drawingml/2006/main">
                  <a:graphicData uri="http://schemas.microsoft.com/office/word/2010/wordprocessingShape">
                    <wps:wsp>
                      <wps:cNvSpPr/>
                      <wps:spPr>
                        <a:xfrm>
                          <a:off x="0" y="0"/>
                          <a:ext cx="1076325" cy="3364230"/>
                        </a:xfrm>
                        <a:prstGeom prst="rect">
                          <a:avLst/>
                        </a:prstGeom>
                        <a:solidFill>
                          <a:schemeClr val="accent2">
                            <a:lumMod val="50000"/>
                          </a:schemeClr>
                        </a:solidFill>
                        <a:ln w="9525" algn="ctr">
                          <a:noFill/>
                          <a:miter lim="800000"/>
                          <a:headEnd type="none" w="lg" len="lg"/>
                          <a:tailEnd type="none" w="lg" len="lg"/>
                        </a:ln>
                      </wps:spPr>
                      <wps:txbx>
                        <w:txbxContent>
                          <w:p w14:paraId="7785C2A2" w14:textId="77777777" w:rsidR="000E1441" w:rsidRDefault="000E1441" w:rsidP="00697784">
                            <w:pPr>
                              <w:jc w:val="center"/>
                              <w:rPr>
                                <w:rFonts w:asciiTheme="majorHAnsi" w:hAnsiTheme="majorHAnsi" w:cstheme="majorHAnsi"/>
                                <w:szCs w:val="24"/>
                              </w:rPr>
                            </w:pPr>
                            <w:r>
                              <w:rPr>
                                <w:rFonts w:asciiTheme="majorHAnsi" w:hAnsiTheme="majorHAnsi" w:cstheme="majorHAnsi"/>
                                <w:b/>
                                <w:bCs/>
                                <w:color w:val="FFFFFF"/>
                                <w:kern w:val="24"/>
                                <w:sz w:val="26"/>
                                <w:szCs w:val="26"/>
                                <w:lang w:val="en-US"/>
                              </w:rPr>
                              <w:t>Key steps</w:t>
                            </w:r>
                          </w:p>
                        </w:txbxContent>
                      </wps:txbx>
                      <wps:bodyPr wrap="square" lIns="0" tIns="83076" rIns="0" bIns="83076" anchor="ctr" anchorCtr="1">
                        <a:noAutofit/>
                      </wps:bodyPr>
                    </wps:wsp>
                  </a:graphicData>
                </a:graphic>
                <wp14:sizeRelH relativeFrom="margin">
                  <wp14:pctWidth>0</wp14:pctWidth>
                </wp14:sizeRelH>
                <wp14:sizeRelV relativeFrom="margin">
                  <wp14:pctHeight>0</wp14:pctHeight>
                </wp14:sizeRelV>
              </wp:anchor>
            </w:drawing>
          </mc:Choice>
          <mc:Fallback>
            <w:pict>
              <v:rect w14:anchorId="3342ACC5" id="Rectangle 35" o:spid="_x0000_s1034" style="position:absolute;left:0;text-align:left;margin-left:0;margin-top:144.15pt;width:84.75pt;height:264.9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" fillcolor="#823b0b [1605]" stroked="f">
                <v:stroke startarrowwidth="wide" startarrowlength="long" endarrowwidth="wide" endarrowlength="long"/>
                <v:textbox inset="0,2.30767mm,0,2.30767mm">
                  <w:txbxContent>
                    <w:p w14:paraId="7785C2A2" w14:textId="77777777" w:rsidR="000E1441" w:rsidRDefault="000E1441" w:rsidP="00697784">
                      <w:pPr>
                        <w:jc w:val="center"/>
                        <w:rPr>
                          <w:rFonts w:asciiTheme="majorHAnsi" w:hAnsiTheme="majorHAnsi" w:cstheme="majorHAnsi"/>
                          <w:szCs w:val="24"/>
                        </w:rPr>
                      </w:pPr>
                      <w:r>
                        <w:rPr>
                          <w:rFonts w:asciiTheme="majorHAnsi" w:hAnsiTheme="majorHAnsi" w:cstheme="majorHAnsi"/>
                          <w:b/>
                          <w:bCs/>
                          <w:color w:val="FFFFFF"/>
                          <w:kern w:val="24"/>
                          <w:sz w:val="26"/>
                          <w:szCs w:val="26"/>
                          <w:lang w:val="en-US"/>
                        </w:rPr>
                        <w:t>Key steps</w:t>
                      </w:r>
                    </w:p>
                  </w:txbxContent>
                </v:textbox>
                <w10:wrap anchorx="margin"/>
              </v:rect>
            </w:pict>
          </mc:Fallback>
        </mc:AlternateContent>
      </w:r>
      <w:r>
        <w:rPr>
          <w:noProof/>
        </w:rPr>
        <mc:AlternateContent>
          <mc:Choice Requires="wps">
            <w:drawing>
              <wp:anchor distT="0" distB="0" distL="114300" distR="114300" simplePos="0" relativeHeight="251676672" behindDoc="0" locked="0" layoutInCell="1" allowOverlap="1" wp14:anchorId="1FEAD26B" wp14:editId="105540FE">
                <wp:simplePos x="0" y="0"/>
                <wp:positionH relativeFrom="margin">
                  <wp:posOffset>0</wp:posOffset>
                </wp:positionH>
                <wp:positionV relativeFrom="paragraph">
                  <wp:posOffset>1121410</wp:posOffset>
                </wp:positionV>
                <wp:extent cx="1057275" cy="390525"/>
                <wp:effectExtent l="0" t="0" r="9525" b="9525"/>
                <wp:wrapNone/>
                <wp:docPr id="16" name="Rectangle 16"/>
                <wp:cNvGraphicFramePr/>
                <a:graphic xmlns:a="http://schemas.openxmlformats.org/drawingml/2006/main">
                  <a:graphicData uri="http://schemas.microsoft.com/office/word/2010/wordprocessingShape">
                    <wps:wsp>
                      <wps:cNvSpPr/>
                      <wps:spPr>
                        <a:xfrm>
                          <a:off x="0" y="0"/>
                          <a:ext cx="1057275" cy="390525"/>
                        </a:xfrm>
                        <a:prstGeom prst="rect">
                          <a:avLst/>
                        </a:prstGeom>
                        <a:solidFill>
                          <a:schemeClr val="accent2">
                            <a:lumMod val="50000"/>
                          </a:schemeClr>
                        </a:solidFill>
                        <a:ln w="9525" algn="ctr">
                          <a:noFill/>
                          <a:miter lim="800000"/>
                          <a:headEnd type="none" w="lg" len="lg"/>
                          <a:tailEnd type="none" w="lg" len="lg"/>
                        </a:ln>
                      </wps:spPr>
                      <wps:txbx>
                        <w:txbxContent>
                          <w:p w14:paraId="56464920" w14:textId="77777777" w:rsidR="000E1441" w:rsidRDefault="000E1441" w:rsidP="00697784">
                            <w:pPr>
                              <w:jc w:val="center"/>
                              <w:rPr>
                                <w:rFonts w:asciiTheme="majorHAnsi" w:hAnsiTheme="majorHAnsi" w:cstheme="majorHAnsi"/>
                                <w:szCs w:val="24"/>
                              </w:rPr>
                            </w:pPr>
                            <w:r>
                              <w:rPr>
                                <w:rFonts w:asciiTheme="majorHAnsi" w:hAnsiTheme="majorHAnsi" w:cstheme="majorHAnsi"/>
                                <w:b/>
                                <w:bCs/>
                                <w:color w:val="FFFFFF"/>
                                <w:kern w:val="24"/>
                                <w:sz w:val="26"/>
                                <w:szCs w:val="26"/>
                                <w:lang w:val="en-US"/>
                              </w:rPr>
                              <w:t>Timeline</w:t>
                            </w:r>
                          </w:p>
                        </w:txbxContent>
                      </wps:txbx>
                      <wps:bodyPr wrap="square" lIns="0" tIns="83076" rIns="0" bIns="83076" anchor="ctr" anchorCtr="1">
                        <a:noAutofit/>
                      </wps:bodyPr>
                    </wps:wsp>
                  </a:graphicData>
                </a:graphic>
                <wp14:sizeRelH relativeFrom="margin">
                  <wp14:pctWidth>0</wp14:pctWidth>
                </wp14:sizeRelH>
                <wp14:sizeRelV relativeFrom="margin">
                  <wp14:pctHeight>0</wp14:pctHeight>
                </wp14:sizeRelV>
              </wp:anchor>
            </w:drawing>
          </mc:Choice>
          <mc:Fallback>
            <w:pict>
              <v:rect w14:anchorId="1FEAD26B" id="Rectangle 16" o:spid="_x0000_s1035" style="position:absolute;left:0;text-align:left;margin-left:0;margin-top:88.3pt;width:83.25pt;height:30.7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" fillcolor="#823b0b [1605]" stroked="f">
                <v:stroke startarrowwidth="wide" startarrowlength="long" endarrowwidth="wide" endarrowlength="long"/>
                <v:textbox inset="0,2.30767mm,0,2.30767mm">
                  <w:txbxContent>
                    <w:p w14:paraId="56464920" w14:textId="77777777" w:rsidR="000E1441" w:rsidRDefault="000E1441" w:rsidP="00697784">
                      <w:pPr>
                        <w:jc w:val="center"/>
                        <w:rPr>
                          <w:rFonts w:asciiTheme="majorHAnsi" w:hAnsiTheme="majorHAnsi" w:cstheme="majorHAnsi"/>
                          <w:szCs w:val="24"/>
                        </w:rPr>
                      </w:pPr>
                      <w:r>
                        <w:rPr>
                          <w:rFonts w:asciiTheme="majorHAnsi" w:hAnsiTheme="majorHAnsi" w:cstheme="majorHAnsi"/>
                          <w:b/>
                          <w:bCs/>
                          <w:color w:val="FFFFFF"/>
                          <w:kern w:val="24"/>
                          <w:sz w:val="26"/>
                          <w:szCs w:val="26"/>
                          <w:lang w:val="en-US"/>
                        </w:rPr>
                        <w:t>Timeline</w:t>
                      </w:r>
                    </w:p>
                  </w:txbxContent>
                </v:textbox>
                <w10:wrap anchorx="margin"/>
              </v:rect>
            </w:pict>
          </mc:Fallback>
        </mc:AlternateContent>
      </w:r>
      <w:r>
        <w:rPr>
          <w:noProof/>
        </w:rPr>
        <mc:AlternateContent>
          <mc:Choice Requires="wps">
            <w:drawing>
              <wp:anchor distT="0" distB="0" distL="114300" distR="114300" simplePos="0" relativeHeight="251683840" behindDoc="0" locked="0" layoutInCell="1" allowOverlap="1" wp14:anchorId="0E9705FA" wp14:editId="45DC92A5">
                <wp:simplePos x="0" y="0"/>
                <wp:positionH relativeFrom="column">
                  <wp:posOffset>6841490</wp:posOffset>
                </wp:positionH>
                <wp:positionV relativeFrom="paragraph">
                  <wp:posOffset>1176655</wp:posOffset>
                </wp:positionV>
                <wp:extent cx="935990" cy="314325"/>
                <wp:effectExtent l="0" t="0" r="16510" b="28575"/>
                <wp:wrapNone/>
                <wp:docPr id="56" name="Rectangle 56"/>
                <wp:cNvGraphicFramePr/>
                <a:graphic xmlns:a="http://schemas.openxmlformats.org/drawingml/2006/main">
                  <a:graphicData uri="http://schemas.microsoft.com/office/word/2010/wordprocessingShape">
                    <wps:wsp>
                      <wps:cNvSpPr/>
                      <wps:spPr>
                        <a:xfrm>
                          <a:off x="0" y="0"/>
                          <a:ext cx="935990" cy="314325"/>
                        </a:xfrm>
                        <a:prstGeom prst="rect">
                          <a:avLst/>
                        </a:prstGeom>
                        <a:solidFill>
                          <a:schemeClr val="bg1"/>
                        </a:solidFill>
                        <a:ln w="9525">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288138BD" w14:textId="77777777" w:rsidR="000E1441" w:rsidRDefault="000E1441" w:rsidP="00697784">
                            <w:pPr>
                              <w:jc w:val="center"/>
                              <w:rPr>
                                <w:rFonts w:cs="Calibri"/>
                              </w:rPr>
                            </w:pPr>
                            <w:proofErr w:type="gramStart"/>
                            <w:r>
                              <w:rPr>
                                <w:rFonts w:cs="Calibri"/>
                                <w:b/>
                                <w:bCs/>
                                <w:iCs/>
                                <w:color w:val="000000"/>
                                <w:kern w:val="24"/>
                                <w:lang w:val="en-US"/>
                              </w:rPr>
                              <w:t>½  month</w:t>
                            </w:r>
                            <w:proofErr w:type="gramEnd"/>
                          </w:p>
                        </w:txbxContent>
                      </wps:txbx>
                      <wps:bodyPr tIns="83077" bIns="83077" rtlCol="0" anchor="ctr" anchorCtr="0">
                        <a:noAutofit/>
                      </wps:bodyPr>
                    </wps:wsp>
                  </a:graphicData>
                </a:graphic>
                <wp14:sizeRelH relativeFrom="page">
                  <wp14:pctWidth>0</wp14:pctWidth>
                </wp14:sizeRelH>
                <wp14:sizeRelV relativeFrom="margin">
                  <wp14:pctHeight>0</wp14:pctHeight>
                </wp14:sizeRelV>
              </wp:anchor>
            </w:drawing>
          </mc:Choice>
          <mc:Fallback>
            <w:pict>
              <v:rect w14:anchorId="0E9705FA" id="Rectangle 56" o:spid="_x0000_s1036" style="position:absolute;left:0;text-align:left;margin-left:538.7pt;margin-top:92.65pt;width:73.7pt;height:2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" fillcolor="white [3212]" strokecolor="gray [1629]">
                <v:textbox inset=",2.30769mm,,2.30769mm">
                  <w:txbxContent>
                    <w:p w14:paraId="288138BD" w14:textId="77777777" w:rsidR="000E1441" w:rsidRDefault="000E1441" w:rsidP="00697784">
                      <w:pPr>
                        <w:jc w:val="center"/>
                        <w:rPr>
                          <w:rFonts w:cs="Calibri"/>
                        </w:rPr>
                      </w:pPr>
                      <w:proofErr w:type="gramStart"/>
                      <w:r>
                        <w:rPr>
                          <w:rFonts w:cs="Calibri"/>
                          <w:b/>
                          <w:bCs/>
                          <w:iCs/>
                          <w:color w:val="000000"/>
                          <w:kern w:val="24"/>
                          <w:lang w:val="en-US"/>
                        </w:rPr>
                        <w:t>½  month</w:t>
                      </w:r>
                      <w:proofErr w:type="gramEnd"/>
                    </w:p>
                  </w:txbxContent>
                </v:textbox>
              </v:rect>
            </w:pict>
          </mc:Fallback>
        </mc:AlternateContent>
      </w:r>
      <w:r>
        <w:rPr>
          <w:noProof/>
        </w:rPr>
        <mc:AlternateContent>
          <mc:Choice Requires="wps">
            <w:drawing>
              <wp:anchor distT="0" distB="0" distL="114300" distR="114300" simplePos="0" relativeHeight="251687936" behindDoc="0" locked="0" layoutInCell="1" allowOverlap="1" wp14:anchorId="52CCF6A6" wp14:editId="072B635D">
                <wp:simplePos x="0" y="0"/>
                <wp:positionH relativeFrom="column">
                  <wp:posOffset>1235075</wp:posOffset>
                </wp:positionH>
                <wp:positionV relativeFrom="paragraph">
                  <wp:posOffset>5452745</wp:posOffset>
                </wp:positionV>
                <wp:extent cx="1680210" cy="813435"/>
                <wp:effectExtent l="19050" t="19050" r="15240" b="24765"/>
                <wp:wrapNone/>
                <wp:docPr id="15" name="Flowchart: Document 15"/>
                <wp:cNvGraphicFramePr/>
                <a:graphic xmlns:a="http://schemas.openxmlformats.org/drawingml/2006/main">
                  <a:graphicData uri="http://schemas.microsoft.com/office/word/2010/wordprocessingShape">
                    <wps:wsp>
                      <wps:cNvSpPr/>
                      <wps:spPr>
                        <a:xfrm>
                          <a:off x="0" y="0"/>
                          <a:ext cx="1680210" cy="813435"/>
                        </a:xfrm>
                        <a:prstGeom prst="flowChartDocument">
                          <a:avLst/>
                        </a:prstGeom>
                        <a:ln w="28575">
                          <a:solidFill>
                            <a:schemeClr val="accent2">
                              <a:lumMod val="50000"/>
                            </a:schemeClr>
                          </a:solidFill>
                        </a:ln>
                      </wps:spPr>
                      <wps:style>
                        <a:lnRef idx="2">
                          <a:schemeClr val="accent3"/>
                        </a:lnRef>
                        <a:fillRef idx="1">
                          <a:schemeClr val="lt1"/>
                        </a:fillRef>
                        <a:effectRef idx="0">
                          <a:schemeClr val="accent3"/>
                        </a:effectRef>
                        <a:fontRef idx="minor">
                          <a:schemeClr val="dk1"/>
                        </a:fontRef>
                      </wps:style>
                      <wps:txbx>
                        <w:txbxContent>
                          <w:p w14:paraId="0EE33146" w14:textId="77777777" w:rsidR="000E1441" w:rsidRDefault="000E1441" w:rsidP="00697784">
                            <w:pPr>
                              <w:pStyle w:val="ListParagraph"/>
                              <w:numPr>
                                <w:ilvl w:val="0"/>
                                <w:numId w:val="15"/>
                              </w:numPr>
                              <w:spacing w:line="276" w:lineRule="auto"/>
                              <w:ind w:left="284" w:hanging="284"/>
                              <w:jc w:val="left"/>
                              <w:rPr>
                                <w:rFonts w:asciiTheme="majorHAnsi" w:hAnsiTheme="majorHAnsi" w:cstheme="majorHAnsi"/>
                                <w:b/>
                                <w:bCs/>
                                <w:color w:val="000000"/>
                                <w:kern w:val="24"/>
                                <w:szCs w:val="24"/>
                                <w:lang w:val="en-US"/>
                              </w:rPr>
                            </w:pPr>
                            <w:r>
                              <w:rPr>
                                <w:rFonts w:asciiTheme="majorHAnsi" w:hAnsiTheme="majorHAnsi" w:cstheme="majorHAnsi"/>
                                <w:b/>
                                <w:bCs/>
                                <w:color w:val="000000"/>
                                <w:kern w:val="24"/>
                                <w:szCs w:val="24"/>
                                <w:lang w:val="en-US"/>
                              </w:rPr>
                              <w:t xml:space="preserve">Work plan </w:t>
                            </w:r>
                          </w:p>
                          <w:p w14:paraId="3CE603FA" w14:textId="77777777" w:rsidR="000E1441" w:rsidRDefault="000E1441" w:rsidP="00697784">
                            <w:pPr>
                              <w:pStyle w:val="ListParagraph"/>
                              <w:numPr>
                                <w:ilvl w:val="0"/>
                                <w:numId w:val="15"/>
                              </w:numPr>
                              <w:spacing w:line="276" w:lineRule="auto"/>
                              <w:ind w:left="284" w:hanging="284"/>
                              <w:jc w:val="left"/>
                              <w:rPr>
                                <w:rFonts w:asciiTheme="majorHAnsi" w:hAnsiTheme="majorHAnsi" w:cstheme="majorHAnsi"/>
                                <w:b/>
                                <w:bCs/>
                                <w:color w:val="000000"/>
                                <w:kern w:val="24"/>
                                <w:szCs w:val="24"/>
                                <w:lang w:val="en-US"/>
                              </w:rPr>
                            </w:pPr>
                            <w:r>
                              <w:rPr>
                                <w:rFonts w:asciiTheme="majorHAnsi" w:hAnsiTheme="majorHAnsi" w:cstheme="majorHAnsi"/>
                                <w:b/>
                                <w:bCs/>
                                <w:color w:val="000000"/>
                                <w:kern w:val="24"/>
                                <w:szCs w:val="24"/>
                                <w:lang w:val="en-US"/>
                              </w:rPr>
                              <w:t>Analytical strategy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CCF6A6"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5" o:spid="_x0000_s1037" type="#_x0000_t114" style="position:absolute;left:0;text-align:left;margin-left:97.25pt;margin-top:429.35pt;width:132.3pt;height:64.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" fillcolor="white [3201]" strokecolor="#823b0b [1605]" strokeweight="2.25pt">
                <v:textbox>
                  <w:txbxContent>
                    <w:p w14:paraId="0EE33146" w14:textId="77777777" w:rsidR="000E1441" w:rsidRDefault="000E1441" w:rsidP="00697784">
                      <w:pPr>
                        <w:pStyle w:val="ListParagraph"/>
                        <w:numPr>
                          <w:ilvl w:val="0"/>
                          <w:numId w:val="15"/>
                        </w:numPr>
                        <w:spacing w:line="276" w:lineRule="auto"/>
                        <w:ind w:left="284" w:hanging="284"/>
                        <w:jc w:val="left"/>
                        <w:rPr>
                          <w:rFonts w:asciiTheme="majorHAnsi" w:hAnsiTheme="majorHAnsi" w:cstheme="majorHAnsi"/>
                          <w:b/>
                          <w:bCs/>
                          <w:color w:val="000000"/>
                          <w:kern w:val="24"/>
                          <w:szCs w:val="24"/>
                          <w:lang w:val="en-US"/>
                        </w:rPr>
                      </w:pPr>
                      <w:r>
                        <w:rPr>
                          <w:rFonts w:asciiTheme="majorHAnsi" w:hAnsiTheme="majorHAnsi" w:cstheme="majorHAnsi"/>
                          <w:b/>
                          <w:bCs/>
                          <w:color w:val="000000"/>
                          <w:kern w:val="24"/>
                          <w:szCs w:val="24"/>
                          <w:lang w:val="en-US"/>
                        </w:rPr>
                        <w:t xml:space="preserve">Work plan </w:t>
                      </w:r>
                    </w:p>
                    <w:p w14:paraId="3CE603FA" w14:textId="77777777" w:rsidR="000E1441" w:rsidRDefault="000E1441" w:rsidP="00697784">
                      <w:pPr>
                        <w:pStyle w:val="ListParagraph"/>
                        <w:numPr>
                          <w:ilvl w:val="0"/>
                          <w:numId w:val="15"/>
                        </w:numPr>
                        <w:spacing w:line="276" w:lineRule="auto"/>
                        <w:ind w:left="284" w:hanging="284"/>
                        <w:jc w:val="left"/>
                        <w:rPr>
                          <w:rFonts w:asciiTheme="majorHAnsi" w:hAnsiTheme="majorHAnsi" w:cstheme="majorHAnsi"/>
                          <w:b/>
                          <w:bCs/>
                          <w:color w:val="000000"/>
                          <w:kern w:val="24"/>
                          <w:szCs w:val="24"/>
                          <w:lang w:val="en-US"/>
                        </w:rPr>
                      </w:pPr>
                      <w:r>
                        <w:rPr>
                          <w:rFonts w:asciiTheme="majorHAnsi" w:hAnsiTheme="majorHAnsi" w:cstheme="majorHAnsi"/>
                          <w:b/>
                          <w:bCs/>
                          <w:color w:val="000000"/>
                          <w:kern w:val="24"/>
                          <w:szCs w:val="24"/>
                          <w:lang w:val="en-US"/>
                        </w:rPr>
                        <w:t>Analytical strategy</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1C1F2C4D" wp14:editId="171FB443">
                <wp:simplePos x="0" y="0"/>
                <wp:positionH relativeFrom="column">
                  <wp:posOffset>2992755</wp:posOffset>
                </wp:positionH>
                <wp:positionV relativeFrom="paragraph">
                  <wp:posOffset>1646555</wp:posOffset>
                </wp:positionV>
                <wp:extent cx="1724660" cy="2561590"/>
                <wp:effectExtent l="0" t="0" r="8890" b="0"/>
                <wp:wrapNone/>
                <wp:docPr id="14" name="Rectangle 14"/>
                <wp:cNvGraphicFramePr/>
                <a:graphic xmlns:a="http://schemas.openxmlformats.org/drawingml/2006/main">
                  <a:graphicData uri="http://schemas.microsoft.com/office/word/2010/wordprocessingShape">
                    <wps:wsp>
                      <wps:cNvSpPr/>
                      <wps:spPr>
                        <a:xfrm>
                          <a:off x="0" y="0"/>
                          <a:ext cx="1724660" cy="2561590"/>
                        </a:xfrm>
                        <a:prstGeom prst="rect">
                          <a:avLst/>
                        </a:prstGeom>
                        <a:solidFill>
                          <a:schemeClr val="bg1"/>
                        </a:solidFill>
                        <a:ln w="9525">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50F5ED5C" w14:textId="77777777" w:rsidR="000E1441" w:rsidRDefault="000E1441" w:rsidP="00697784">
                            <w:pPr>
                              <w:spacing w:line="240" w:lineRule="auto"/>
                              <w:jc w:val="left"/>
                              <w:textAlignment w:val="baseline"/>
                              <w:rPr>
                                <w:rFonts w:cs="Calibri"/>
                                <w:color w:val="000000"/>
                                <w:kern w:val="24"/>
                                <w:u w:val="single"/>
                                <w:lang w:val="en-US"/>
                              </w:rPr>
                            </w:pPr>
                            <w:r>
                              <w:rPr>
                                <w:rFonts w:cs="Calibri"/>
                                <w:color w:val="000000"/>
                                <w:kern w:val="24"/>
                                <w:u w:val="single"/>
                                <w:lang w:val="en-US"/>
                              </w:rPr>
                              <w:t xml:space="preserve">2.1. WB facilitator to: </w:t>
                            </w:r>
                          </w:p>
                          <w:p w14:paraId="059FBFB6" w14:textId="77777777" w:rsidR="000E1441" w:rsidRDefault="000E1441" w:rsidP="00697784">
                            <w:pPr>
                              <w:pStyle w:val="ListParagraph"/>
                              <w:numPr>
                                <w:ilvl w:val="0"/>
                                <w:numId w:val="13"/>
                              </w:numPr>
                              <w:spacing w:line="240" w:lineRule="auto"/>
                              <w:ind w:left="284" w:hanging="284"/>
                              <w:jc w:val="left"/>
                              <w:textAlignment w:val="baseline"/>
                              <w:rPr>
                                <w:rFonts w:cs="Calibri"/>
                                <w:color w:val="000000"/>
                                <w:kern w:val="24"/>
                                <w:lang w:val="en-US"/>
                              </w:rPr>
                            </w:pPr>
                            <w:r>
                              <w:rPr>
                                <w:rFonts w:cs="Calibri"/>
                                <w:color w:val="000000"/>
                                <w:kern w:val="24"/>
                                <w:lang w:val="en-US"/>
                              </w:rPr>
                              <w:t>Distribute templates and data collection tools to focal points</w:t>
                            </w:r>
                          </w:p>
                          <w:p w14:paraId="5C8A6210" w14:textId="77777777" w:rsidR="000E1441" w:rsidRDefault="000E1441" w:rsidP="00697784">
                            <w:pPr>
                              <w:pStyle w:val="ListParagraph"/>
                              <w:numPr>
                                <w:ilvl w:val="0"/>
                                <w:numId w:val="13"/>
                              </w:numPr>
                              <w:spacing w:line="240" w:lineRule="auto"/>
                              <w:ind w:left="284" w:hanging="284"/>
                              <w:jc w:val="left"/>
                              <w:textAlignment w:val="baseline"/>
                              <w:rPr>
                                <w:rFonts w:cs="Calibri"/>
                                <w:color w:val="000000"/>
                                <w:kern w:val="24"/>
                                <w:lang w:val="en-US"/>
                              </w:rPr>
                            </w:pPr>
                            <w:r>
                              <w:rPr>
                                <w:rFonts w:cs="Calibri"/>
                                <w:color w:val="000000"/>
                                <w:kern w:val="24"/>
                                <w:lang w:val="en-US"/>
                              </w:rPr>
                              <w:t xml:space="preserve">Follow-up with key stakeholders and focal points for introduction to templates and tools </w:t>
                            </w:r>
                          </w:p>
                          <w:p w14:paraId="43E0DB73" w14:textId="77777777" w:rsidR="000E1441" w:rsidRDefault="000E1441" w:rsidP="00697784">
                            <w:pPr>
                              <w:spacing w:line="240" w:lineRule="auto"/>
                              <w:jc w:val="left"/>
                              <w:textAlignment w:val="baseline"/>
                              <w:rPr>
                                <w:rFonts w:cs="Calibri"/>
                                <w:color w:val="000000"/>
                                <w:kern w:val="24"/>
                                <w:lang w:val="en-US"/>
                              </w:rPr>
                            </w:pPr>
                          </w:p>
                          <w:p w14:paraId="244FAA3D" w14:textId="77777777" w:rsidR="000E1441" w:rsidRDefault="000E1441" w:rsidP="00697784">
                            <w:pPr>
                              <w:spacing w:line="240" w:lineRule="auto"/>
                              <w:jc w:val="left"/>
                              <w:textAlignment w:val="baseline"/>
                              <w:rPr>
                                <w:rFonts w:cs="Calibri"/>
                                <w:color w:val="auto"/>
                                <w:sz w:val="24"/>
                              </w:rPr>
                            </w:pPr>
                            <w:r>
                              <w:rPr>
                                <w:rFonts w:cs="Calibri"/>
                                <w:color w:val="000000"/>
                                <w:kern w:val="24"/>
                                <w:u w:val="single"/>
                                <w:lang w:val="en-US"/>
                              </w:rPr>
                              <w:t>2.2. Key stakeholders and focal points</w:t>
                            </w:r>
                            <w:r>
                              <w:rPr>
                                <w:rFonts w:cs="Calibri"/>
                                <w:color w:val="000000"/>
                                <w:kern w:val="24"/>
                                <w:lang w:val="en-US"/>
                              </w:rPr>
                              <w:t xml:space="preserve"> fill the templates and share with the WB facilitator</w:t>
                            </w:r>
                          </w:p>
                        </w:txbxContent>
                      </wps:txbx>
                      <wps:bodyPr wrap="square" tIns="83077" bIns="83077"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1C1F2C4D" id="Rectangle 14" o:spid="_x0000_s1038" style="position:absolute;left:0;text-align:left;margin-left:235.65pt;margin-top:129.65pt;width:135.8pt;height:201.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" fillcolor="white [3212]" stroked="f">
                <v:textbox inset=",2.30769mm,,2.30769mm">
                  <w:txbxContent>
                    <w:p w14:paraId="50F5ED5C" w14:textId="77777777" w:rsidR="000E1441" w:rsidRDefault="000E1441" w:rsidP="00697784">
                      <w:pPr>
                        <w:spacing w:line="240" w:lineRule="auto"/>
                        <w:jc w:val="left"/>
                        <w:textAlignment w:val="baseline"/>
                        <w:rPr>
                          <w:rFonts w:cs="Calibri"/>
                          <w:color w:val="000000"/>
                          <w:kern w:val="24"/>
                          <w:u w:val="single"/>
                          <w:lang w:val="en-US"/>
                        </w:rPr>
                      </w:pPr>
                      <w:r>
                        <w:rPr>
                          <w:rFonts w:cs="Calibri"/>
                          <w:color w:val="000000"/>
                          <w:kern w:val="24"/>
                          <w:u w:val="single"/>
                          <w:lang w:val="en-US"/>
                        </w:rPr>
                        <w:t xml:space="preserve">2.1. WB facilitator to: </w:t>
                      </w:r>
                    </w:p>
                    <w:p w14:paraId="059FBFB6" w14:textId="77777777" w:rsidR="000E1441" w:rsidRDefault="000E1441" w:rsidP="00697784">
                      <w:pPr>
                        <w:pStyle w:val="ListParagraph"/>
                        <w:numPr>
                          <w:ilvl w:val="0"/>
                          <w:numId w:val="13"/>
                        </w:numPr>
                        <w:spacing w:line="240" w:lineRule="auto"/>
                        <w:ind w:left="284" w:hanging="284"/>
                        <w:jc w:val="left"/>
                        <w:textAlignment w:val="baseline"/>
                        <w:rPr>
                          <w:rFonts w:cs="Calibri"/>
                          <w:color w:val="000000"/>
                          <w:kern w:val="24"/>
                          <w:lang w:val="en-US"/>
                        </w:rPr>
                      </w:pPr>
                      <w:r>
                        <w:rPr>
                          <w:rFonts w:cs="Calibri"/>
                          <w:color w:val="000000"/>
                          <w:kern w:val="24"/>
                          <w:lang w:val="en-US"/>
                        </w:rPr>
                        <w:t>Distribute templates and data collection tools to focal points</w:t>
                      </w:r>
                    </w:p>
                    <w:p w14:paraId="5C8A6210" w14:textId="77777777" w:rsidR="000E1441" w:rsidRDefault="000E1441" w:rsidP="00697784">
                      <w:pPr>
                        <w:pStyle w:val="ListParagraph"/>
                        <w:numPr>
                          <w:ilvl w:val="0"/>
                          <w:numId w:val="13"/>
                        </w:numPr>
                        <w:spacing w:line="240" w:lineRule="auto"/>
                        <w:ind w:left="284" w:hanging="284"/>
                        <w:jc w:val="left"/>
                        <w:textAlignment w:val="baseline"/>
                        <w:rPr>
                          <w:rFonts w:cs="Calibri"/>
                          <w:color w:val="000000"/>
                          <w:kern w:val="24"/>
                          <w:lang w:val="en-US"/>
                        </w:rPr>
                      </w:pPr>
                      <w:r>
                        <w:rPr>
                          <w:rFonts w:cs="Calibri"/>
                          <w:color w:val="000000"/>
                          <w:kern w:val="24"/>
                          <w:lang w:val="en-US"/>
                        </w:rPr>
                        <w:t xml:space="preserve">Follow-up with key stakeholders and focal points for introduction to templates and tools </w:t>
                      </w:r>
                    </w:p>
                    <w:p w14:paraId="43E0DB73" w14:textId="77777777" w:rsidR="000E1441" w:rsidRDefault="000E1441" w:rsidP="00697784">
                      <w:pPr>
                        <w:spacing w:line="240" w:lineRule="auto"/>
                        <w:jc w:val="left"/>
                        <w:textAlignment w:val="baseline"/>
                        <w:rPr>
                          <w:rFonts w:cs="Calibri"/>
                          <w:color w:val="000000"/>
                          <w:kern w:val="24"/>
                          <w:lang w:val="en-US"/>
                        </w:rPr>
                      </w:pPr>
                    </w:p>
                    <w:p w14:paraId="244FAA3D" w14:textId="77777777" w:rsidR="000E1441" w:rsidRDefault="000E1441" w:rsidP="00697784">
                      <w:pPr>
                        <w:spacing w:line="240" w:lineRule="auto"/>
                        <w:jc w:val="left"/>
                        <w:textAlignment w:val="baseline"/>
                        <w:rPr>
                          <w:rFonts w:cs="Calibri"/>
                          <w:color w:val="auto"/>
                          <w:sz w:val="24"/>
                        </w:rPr>
                      </w:pPr>
                      <w:r>
                        <w:rPr>
                          <w:rFonts w:cs="Calibri"/>
                          <w:color w:val="000000"/>
                          <w:kern w:val="24"/>
                          <w:u w:val="single"/>
                          <w:lang w:val="en-US"/>
                        </w:rPr>
                        <w:t>2.2. Key stakeholders and focal points</w:t>
                      </w:r>
                      <w:r>
                        <w:rPr>
                          <w:rFonts w:cs="Calibri"/>
                          <w:color w:val="000000"/>
                          <w:kern w:val="24"/>
                          <w:lang w:val="en-US"/>
                        </w:rPr>
                        <w:t xml:space="preserve"> fill the templates and share with the WB facilitator</w:t>
                      </w:r>
                    </w:p>
                  </w:txbxContent>
                </v:textbox>
              </v:rect>
            </w:pict>
          </mc:Fallback>
        </mc:AlternateContent>
      </w:r>
      <w:r>
        <w:rPr>
          <w:noProof/>
        </w:rPr>
        <mc:AlternateContent>
          <mc:Choice Requires="wps">
            <w:drawing>
              <wp:anchor distT="0" distB="0" distL="114300" distR="114300" simplePos="0" relativeHeight="251689984" behindDoc="0" locked="0" layoutInCell="1" allowOverlap="1" wp14:anchorId="72F35252" wp14:editId="61DBE7AC">
                <wp:simplePos x="0" y="0"/>
                <wp:positionH relativeFrom="column">
                  <wp:posOffset>4681855</wp:posOffset>
                </wp:positionH>
                <wp:positionV relativeFrom="paragraph">
                  <wp:posOffset>1646555</wp:posOffset>
                </wp:positionV>
                <wp:extent cx="1673225" cy="3076575"/>
                <wp:effectExtent l="0" t="0" r="3175" b="9525"/>
                <wp:wrapNone/>
                <wp:docPr id="12" name="Rectangle 12"/>
                <wp:cNvGraphicFramePr/>
                <a:graphic xmlns:a="http://schemas.openxmlformats.org/drawingml/2006/main">
                  <a:graphicData uri="http://schemas.microsoft.com/office/word/2010/wordprocessingShape">
                    <wps:wsp>
                      <wps:cNvSpPr/>
                      <wps:spPr>
                        <a:xfrm>
                          <a:off x="0" y="0"/>
                          <a:ext cx="1673225" cy="3076575"/>
                        </a:xfrm>
                        <a:prstGeom prst="rect">
                          <a:avLst/>
                        </a:prstGeom>
                        <a:solidFill>
                          <a:schemeClr val="bg1"/>
                        </a:solidFill>
                        <a:ln w="9525">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5B6878BA" w14:textId="77777777" w:rsidR="000E1441" w:rsidRDefault="000E1441" w:rsidP="00697784">
                            <w:pPr>
                              <w:spacing w:line="240" w:lineRule="auto"/>
                              <w:jc w:val="left"/>
                              <w:textAlignment w:val="baseline"/>
                              <w:rPr>
                                <w:rFonts w:cs="Calibri"/>
                                <w:color w:val="000000"/>
                                <w:kern w:val="24"/>
                                <w:lang w:val="en-US"/>
                              </w:rPr>
                            </w:pPr>
                            <w:r>
                              <w:rPr>
                                <w:rFonts w:cs="Calibri"/>
                                <w:color w:val="000000"/>
                                <w:kern w:val="24"/>
                                <w:u w:val="single"/>
                                <w:lang w:val="en-US"/>
                              </w:rPr>
                              <w:t>3.1. WB facilitator</w:t>
                            </w:r>
                            <w:r>
                              <w:rPr>
                                <w:rFonts w:cs="Calibri"/>
                                <w:color w:val="000000"/>
                                <w:kern w:val="24"/>
                                <w:lang w:val="en-US"/>
                              </w:rPr>
                              <w:t xml:space="preserve"> reviews data for accuracy and calculates first draft of coverage and unit cost for each intervention</w:t>
                            </w:r>
                          </w:p>
                          <w:p w14:paraId="51EC61E5" w14:textId="77777777" w:rsidR="000E1441" w:rsidRDefault="000E1441" w:rsidP="00697784">
                            <w:pPr>
                              <w:spacing w:line="240" w:lineRule="auto"/>
                              <w:jc w:val="left"/>
                              <w:textAlignment w:val="baseline"/>
                              <w:rPr>
                                <w:rFonts w:cs="Calibri"/>
                                <w:color w:val="000000"/>
                                <w:kern w:val="24"/>
                                <w:lang w:val="en-US"/>
                              </w:rPr>
                            </w:pPr>
                          </w:p>
                          <w:p w14:paraId="74745E5D" w14:textId="77777777" w:rsidR="000E1441" w:rsidRDefault="000E1441" w:rsidP="00697784">
                            <w:pPr>
                              <w:spacing w:line="240" w:lineRule="auto"/>
                              <w:jc w:val="left"/>
                              <w:textAlignment w:val="baseline"/>
                              <w:rPr>
                                <w:rFonts w:cs="Calibri"/>
                                <w:color w:val="000000"/>
                                <w:kern w:val="24"/>
                                <w:lang w:val="en-US"/>
                              </w:rPr>
                            </w:pPr>
                            <w:r>
                              <w:rPr>
                                <w:rFonts w:cs="Calibri"/>
                                <w:color w:val="000000"/>
                                <w:kern w:val="24"/>
                                <w:u w:val="single"/>
                                <w:lang w:val="en-US"/>
                              </w:rPr>
                              <w:t>3.2. WB facilitator</w:t>
                            </w:r>
                            <w:r>
                              <w:rPr>
                                <w:rFonts w:cs="Calibri"/>
                                <w:color w:val="000000"/>
                                <w:kern w:val="24"/>
                                <w:lang w:val="en-US"/>
                              </w:rPr>
                              <w:t xml:space="preserve"> engages with key stakeholder and focal points to review data and to seek clarifications and further inputs as needed</w:t>
                            </w:r>
                          </w:p>
                          <w:p w14:paraId="2F54FD43" w14:textId="77777777" w:rsidR="000E1441" w:rsidRDefault="000E1441" w:rsidP="00697784">
                            <w:pPr>
                              <w:spacing w:line="240" w:lineRule="auto"/>
                              <w:jc w:val="left"/>
                              <w:textAlignment w:val="baseline"/>
                              <w:rPr>
                                <w:rFonts w:cs="Calibri"/>
                                <w:color w:val="000000"/>
                                <w:kern w:val="24"/>
                                <w:lang w:val="en-US"/>
                              </w:rPr>
                            </w:pPr>
                          </w:p>
                          <w:p w14:paraId="6A84C755" w14:textId="77777777" w:rsidR="000E1441" w:rsidRDefault="000E1441" w:rsidP="00697784">
                            <w:pPr>
                              <w:spacing w:line="240" w:lineRule="auto"/>
                              <w:jc w:val="left"/>
                              <w:textAlignment w:val="baseline"/>
                              <w:rPr>
                                <w:rFonts w:cs="Calibri"/>
                                <w:color w:val="auto"/>
                                <w:sz w:val="24"/>
                              </w:rPr>
                            </w:pPr>
                          </w:p>
                        </w:txbxContent>
                      </wps:txbx>
                      <wps:bodyPr wrap="square" tIns="83077" bIns="83077"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72F35252" id="Rectangle 12" o:spid="_x0000_s1039" style="position:absolute;left:0;text-align:left;margin-left:368.65pt;margin-top:129.65pt;width:131.75pt;height:242.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" fillcolor="white [3212]" stroked="f">
                <v:textbox inset=",2.30769mm,,2.30769mm">
                  <w:txbxContent>
                    <w:p w14:paraId="5B6878BA" w14:textId="77777777" w:rsidR="000E1441" w:rsidRDefault="000E1441" w:rsidP="00697784">
                      <w:pPr>
                        <w:spacing w:line="240" w:lineRule="auto"/>
                        <w:jc w:val="left"/>
                        <w:textAlignment w:val="baseline"/>
                        <w:rPr>
                          <w:rFonts w:cs="Calibri"/>
                          <w:color w:val="000000"/>
                          <w:kern w:val="24"/>
                          <w:lang w:val="en-US"/>
                        </w:rPr>
                      </w:pPr>
                      <w:r>
                        <w:rPr>
                          <w:rFonts w:cs="Calibri"/>
                          <w:color w:val="000000"/>
                          <w:kern w:val="24"/>
                          <w:u w:val="single"/>
                          <w:lang w:val="en-US"/>
                        </w:rPr>
                        <w:t>3.1. WB facilitator</w:t>
                      </w:r>
                      <w:r>
                        <w:rPr>
                          <w:rFonts w:cs="Calibri"/>
                          <w:color w:val="000000"/>
                          <w:kern w:val="24"/>
                          <w:lang w:val="en-US"/>
                        </w:rPr>
                        <w:t xml:space="preserve"> reviews data for accuracy and calculates first draft of coverage and unit cost for each intervention</w:t>
                      </w:r>
                    </w:p>
                    <w:p w14:paraId="51EC61E5" w14:textId="77777777" w:rsidR="000E1441" w:rsidRDefault="000E1441" w:rsidP="00697784">
                      <w:pPr>
                        <w:spacing w:line="240" w:lineRule="auto"/>
                        <w:jc w:val="left"/>
                        <w:textAlignment w:val="baseline"/>
                        <w:rPr>
                          <w:rFonts w:cs="Calibri"/>
                          <w:color w:val="000000"/>
                          <w:kern w:val="24"/>
                          <w:lang w:val="en-US"/>
                        </w:rPr>
                      </w:pPr>
                    </w:p>
                    <w:p w14:paraId="74745E5D" w14:textId="77777777" w:rsidR="000E1441" w:rsidRDefault="000E1441" w:rsidP="00697784">
                      <w:pPr>
                        <w:spacing w:line="240" w:lineRule="auto"/>
                        <w:jc w:val="left"/>
                        <w:textAlignment w:val="baseline"/>
                        <w:rPr>
                          <w:rFonts w:cs="Calibri"/>
                          <w:color w:val="000000"/>
                          <w:kern w:val="24"/>
                          <w:lang w:val="en-US"/>
                        </w:rPr>
                      </w:pPr>
                      <w:r>
                        <w:rPr>
                          <w:rFonts w:cs="Calibri"/>
                          <w:color w:val="000000"/>
                          <w:kern w:val="24"/>
                          <w:u w:val="single"/>
                          <w:lang w:val="en-US"/>
                        </w:rPr>
                        <w:t>3.2. WB facilitator</w:t>
                      </w:r>
                      <w:r>
                        <w:rPr>
                          <w:rFonts w:cs="Calibri"/>
                          <w:color w:val="000000"/>
                          <w:kern w:val="24"/>
                          <w:lang w:val="en-US"/>
                        </w:rPr>
                        <w:t xml:space="preserve"> engages with key stakeholder and focal points to review data and to seek clarifications and further inputs as needed</w:t>
                      </w:r>
                    </w:p>
                    <w:p w14:paraId="2F54FD43" w14:textId="77777777" w:rsidR="000E1441" w:rsidRDefault="000E1441" w:rsidP="00697784">
                      <w:pPr>
                        <w:spacing w:line="240" w:lineRule="auto"/>
                        <w:jc w:val="left"/>
                        <w:textAlignment w:val="baseline"/>
                        <w:rPr>
                          <w:rFonts w:cs="Calibri"/>
                          <w:color w:val="000000"/>
                          <w:kern w:val="24"/>
                          <w:lang w:val="en-US"/>
                        </w:rPr>
                      </w:pPr>
                    </w:p>
                    <w:p w14:paraId="6A84C755" w14:textId="77777777" w:rsidR="000E1441" w:rsidRDefault="000E1441" w:rsidP="00697784">
                      <w:pPr>
                        <w:spacing w:line="240" w:lineRule="auto"/>
                        <w:jc w:val="left"/>
                        <w:textAlignment w:val="baseline"/>
                        <w:rPr>
                          <w:rFonts w:cs="Calibri"/>
                          <w:color w:val="auto"/>
                          <w:sz w:val="24"/>
                        </w:rPr>
                      </w:pPr>
                    </w:p>
                  </w:txbxContent>
                </v:textbox>
              </v:rect>
            </w:pict>
          </mc:Fallback>
        </mc:AlternateContent>
      </w:r>
      <w:r>
        <w:rPr>
          <w:noProof/>
        </w:rPr>
        <mc:AlternateContent>
          <mc:Choice Requires="wps">
            <w:drawing>
              <wp:anchor distT="0" distB="0" distL="114300" distR="114300" simplePos="0" relativeHeight="251692032" behindDoc="0" locked="0" layoutInCell="1" allowOverlap="1" wp14:anchorId="7BAA1782" wp14:editId="1E70AC27">
                <wp:simplePos x="0" y="0"/>
                <wp:positionH relativeFrom="column">
                  <wp:posOffset>6324600</wp:posOffset>
                </wp:positionH>
                <wp:positionV relativeFrom="paragraph">
                  <wp:posOffset>5706110</wp:posOffset>
                </wp:positionV>
                <wp:extent cx="1766570" cy="813435"/>
                <wp:effectExtent l="19050" t="19050" r="24130" b="24765"/>
                <wp:wrapNone/>
                <wp:docPr id="13" name="Flowchart: Document 13"/>
                <wp:cNvGraphicFramePr/>
                <a:graphic xmlns:a="http://schemas.openxmlformats.org/drawingml/2006/main">
                  <a:graphicData uri="http://schemas.microsoft.com/office/word/2010/wordprocessingShape">
                    <wps:wsp>
                      <wps:cNvSpPr/>
                      <wps:spPr>
                        <a:xfrm>
                          <a:off x="0" y="0"/>
                          <a:ext cx="1765935" cy="813435"/>
                        </a:xfrm>
                        <a:prstGeom prst="flowChartDocument">
                          <a:avLst/>
                        </a:prstGeom>
                        <a:ln w="28575">
                          <a:solidFill>
                            <a:schemeClr val="accent2">
                              <a:lumMod val="50000"/>
                            </a:schemeClr>
                          </a:solidFill>
                        </a:ln>
                      </wps:spPr>
                      <wps:style>
                        <a:lnRef idx="2">
                          <a:schemeClr val="accent3"/>
                        </a:lnRef>
                        <a:fillRef idx="1">
                          <a:schemeClr val="lt1"/>
                        </a:fillRef>
                        <a:effectRef idx="0">
                          <a:schemeClr val="accent3"/>
                        </a:effectRef>
                        <a:fontRef idx="minor">
                          <a:schemeClr val="dk1"/>
                        </a:fontRef>
                      </wps:style>
                      <wps:txbx>
                        <w:txbxContent>
                          <w:p w14:paraId="65725884" w14:textId="77777777" w:rsidR="000E1441" w:rsidRDefault="000E1441" w:rsidP="00697784">
                            <w:pPr>
                              <w:jc w:val="left"/>
                              <w:rPr>
                                <w:rFonts w:asciiTheme="majorHAnsi" w:hAnsiTheme="majorHAnsi" w:cstheme="majorHAnsi"/>
                                <w:b/>
                                <w:bCs/>
                                <w:color w:val="000000"/>
                                <w:kern w:val="24"/>
                                <w:szCs w:val="24"/>
                                <w:lang w:val="en-US"/>
                              </w:rPr>
                            </w:pPr>
                            <w:r>
                              <w:rPr>
                                <w:rFonts w:asciiTheme="majorHAnsi" w:hAnsiTheme="majorHAnsi" w:cstheme="majorHAnsi"/>
                                <w:b/>
                                <w:bCs/>
                                <w:color w:val="000000"/>
                                <w:kern w:val="24"/>
                                <w:szCs w:val="24"/>
                                <w:lang w:val="en-US"/>
                              </w:rPr>
                              <w:t>Interventions coverage and unit cost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AA1782" id="Flowchart: Document 13" o:spid="_x0000_s1040" type="#_x0000_t114" style="position:absolute;left:0;text-align:left;margin-left:498pt;margin-top:449.3pt;width:139.1pt;height:64.0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" fillcolor="white [3201]" strokecolor="#823b0b [1605]" strokeweight="2.25pt">
                <v:textbox>
                  <w:txbxContent>
                    <w:p w14:paraId="65725884" w14:textId="77777777" w:rsidR="000E1441" w:rsidRDefault="000E1441" w:rsidP="00697784">
                      <w:pPr>
                        <w:jc w:val="left"/>
                        <w:rPr>
                          <w:rFonts w:asciiTheme="majorHAnsi" w:hAnsiTheme="majorHAnsi" w:cstheme="majorHAnsi"/>
                          <w:b/>
                          <w:bCs/>
                          <w:color w:val="000000"/>
                          <w:kern w:val="24"/>
                          <w:szCs w:val="24"/>
                          <w:lang w:val="en-US"/>
                        </w:rPr>
                      </w:pPr>
                      <w:r>
                        <w:rPr>
                          <w:rFonts w:asciiTheme="majorHAnsi" w:hAnsiTheme="majorHAnsi" w:cstheme="majorHAnsi"/>
                          <w:b/>
                          <w:bCs/>
                          <w:color w:val="000000"/>
                          <w:kern w:val="24"/>
                          <w:szCs w:val="24"/>
                          <w:lang w:val="en-US"/>
                        </w:rPr>
                        <w:t>Interventions coverage and unit cost report</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4754E304" wp14:editId="1697FD9D">
                <wp:simplePos x="0" y="0"/>
                <wp:positionH relativeFrom="margin">
                  <wp:posOffset>6495415</wp:posOffset>
                </wp:positionH>
                <wp:positionV relativeFrom="paragraph">
                  <wp:posOffset>1612265</wp:posOffset>
                </wp:positionV>
                <wp:extent cx="1733550" cy="2233930"/>
                <wp:effectExtent l="0" t="0" r="0" b="0"/>
                <wp:wrapNone/>
                <wp:docPr id="9" name="Rectangle 9"/>
                <wp:cNvGraphicFramePr/>
                <a:graphic xmlns:a="http://schemas.openxmlformats.org/drawingml/2006/main">
                  <a:graphicData uri="http://schemas.microsoft.com/office/word/2010/wordprocessingShape">
                    <wps:wsp>
                      <wps:cNvSpPr/>
                      <wps:spPr>
                        <a:xfrm>
                          <a:off x="0" y="0"/>
                          <a:ext cx="1733550" cy="2233930"/>
                        </a:xfrm>
                        <a:prstGeom prst="rect">
                          <a:avLst/>
                        </a:prstGeom>
                        <a:solidFill>
                          <a:schemeClr val="bg1"/>
                        </a:solidFill>
                        <a:ln w="9525">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D0BCB7A" w14:textId="77777777" w:rsidR="000E1441" w:rsidRDefault="000E1441" w:rsidP="00697784">
                            <w:pPr>
                              <w:spacing w:line="240" w:lineRule="auto"/>
                              <w:jc w:val="left"/>
                              <w:textAlignment w:val="baseline"/>
                              <w:rPr>
                                <w:rFonts w:cs="Calibri"/>
                                <w:color w:val="000000"/>
                                <w:kern w:val="24"/>
                                <w:lang w:val="en-US"/>
                              </w:rPr>
                            </w:pPr>
                            <w:r>
                              <w:rPr>
                                <w:rFonts w:cs="Calibri"/>
                                <w:color w:val="000000"/>
                                <w:kern w:val="24"/>
                                <w:u w:val="single"/>
                                <w:lang w:val="en-US"/>
                              </w:rPr>
                              <w:t>4.1. WB facilitator</w:t>
                            </w:r>
                            <w:r>
                              <w:rPr>
                                <w:rFonts w:cs="Calibri"/>
                                <w:color w:val="000000"/>
                                <w:kern w:val="24"/>
                                <w:lang w:val="en-US"/>
                              </w:rPr>
                              <w:t xml:space="preserve"> prepares and disseminates preliminary results </w:t>
                            </w:r>
                          </w:p>
                          <w:p w14:paraId="1889C630" w14:textId="77777777" w:rsidR="000E1441" w:rsidRDefault="000E1441" w:rsidP="00697784">
                            <w:pPr>
                              <w:spacing w:line="240" w:lineRule="auto"/>
                              <w:jc w:val="left"/>
                              <w:textAlignment w:val="baseline"/>
                              <w:rPr>
                                <w:rFonts w:cs="Calibri"/>
                                <w:color w:val="000000"/>
                                <w:kern w:val="24"/>
                                <w:lang w:val="en-US"/>
                              </w:rPr>
                            </w:pPr>
                          </w:p>
                          <w:p w14:paraId="7884E21F" w14:textId="77777777" w:rsidR="000E1441" w:rsidRDefault="000E1441" w:rsidP="00697784">
                            <w:pPr>
                              <w:spacing w:line="240" w:lineRule="auto"/>
                              <w:jc w:val="left"/>
                              <w:textAlignment w:val="baseline"/>
                              <w:rPr>
                                <w:rFonts w:cs="Calibri"/>
                                <w:color w:val="000000"/>
                                <w:kern w:val="24"/>
                                <w:lang w:val="en-US"/>
                              </w:rPr>
                            </w:pPr>
                            <w:r>
                              <w:rPr>
                                <w:rFonts w:cs="Calibri"/>
                                <w:color w:val="000000"/>
                                <w:kern w:val="24"/>
                                <w:u w:val="single"/>
                                <w:lang w:val="en-US"/>
                              </w:rPr>
                              <w:t>4.2. WB facilitator and key stakeholders</w:t>
                            </w:r>
                            <w:r>
                              <w:rPr>
                                <w:rFonts w:cs="Calibri"/>
                                <w:color w:val="000000"/>
                                <w:kern w:val="24"/>
                                <w:lang w:val="en-US"/>
                              </w:rPr>
                              <w:t xml:space="preserve"> validate results in workshop</w:t>
                            </w:r>
                          </w:p>
                          <w:p w14:paraId="1CE3B26E" w14:textId="77777777" w:rsidR="000E1441" w:rsidRDefault="000E1441" w:rsidP="00697784">
                            <w:pPr>
                              <w:spacing w:line="240" w:lineRule="auto"/>
                              <w:jc w:val="left"/>
                              <w:textAlignment w:val="baseline"/>
                              <w:rPr>
                                <w:rFonts w:cs="Calibri"/>
                                <w:color w:val="000000"/>
                                <w:kern w:val="24"/>
                                <w:lang w:val="en-US"/>
                              </w:rPr>
                            </w:pPr>
                          </w:p>
                          <w:p w14:paraId="6640E07A" w14:textId="77777777" w:rsidR="000E1441" w:rsidRDefault="000E1441" w:rsidP="00697784">
                            <w:pPr>
                              <w:spacing w:line="240" w:lineRule="auto"/>
                              <w:jc w:val="left"/>
                              <w:textAlignment w:val="baseline"/>
                              <w:rPr>
                                <w:rFonts w:cs="Calibri"/>
                                <w:color w:val="000000"/>
                                <w:kern w:val="24"/>
                                <w:lang w:val="en-US"/>
                              </w:rPr>
                            </w:pPr>
                            <w:r>
                              <w:rPr>
                                <w:rFonts w:cs="Calibri"/>
                                <w:color w:val="000000"/>
                                <w:kern w:val="24"/>
                                <w:u w:val="single"/>
                                <w:lang w:val="en-US"/>
                              </w:rPr>
                              <w:t>4.3. WB facilitator</w:t>
                            </w:r>
                            <w:r>
                              <w:rPr>
                                <w:rFonts w:cs="Calibri"/>
                                <w:color w:val="000000"/>
                                <w:kern w:val="24"/>
                                <w:lang w:val="en-US"/>
                              </w:rPr>
                              <w:t xml:space="preserve"> prepares and disseminates results and report</w:t>
                            </w:r>
                          </w:p>
                          <w:p w14:paraId="61F0A333" w14:textId="77777777" w:rsidR="000E1441" w:rsidRDefault="000E1441" w:rsidP="00697784">
                            <w:pPr>
                              <w:spacing w:line="240" w:lineRule="auto"/>
                              <w:jc w:val="left"/>
                              <w:textAlignment w:val="baseline"/>
                              <w:rPr>
                                <w:rFonts w:cs="Calibri"/>
                                <w:color w:val="000000"/>
                                <w:kern w:val="24"/>
                                <w:lang w:val="en-US"/>
                              </w:rPr>
                            </w:pPr>
                          </w:p>
                          <w:p w14:paraId="67B1D788" w14:textId="77777777" w:rsidR="000E1441" w:rsidRDefault="000E1441" w:rsidP="00697784">
                            <w:pPr>
                              <w:spacing w:line="240" w:lineRule="auto"/>
                              <w:jc w:val="left"/>
                              <w:textAlignment w:val="baseline"/>
                              <w:rPr>
                                <w:rFonts w:cs="Calibri"/>
                                <w:color w:val="auto"/>
                                <w:sz w:val="24"/>
                              </w:rPr>
                            </w:pPr>
                          </w:p>
                        </w:txbxContent>
                      </wps:txbx>
                      <wps:bodyPr wrap="square" tIns="83077" bIns="83077"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4754E304" id="Rectangle 9" o:spid="_x0000_s1041" style="position:absolute;left:0;text-align:left;margin-left:511.45pt;margin-top:126.95pt;width:136.5pt;height:175.9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" fillcolor="white [3212]" stroked="f">
                <v:textbox inset=",2.30769mm,,2.30769mm">
                  <w:txbxContent>
                    <w:p w14:paraId="0D0BCB7A" w14:textId="77777777" w:rsidR="000E1441" w:rsidRDefault="000E1441" w:rsidP="00697784">
                      <w:pPr>
                        <w:spacing w:line="240" w:lineRule="auto"/>
                        <w:jc w:val="left"/>
                        <w:textAlignment w:val="baseline"/>
                        <w:rPr>
                          <w:rFonts w:cs="Calibri"/>
                          <w:color w:val="000000"/>
                          <w:kern w:val="24"/>
                          <w:lang w:val="en-US"/>
                        </w:rPr>
                      </w:pPr>
                      <w:r>
                        <w:rPr>
                          <w:rFonts w:cs="Calibri"/>
                          <w:color w:val="000000"/>
                          <w:kern w:val="24"/>
                          <w:u w:val="single"/>
                          <w:lang w:val="en-US"/>
                        </w:rPr>
                        <w:t>4.1. WB facilitator</w:t>
                      </w:r>
                      <w:r>
                        <w:rPr>
                          <w:rFonts w:cs="Calibri"/>
                          <w:color w:val="000000"/>
                          <w:kern w:val="24"/>
                          <w:lang w:val="en-US"/>
                        </w:rPr>
                        <w:t xml:space="preserve"> prepares and disseminates preliminary results </w:t>
                      </w:r>
                    </w:p>
                    <w:p w14:paraId="1889C630" w14:textId="77777777" w:rsidR="000E1441" w:rsidRDefault="000E1441" w:rsidP="00697784">
                      <w:pPr>
                        <w:spacing w:line="240" w:lineRule="auto"/>
                        <w:jc w:val="left"/>
                        <w:textAlignment w:val="baseline"/>
                        <w:rPr>
                          <w:rFonts w:cs="Calibri"/>
                          <w:color w:val="000000"/>
                          <w:kern w:val="24"/>
                          <w:lang w:val="en-US"/>
                        </w:rPr>
                      </w:pPr>
                    </w:p>
                    <w:p w14:paraId="7884E21F" w14:textId="77777777" w:rsidR="000E1441" w:rsidRDefault="000E1441" w:rsidP="00697784">
                      <w:pPr>
                        <w:spacing w:line="240" w:lineRule="auto"/>
                        <w:jc w:val="left"/>
                        <w:textAlignment w:val="baseline"/>
                        <w:rPr>
                          <w:rFonts w:cs="Calibri"/>
                          <w:color w:val="000000"/>
                          <w:kern w:val="24"/>
                          <w:lang w:val="en-US"/>
                        </w:rPr>
                      </w:pPr>
                      <w:r>
                        <w:rPr>
                          <w:rFonts w:cs="Calibri"/>
                          <w:color w:val="000000"/>
                          <w:kern w:val="24"/>
                          <w:u w:val="single"/>
                          <w:lang w:val="en-US"/>
                        </w:rPr>
                        <w:t>4.2. WB facilitator and key stakeholders</w:t>
                      </w:r>
                      <w:r>
                        <w:rPr>
                          <w:rFonts w:cs="Calibri"/>
                          <w:color w:val="000000"/>
                          <w:kern w:val="24"/>
                          <w:lang w:val="en-US"/>
                        </w:rPr>
                        <w:t xml:space="preserve"> validate results in workshop</w:t>
                      </w:r>
                    </w:p>
                    <w:p w14:paraId="1CE3B26E" w14:textId="77777777" w:rsidR="000E1441" w:rsidRDefault="000E1441" w:rsidP="00697784">
                      <w:pPr>
                        <w:spacing w:line="240" w:lineRule="auto"/>
                        <w:jc w:val="left"/>
                        <w:textAlignment w:val="baseline"/>
                        <w:rPr>
                          <w:rFonts w:cs="Calibri"/>
                          <w:color w:val="000000"/>
                          <w:kern w:val="24"/>
                          <w:lang w:val="en-US"/>
                        </w:rPr>
                      </w:pPr>
                    </w:p>
                    <w:p w14:paraId="6640E07A" w14:textId="77777777" w:rsidR="000E1441" w:rsidRDefault="000E1441" w:rsidP="00697784">
                      <w:pPr>
                        <w:spacing w:line="240" w:lineRule="auto"/>
                        <w:jc w:val="left"/>
                        <w:textAlignment w:val="baseline"/>
                        <w:rPr>
                          <w:rFonts w:cs="Calibri"/>
                          <w:color w:val="000000"/>
                          <w:kern w:val="24"/>
                          <w:lang w:val="en-US"/>
                        </w:rPr>
                      </w:pPr>
                      <w:r>
                        <w:rPr>
                          <w:rFonts w:cs="Calibri"/>
                          <w:color w:val="000000"/>
                          <w:kern w:val="24"/>
                          <w:u w:val="single"/>
                          <w:lang w:val="en-US"/>
                        </w:rPr>
                        <w:t>4.3. WB facilitator</w:t>
                      </w:r>
                      <w:r>
                        <w:rPr>
                          <w:rFonts w:cs="Calibri"/>
                          <w:color w:val="000000"/>
                          <w:kern w:val="24"/>
                          <w:lang w:val="en-US"/>
                        </w:rPr>
                        <w:t xml:space="preserve"> prepares and disseminates results and report</w:t>
                      </w:r>
                    </w:p>
                    <w:p w14:paraId="61F0A333" w14:textId="77777777" w:rsidR="000E1441" w:rsidRDefault="000E1441" w:rsidP="00697784">
                      <w:pPr>
                        <w:spacing w:line="240" w:lineRule="auto"/>
                        <w:jc w:val="left"/>
                        <w:textAlignment w:val="baseline"/>
                        <w:rPr>
                          <w:rFonts w:cs="Calibri"/>
                          <w:color w:val="000000"/>
                          <w:kern w:val="24"/>
                          <w:lang w:val="en-US"/>
                        </w:rPr>
                      </w:pPr>
                    </w:p>
                    <w:p w14:paraId="67B1D788" w14:textId="77777777" w:rsidR="000E1441" w:rsidRDefault="000E1441" w:rsidP="00697784">
                      <w:pPr>
                        <w:spacing w:line="240" w:lineRule="auto"/>
                        <w:jc w:val="left"/>
                        <w:textAlignment w:val="baseline"/>
                        <w:rPr>
                          <w:rFonts w:cs="Calibri"/>
                          <w:color w:val="auto"/>
                          <w:sz w:val="24"/>
                        </w:rPr>
                      </w:pPr>
                    </w:p>
                  </w:txbxContent>
                </v:textbox>
                <w10:wrap anchorx="margin"/>
              </v:rect>
            </w:pict>
          </mc:Fallback>
        </mc:AlternateContent>
      </w:r>
      <w:r>
        <w:rPr>
          <w:noProof/>
        </w:rPr>
        <mc:AlternateContent>
          <mc:Choice Requires="wps">
            <w:drawing>
              <wp:anchor distT="0" distB="0" distL="114300" distR="114300" simplePos="0" relativeHeight="251688960" behindDoc="0" locked="0" layoutInCell="1" allowOverlap="1" wp14:anchorId="1E95F5FC" wp14:editId="20C41E6B">
                <wp:simplePos x="0" y="0"/>
                <wp:positionH relativeFrom="margin">
                  <wp:posOffset>1200150</wp:posOffset>
                </wp:positionH>
                <wp:positionV relativeFrom="paragraph">
                  <wp:posOffset>5121910</wp:posOffset>
                </wp:positionV>
                <wp:extent cx="6969760" cy="212725"/>
                <wp:effectExtent l="38100" t="0" r="59690" b="15875"/>
                <wp:wrapNone/>
                <wp:docPr id="62" name="Isosceles Tri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gray">
                        <a:xfrm rot="10800000">
                          <a:off x="0" y="0"/>
                          <a:ext cx="6969760" cy="212725"/>
                        </a:xfrm>
                        <a:prstGeom prst="triangle">
                          <a:avLst>
                            <a:gd name="adj" fmla="val 50000"/>
                          </a:avLst>
                        </a:prstGeom>
                        <a:solidFill>
                          <a:srgbClr val="B2B2B2"/>
                        </a:solidFill>
                        <a:ln w="9525" algn="ctr">
                          <a:solidFill>
                            <a:srgbClr val="B2B2B2"/>
                          </a:solidFill>
                          <a:miter lim="800000"/>
                          <a:headEnd/>
                          <a:tailEnd/>
                        </a:ln>
                      </wps:spPr>
                      <wps:bodyPr rot="10800000" vert="eaVert" wrap="none" anchor="ctr"/>
                    </wps:wsp>
                  </a:graphicData>
                </a:graphic>
                <wp14:sizeRelH relativeFrom="margin">
                  <wp14:pctWidth>0</wp14:pctWidth>
                </wp14:sizeRelH>
                <wp14:sizeRelV relativeFrom="margin">
                  <wp14:pctHeight>0</wp14:pctHeight>
                </wp14:sizeRelV>
              </wp:anchor>
            </w:drawing>
          </mc:Choice>
          <mc:Fallback>
            <w:pict>
              <v:shapetype w14:anchorId="0CD797CD"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2" o:spid="_x0000_s1026" type="#_x0000_t5" style="position:absolute;margin-left:94.5pt;margin-top:403.3pt;width:548.8pt;height:16.75pt;rotation:180;z-index:2516889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" fillcolor="#b2b2b2" strokecolor="#b2b2b2">
                <v:textbox style="layout-flow:vertical-ideographic;mso-rotate:180"/>
                <w10:wrap anchorx="margin"/>
              </v:shape>
            </w:pict>
          </mc:Fallback>
        </mc:AlternateContent>
      </w:r>
      <w:r>
        <w:rPr>
          <w:noProof/>
        </w:rPr>
        <mc:AlternateContent>
          <mc:Choice Requires="wps">
            <w:drawing>
              <wp:anchor distT="0" distB="0" distL="114300" distR="114300" simplePos="0" relativeHeight="251686912" behindDoc="0" locked="0" layoutInCell="1" allowOverlap="1" wp14:anchorId="7A0A7CBD" wp14:editId="39F8F33A">
                <wp:simplePos x="0" y="0"/>
                <wp:positionH relativeFrom="margin">
                  <wp:posOffset>0</wp:posOffset>
                </wp:positionH>
                <wp:positionV relativeFrom="paragraph">
                  <wp:posOffset>5427980</wp:posOffset>
                </wp:positionV>
                <wp:extent cx="1057275" cy="839470"/>
                <wp:effectExtent l="0" t="0" r="9525" b="0"/>
                <wp:wrapNone/>
                <wp:docPr id="4" name="Rectangle 4"/>
                <wp:cNvGraphicFramePr/>
                <a:graphic xmlns:a="http://schemas.openxmlformats.org/drawingml/2006/main">
                  <a:graphicData uri="http://schemas.microsoft.com/office/word/2010/wordprocessingShape">
                    <wps:wsp>
                      <wps:cNvSpPr/>
                      <wps:spPr>
                        <a:xfrm>
                          <a:off x="0" y="0"/>
                          <a:ext cx="1057275" cy="839470"/>
                        </a:xfrm>
                        <a:prstGeom prst="rect">
                          <a:avLst/>
                        </a:prstGeom>
                        <a:solidFill>
                          <a:schemeClr val="accent2">
                            <a:lumMod val="50000"/>
                          </a:schemeClr>
                        </a:solidFill>
                        <a:ln w="9525" algn="ctr">
                          <a:noFill/>
                          <a:miter lim="800000"/>
                          <a:headEnd type="none" w="lg" len="lg"/>
                          <a:tailEnd type="none" w="lg" len="lg"/>
                        </a:ln>
                      </wps:spPr>
                      <wps:txbx>
                        <w:txbxContent>
                          <w:p w14:paraId="07D0F7D3" w14:textId="77777777" w:rsidR="000E1441" w:rsidRDefault="000E1441" w:rsidP="00697784">
                            <w:pPr>
                              <w:jc w:val="center"/>
                              <w:rPr>
                                <w:rFonts w:asciiTheme="majorHAnsi" w:hAnsiTheme="majorHAnsi" w:cstheme="majorHAnsi"/>
                                <w:szCs w:val="24"/>
                              </w:rPr>
                            </w:pPr>
                            <w:r>
                              <w:rPr>
                                <w:rFonts w:asciiTheme="majorHAnsi" w:hAnsiTheme="majorHAnsi" w:cstheme="majorHAnsi"/>
                                <w:b/>
                                <w:bCs/>
                                <w:color w:val="FFFFFF"/>
                                <w:kern w:val="24"/>
                                <w:sz w:val="26"/>
                                <w:szCs w:val="26"/>
                                <w:lang w:val="en-US"/>
                              </w:rPr>
                              <w:t>Main     outputs</w:t>
                            </w:r>
                          </w:p>
                        </w:txbxContent>
                      </wps:txbx>
                      <wps:bodyPr wrap="square" lIns="0" tIns="83076" rIns="0" bIns="83076" anchor="ctr" anchorCtr="1">
                        <a:noAutofit/>
                      </wps:bodyPr>
                    </wps:wsp>
                  </a:graphicData>
                </a:graphic>
                <wp14:sizeRelH relativeFrom="margin">
                  <wp14:pctWidth>0</wp14:pctWidth>
                </wp14:sizeRelH>
                <wp14:sizeRelV relativeFrom="margin">
                  <wp14:pctHeight>0</wp14:pctHeight>
                </wp14:sizeRelV>
              </wp:anchor>
            </w:drawing>
          </mc:Choice>
          <mc:Fallback>
            <w:pict>
              <v:rect w14:anchorId="7A0A7CBD" id="Rectangle 4" o:spid="_x0000_s1042" style="position:absolute;left:0;text-align:left;margin-left:0;margin-top:427.4pt;width:83.25pt;height:66.1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" fillcolor="#823b0b [1605]" stroked="f">
                <v:stroke startarrowwidth="wide" startarrowlength="long" endarrowwidth="wide" endarrowlength="long"/>
                <v:textbox inset="0,2.30767mm,0,2.30767mm">
                  <w:txbxContent>
                    <w:p w14:paraId="07D0F7D3" w14:textId="77777777" w:rsidR="000E1441" w:rsidRDefault="000E1441" w:rsidP="00697784">
                      <w:pPr>
                        <w:jc w:val="center"/>
                        <w:rPr>
                          <w:rFonts w:asciiTheme="majorHAnsi" w:hAnsiTheme="majorHAnsi" w:cstheme="majorHAnsi"/>
                          <w:szCs w:val="24"/>
                        </w:rPr>
                      </w:pPr>
                      <w:r>
                        <w:rPr>
                          <w:rFonts w:asciiTheme="majorHAnsi" w:hAnsiTheme="majorHAnsi" w:cstheme="majorHAnsi"/>
                          <w:b/>
                          <w:bCs/>
                          <w:color w:val="FFFFFF"/>
                          <w:kern w:val="24"/>
                          <w:sz w:val="26"/>
                          <w:szCs w:val="26"/>
                          <w:lang w:val="en-US"/>
                        </w:rPr>
                        <w:t>Main     outputs</w:t>
                      </w:r>
                    </w:p>
                  </w:txbxContent>
                </v:textbox>
                <w10:wrap anchorx="margin"/>
              </v:rect>
            </w:pict>
          </mc:Fallback>
        </mc:AlternateContent>
      </w:r>
      <w:r>
        <w:rPr>
          <w:noProof/>
        </w:rPr>
        <mc:AlternateContent>
          <mc:Choice Requires="wps">
            <w:drawing>
              <wp:anchor distT="0" distB="0" distL="114300" distR="114300" simplePos="0" relativeHeight="251677696" behindDoc="0" locked="0" layoutInCell="1" allowOverlap="1" wp14:anchorId="7F6067B3" wp14:editId="5F71AF3E">
                <wp:simplePos x="0" y="0"/>
                <wp:positionH relativeFrom="column">
                  <wp:posOffset>1200785</wp:posOffset>
                </wp:positionH>
                <wp:positionV relativeFrom="paragraph">
                  <wp:posOffset>1287780</wp:posOffset>
                </wp:positionV>
                <wp:extent cx="1571625" cy="9525"/>
                <wp:effectExtent l="38100" t="38100" r="47625" b="47625"/>
                <wp:wrapNone/>
                <wp:docPr id="40" name="Straight Connector 40"/>
                <wp:cNvGraphicFramePr/>
                <a:graphic xmlns:a="http://schemas.openxmlformats.org/drawingml/2006/main">
                  <a:graphicData uri="http://schemas.microsoft.com/office/word/2010/wordprocessingShape">
                    <wps:wsp>
                      <wps:cNvCnPr/>
                      <wps:spPr>
                        <a:xfrm flipV="1">
                          <a:off x="0" y="0"/>
                          <a:ext cx="1571625" cy="9525"/>
                        </a:xfrm>
                        <a:prstGeom prst="line">
                          <a:avLst/>
                        </a:prstGeom>
                        <a:ln>
                          <a:solidFill>
                            <a:schemeClr val="tx1">
                              <a:lumMod val="50000"/>
                              <a:lumOff val="50000"/>
                            </a:schemeClr>
                          </a:solidFill>
                          <a:headEnd type="ova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FF0CC" id="Straight Connector 40" o:spid="_x0000_s1026" style="position:absolute;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55pt,101.4pt" to="218.3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" strokecolor="gray [1629]" strokeweight=".5pt">
                <v:stroke startarrow="oval" endarrow="oval" joinstyle="miter"/>
              </v:line>
            </w:pict>
          </mc:Fallback>
        </mc:AlternateContent>
      </w:r>
      <w:r>
        <w:rPr>
          <w:noProof/>
        </w:rPr>
        <mc:AlternateContent>
          <mc:Choice Requires="wps">
            <w:drawing>
              <wp:anchor distT="0" distB="0" distL="114300" distR="114300" simplePos="0" relativeHeight="251678720" behindDoc="0" locked="0" layoutInCell="1" allowOverlap="1" wp14:anchorId="307746C6" wp14:editId="73DCF8CC">
                <wp:simplePos x="0" y="0"/>
                <wp:positionH relativeFrom="column">
                  <wp:posOffset>2773680</wp:posOffset>
                </wp:positionH>
                <wp:positionV relativeFrom="paragraph">
                  <wp:posOffset>1343025</wp:posOffset>
                </wp:positionV>
                <wp:extent cx="1776730" cy="0"/>
                <wp:effectExtent l="38100" t="38100" r="52070" b="57150"/>
                <wp:wrapNone/>
                <wp:docPr id="45" name="Straight Connector 45"/>
                <wp:cNvGraphicFramePr/>
                <a:graphic xmlns:a="http://schemas.openxmlformats.org/drawingml/2006/main">
                  <a:graphicData uri="http://schemas.microsoft.com/office/word/2010/wordprocessingShape">
                    <wps:wsp>
                      <wps:cNvCnPr/>
                      <wps:spPr>
                        <a:xfrm>
                          <a:off x="0" y="0"/>
                          <a:ext cx="1776730" cy="0"/>
                        </a:xfrm>
                        <a:prstGeom prst="line">
                          <a:avLst/>
                        </a:prstGeom>
                        <a:ln>
                          <a:solidFill>
                            <a:schemeClr val="tx1">
                              <a:lumMod val="50000"/>
                              <a:lumOff val="50000"/>
                            </a:schemeClr>
                          </a:solidFill>
                          <a:headEnd type="ova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587A41" id="Straight Connector 4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4pt,105.75pt" to="358.3pt,10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" strokecolor="gray [1629]" strokeweight=".5pt">
                <v:stroke startarrow="oval" endarrow="oval" joinstyle="miter"/>
              </v:line>
            </w:pict>
          </mc:Fallback>
        </mc:AlternateContent>
      </w:r>
      <w:r>
        <w:rPr>
          <w:noProof/>
        </w:rPr>
        <mc:AlternateContent>
          <mc:Choice Requires="wps">
            <w:drawing>
              <wp:anchor distT="0" distB="0" distL="114300" distR="114300" simplePos="0" relativeHeight="251679744" behindDoc="0" locked="0" layoutInCell="1" allowOverlap="1" wp14:anchorId="6AE2E06F" wp14:editId="513B51AF">
                <wp:simplePos x="0" y="0"/>
                <wp:positionH relativeFrom="column">
                  <wp:posOffset>4559935</wp:posOffset>
                </wp:positionH>
                <wp:positionV relativeFrom="paragraph">
                  <wp:posOffset>1342390</wp:posOffset>
                </wp:positionV>
                <wp:extent cx="1763395" cy="0"/>
                <wp:effectExtent l="38100" t="38100" r="65405" b="57150"/>
                <wp:wrapNone/>
                <wp:docPr id="50" name="Straight Connector 50"/>
                <wp:cNvGraphicFramePr/>
                <a:graphic xmlns:a="http://schemas.openxmlformats.org/drawingml/2006/main">
                  <a:graphicData uri="http://schemas.microsoft.com/office/word/2010/wordprocessingShape">
                    <wps:wsp>
                      <wps:cNvCnPr/>
                      <wps:spPr>
                        <a:xfrm>
                          <a:off x="0" y="0"/>
                          <a:ext cx="1763395" cy="0"/>
                        </a:xfrm>
                        <a:prstGeom prst="line">
                          <a:avLst/>
                        </a:prstGeom>
                        <a:ln>
                          <a:solidFill>
                            <a:schemeClr val="tx1">
                              <a:lumMod val="50000"/>
                              <a:lumOff val="50000"/>
                            </a:schemeClr>
                          </a:solidFill>
                          <a:headEnd type="ova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EC0510" id="Straight Connector 50"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9.05pt,105.7pt" to="497.9pt,1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" strokecolor="gray [1629]" strokeweight=".5pt">
                <v:stroke startarrow="oval" endarrow="oval" joinstyle="miter"/>
              </v:line>
            </w:pict>
          </mc:Fallback>
        </mc:AlternateContent>
      </w:r>
      <w:r>
        <w:rPr>
          <w:noProof/>
        </w:rPr>
        <mc:AlternateContent>
          <mc:Choice Requires="wps">
            <w:drawing>
              <wp:anchor distT="0" distB="0" distL="114300" distR="114300" simplePos="0" relativeHeight="251680768" behindDoc="0" locked="0" layoutInCell="1" allowOverlap="1" wp14:anchorId="1CC8FF9B" wp14:editId="3FA8B243">
                <wp:simplePos x="0" y="0"/>
                <wp:positionH relativeFrom="column">
                  <wp:posOffset>1445895</wp:posOffset>
                </wp:positionH>
                <wp:positionV relativeFrom="paragraph">
                  <wp:posOffset>1139825</wp:posOffset>
                </wp:positionV>
                <wp:extent cx="935990" cy="314325"/>
                <wp:effectExtent l="0" t="0" r="16510" b="28575"/>
                <wp:wrapNone/>
                <wp:docPr id="41" name="Rectangle 41"/>
                <wp:cNvGraphicFramePr/>
                <a:graphic xmlns:a="http://schemas.openxmlformats.org/drawingml/2006/main">
                  <a:graphicData uri="http://schemas.microsoft.com/office/word/2010/wordprocessingShape">
                    <wps:wsp>
                      <wps:cNvSpPr/>
                      <wps:spPr>
                        <a:xfrm>
                          <a:off x="0" y="0"/>
                          <a:ext cx="935990" cy="314325"/>
                        </a:xfrm>
                        <a:prstGeom prst="rect">
                          <a:avLst/>
                        </a:prstGeom>
                        <a:solidFill>
                          <a:schemeClr val="bg1"/>
                        </a:solidFill>
                        <a:ln w="9525">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41A1D2B4" w14:textId="77777777" w:rsidR="000E1441" w:rsidRDefault="000E1441" w:rsidP="00697784">
                            <w:pPr>
                              <w:jc w:val="center"/>
                              <w:rPr>
                                <w:rFonts w:cs="Calibri"/>
                              </w:rPr>
                            </w:pPr>
                            <w:r>
                              <w:rPr>
                                <w:rFonts w:cs="Calibri"/>
                                <w:b/>
                                <w:bCs/>
                                <w:iCs/>
                                <w:color w:val="000000"/>
                                <w:kern w:val="24"/>
                                <w:lang w:val="en-US"/>
                              </w:rPr>
                              <w:t>½ month</w:t>
                            </w:r>
                          </w:p>
                        </w:txbxContent>
                      </wps:txbx>
                      <wps:bodyPr tIns="83077" bIns="83077" rtlCol="0" anchor="ctr" anchorCtr="0">
                        <a:noAutofit/>
                      </wps:bodyPr>
                    </wps:wsp>
                  </a:graphicData>
                </a:graphic>
                <wp14:sizeRelH relativeFrom="page">
                  <wp14:pctWidth>0</wp14:pctWidth>
                </wp14:sizeRelH>
                <wp14:sizeRelV relativeFrom="margin">
                  <wp14:pctHeight>0</wp14:pctHeight>
                </wp14:sizeRelV>
              </wp:anchor>
            </w:drawing>
          </mc:Choice>
          <mc:Fallback>
            <w:pict>
              <v:rect w14:anchorId="1CC8FF9B" id="Rectangle 41" o:spid="_x0000_s1043" style="position:absolute;left:0;text-align:left;margin-left:113.85pt;margin-top:89.75pt;width:73.7pt;height:24.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" fillcolor="white [3212]" strokecolor="gray [1629]">
                <v:textbox inset=",2.30769mm,,2.30769mm">
                  <w:txbxContent>
                    <w:p w14:paraId="41A1D2B4" w14:textId="77777777" w:rsidR="000E1441" w:rsidRDefault="000E1441" w:rsidP="00697784">
                      <w:pPr>
                        <w:jc w:val="center"/>
                        <w:rPr>
                          <w:rFonts w:cs="Calibri"/>
                        </w:rPr>
                      </w:pPr>
                      <w:r>
                        <w:rPr>
                          <w:rFonts w:cs="Calibri"/>
                          <w:b/>
                          <w:bCs/>
                          <w:iCs/>
                          <w:color w:val="000000"/>
                          <w:kern w:val="24"/>
                          <w:lang w:val="en-US"/>
                        </w:rPr>
                        <w:t>½ month</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6602ABC2" wp14:editId="1646C4B7">
                <wp:simplePos x="0" y="0"/>
                <wp:positionH relativeFrom="column">
                  <wp:posOffset>3213100</wp:posOffset>
                </wp:positionH>
                <wp:positionV relativeFrom="paragraph">
                  <wp:posOffset>1132840</wp:posOffset>
                </wp:positionV>
                <wp:extent cx="935990" cy="314325"/>
                <wp:effectExtent l="0" t="0" r="16510" b="28575"/>
                <wp:wrapNone/>
                <wp:docPr id="46" name="Rectangle 46"/>
                <wp:cNvGraphicFramePr/>
                <a:graphic xmlns:a="http://schemas.openxmlformats.org/drawingml/2006/main">
                  <a:graphicData uri="http://schemas.microsoft.com/office/word/2010/wordprocessingShape">
                    <wps:wsp>
                      <wps:cNvSpPr/>
                      <wps:spPr>
                        <a:xfrm>
                          <a:off x="0" y="0"/>
                          <a:ext cx="935990" cy="314325"/>
                        </a:xfrm>
                        <a:prstGeom prst="rect">
                          <a:avLst/>
                        </a:prstGeom>
                        <a:solidFill>
                          <a:schemeClr val="bg1"/>
                        </a:solidFill>
                        <a:ln w="9525">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0E5944BB" w14:textId="77777777" w:rsidR="000E1441" w:rsidRDefault="000E1441" w:rsidP="00697784">
                            <w:pPr>
                              <w:jc w:val="center"/>
                              <w:rPr>
                                <w:rFonts w:cs="Calibri"/>
                              </w:rPr>
                            </w:pPr>
                            <w:proofErr w:type="gramStart"/>
                            <w:r>
                              <w:rPr>
                                <w:rFonts w:cs="Calibri"/>
                                <w:b/>
                                <w:bCs/>
                                <w:iCs/>
                                <w:color w:val="000000"/>
                                <w:kern w:val="24"/>
                                <w:lang w:val="en-US"/>
                              </w:rPr>
                              <w:t>½  month</w:t>
                            </w:r>
                            <w:proofErr w:type="gramEnd"/>
                          </w:p>
                        </w:txbxContent>
                      </wps:txbx>
                      <wps:bodyPr lIns="0" tIns="83076" rIns="0" bIns="83076" rtlCol="0" anchor="ctr" anchorCtr="0">
                        <a:noAutofit/>
                      </wps:bodyPr>
                    </wps:wsp>
                  </a:graphicData>
                </a:graphic>
                <wp14:sizeRelH relativeFrom="page">
                  <wp14:pctWidth>0</wp14:pctWidth>
                </wp14:sizeRelH>
                <wp14:sizeRelV relativeFrom="margin">
                  <wp14:pctHeight>0</wp14:pctHeight>
                </wp14:sizeRelV>
              </wp:anchor>
            </w:drawing>
          </mc:Choice>
          <mc:Fallback>
            <w:pict>
              <v:rect w14:anchorId="6602ABC2" id="Rectangle 46" o:spid="_x0000_s1044" style="position:absolute;left:0;text-align:left;margin-left:253pt;margin-top:89.2pt;width:73.7pt;height:24.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" fillcolor="white [3212]" strokecolor="gray [1629]">
                <v:textbox inset="0,2.30767mm,0,2.30767mm">
                  <w:txbxContent>
                    <w:p w14:paraId="0E5944BB" w14:textId="77777777" w:rsidR="000E1441" w:rsidRDefault="000E1441" w:rsidP="00697784">
                      <w:pPr>
                        <w:jc w:val="center"/>
                        <w:rPr>
                          <w:rFonts w:cs="Calibri"/>
                        </w:rPr>
                      </w:pPr>
                      <w:proofErr w:type="gramStart"/>
                      <w:r>
                        <w:rPr>
                          <w:rFonts w:cs="Calibri"/>
                          <w:b/>
                          <w:bCs/>
                          <w:iCs/>
                          <w:color w:val="000000"/>
                          <w:kern w:val="24"/>
                          <w:lang w:val="en-US"/>
                        </w:rPr>
                        <w:t>½  month</w:t>
                      </w:r>
                      <w:proofErr w:type="gramEnd"/>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0F841223" wp14:editId="5218C8F3">
                <wp:simplePos x="0" y="0"/>
                <wp:positionH relativeFrom="column">
                  <wp:posOffset>4970780</wp:posOffset>
                </wp:positionH>
                <wp:positionV relativeFrom="paragraph">
                  <wp:posOffset>1132840</wp:posOffset>
                </wp:positionV>
                <wp:extent cx="935990" cy="314325"/>
                <wp:effectExtent l="0" t="0" r="16510" b="28575"/>
                <wp:wrapNone/>
                <wp:docPr id="51" name="Rectangle 51"/>
                <wp:cNvGraphicFramePr/>
                <a:graphic xmlns:a="http://schemas.openxmlformats.org/drawingml/2006/main">
                  <a:graphicData uri="http://schemas.microsoft.com/office/word/2010/wordprocessingShape">
                    <wps:wsp>
                      <wps:cNvSpPr/>
                      <wps:spPr>
                        <a:xfrm>
                          <a:off x="0" y="0"/>
                          <a:ext cx="935990" cy="314325"/>
                        </a:xfrm>
                        <a:prstGeom prst="rect">
                          <a:avLst/>
                        </a:prstGeom>
                        <a:solidFill>
                          <a:schemeClr val="bg1"/>
                        </a:solidFill>
                        <a:ln w="9525">
                          <a:solidFill>
                            <a:schemeClr val="tx1">
                              <a:lumMod val="50000"/>
                              <a:lumOff val="50000"/>
                            </a:schemeClr>
                          </a:solidFill>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E4E884B" w14:textId="77777777" w:rsidR="000E1441" w:rsidRDefault="000E1441" w:rsidP="00697784">
                            <w:pPr>
                              <w:jc w:val="center"/>
                              <w:rPr>
                                <w:rFonts w:cs="Calibri"/>
                              </w:rPr>
                            </w:pPr>
                            <w:r>
                              <w:rPr>
                                <w:rFonts w:cs="Calibri"/>
                                <w:b/>
                                <w:bCs/>
                                <w:iCs/>
                                <w:color w:val="000000"/>
                                <w:kern w:val="24"/>
                                <w:lang w:val="en-US"/>
                              </w:rPr>
                              <w:t>½   month</w:t>
                            </w:r>
                          </w:p>
                        </w:txbxContent>
                      </wps:txbx>
                      <wps:bodyPr tIns="83077" bIns="83077" rtlCol="0" anchor="ctr" anchorCtr="0">
                        <a:noAutofit/>
                      </wps:bodyPr>
                    </wps:wsp>
                  </a:graphicData>
                </a:graphic>
                <wp14:sizeRelH relativeFrom="page">
                  <wp14:pctWidth>0</wp14:pctWidth>
                </wp14:sizeRelH>
                <wp14:sizeRelV relativeFrom="margin">
                  <wp14:pctHeight>0</wp14:pctHeight>
                </wp14:sizeRelV>
              </wp:anchor>
            </w:drawing>
          </mc:Choice>
          <mc:Fallback>
            <w:pict>
              <v:rect w14:anchorId="0F841223" id="Rectangle 51" o:spid="_x0000_s1045" style="position:absolute;left:0;text-align:left;margin-left:391.4pt;margin-top:89.2pt;width:73.7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" fillcolor="white [3212]" strokecolor="gray [1629]">
                <v:textbox inset=",2.30769mm,,2.30769mm">
                  <w:txbxContent>
                    <w:p w14:paraId="6E4E884B" w14:textId="77777777" w:rsidR="000E1441" w:rsidRDefault="000E1441" w:rsidP="00697784">
                      <w:pPr>
                        <w:jc w:val="center"/>
                        <w:rPr>
                          <w:rFonts w:cs="Calibri"/>
                        </w:rPr>
                      </w:pPr>
                      <w:r>
                        <w:rPr>
                          <w:rFonts w:cs="Calibri"/>
                          <w:b/>
                          <w:bCs/>
                          <w:iCs/>
                          <w:color w:val="000000"/>
                          <w:kern w:val="24"/>
                          <w:lang w:val="en-US"/>
                        </w:rPr>
                        <w:t>½   month</w:t>
                      </w:r>
                    </w:p>
                  </w:txbxContent>
                </v:textbox>
              </v:rect>
            </w:pict>
          </mc:Fallback>
        </mc:AlternateContent>
      </w:r>
      <w:r>
        <w:rPr>
          <w:noProof/>
        </w:rPr>
        <mc:AlternateContent>
          <mc:Choice Requires="wps">
            <w:drawing>
              <wp:anchor distT="0" distB="0" distL="114300" distR="114300" simplePos="0" relativeHeight="251675648" behindDoc="0" locked="0" layoutInCell="1" allowOverlap="1" wp14:anchorId="58B88854" wp14:editId="17D3CF34">
                <wp:simplePos x="0" y="0"/>
                <wp:positionH relativeFrom="column">
                  <wp:posOffset>1163955</wp:posOffset>
                </wp:positionH>
                <wp:positionV relativeFrom="paragraph">
                  <wp:posOffset>1655445</wp:posOffset>
                </wp:positionV>
                <wp:extent cx="1716405" cy="3432810"/>
                <wp:effectExtent l="0" t="0" r="0" b="0"/>
                <wp:wrapNone/>
                <wp:docPr id="42" name="Rectangle 42"/>
                <wp:cNvGraphicFramePr/>
                <a:graphic xmlns:a="http://schemas.openxmlformats.org/drawingml/2006/main">
                  <a:graphicData uri="http://schemas.microsoft.com/office/word/2010/wordprocessingShape">
                    <wps:wsp>
                      <wps:cNvSpPr/>
                      <wps:spPr>
                        <a:xfrm>
                          <a:off x="0" y="0"/>
                          <a:ext cx="1716405" cy="3432810"/>
                        </a:xfrm>
                        <a:prstGeom prst="rect">
                          <a:avLst/>
                        </a:prstGeom>
                        <a:solidFill>
                          <a:schemeClr val="bg1"/>
                        </a:solidFill>
                        <a:ln w="9525">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17F45695" w14:textId="77777777" w:rsidR="000E1441" w:rsidRDefault="000E1441" w:rsidP="00697784">
                            <w:pPr>
                              <w:spacing w:line="240" w:lineRule="auto"/>
                              <w:jc w:val="left"/>
                              <w:textAlignment w:val="baseline"/>
                              <w:rPr>
                                <w:rFonts w:cs="Calibri"/>
                                <w:color w:val="000000"/>
                                <w:kern w:val="24"/>
                                <w:lang w:val="en-US"/>
                              </w:rPr>
                            </w:pPr>
                            <w:r>
                              <w:rPr>
                                <w:rFonts w:cs="Calibri"/>
                                <w:color w:val="000000"/>
                                <w:kern w:val="24"/>
                                <w:u w:val="single"/>
                                <w:lang w:val="en-US"/>
                              </w:rPr>
                              <w:t>1.1. WB facilitator</w:t>
                            </w:r>
                            <w:r>
                              <w:rPr>
                                <w:rFonts w:cs="Calibri"/>
                                <w:color w:val="000000"/>
                                <w:kern w:val="24"/>
                                <w:lang w:val="en-US"/>
                              </w:rPr>
                              <w:t xml:space="preserve"> develops the work plan and analytical strategy </w:t>
                            </w:r>
                          </w:p>
                          <w:p w14:paraId="13AA4B61" w14:textId="77777777" w:rsidR="000E1441" w:rsidRDefault="000E1441" w:rsidP="00697784">
                            <w:pPr>
                              <w:spacing w:line="240" w:lineRule="auto"/>
                              <w:jc w:val="left"/>
                              <w:textAlignment w:val="baseline"/>
                              <w:rPr>
                                <w:rFonts w:cs="Calibri"/>
                                <w:color w:val="000000"/>
                                <w:kern w:val="24"/>
                                <w:lang w:val="en-US"/>
                              </w:rPr>
                            </w:pPr>
                          </w:p>
                          <w:p w14:paraId="071A7307" w14:textId="77777777" w:rsidR="000E1441" w:rsidRDefault="000E1441" w:rsidP="00697784">
                            <w:pPr>
                              <w:spacing w:line="240" w:lineRule="auto"/>
                              <w:jc w:val="left"/>
                              <w:textAlignment w:val="baseline"/>
                              <w:rPr>
                                <w:rFonts w:cs="Calibri"/>
                                <w:color w:val="auto"/>
                                <w:sz w:val="24"/>
                                <w:szCs w:val="24"/>
                              </w:rPr>
                            </w:pPr>
                            <w:r>
                              <w:rPr>
                                <w:rFonts w:cs="Calibri"/>
                                <w:color w:val="000000"/>
                                <w:kern w:val="24"/>
                                <w:u w:val="single"/>
                                <w:lang w:val="en-US"/>
                              </w:rPr>
                              <w:t>1.2. Key stakeholders</w:t>
                            </w:r>
                            <w:r>
                              <w:rPr>
                                <w:rFonts w:cs="Calibri"/>
                                <w:color w:val="000000"/>
                                <w:kern w:val="24"/>
                                <w:lang w:val="en-US"/>
                              </w:rPr>
                              <w:t xml:space="preserve"> to:</w:t>
                            </w:r>
                          </w:p>
                          <w:p w14:paraId="1CBB7C28" w14:textId="77777777" w:rsidR="000E1441" w:rsidRDefault="000E1441" w:rsidP="00697784">
                            <w:pPr>
                              <w:pStyle w:val="ListParagraph"/>
                              <w:numPr>
                                <w:ilvl w:val="0"/>
                                <w:numId w:val="13"/>
                              </w:numPr>
                              <w:spacing w:line="240" w:lineRule="auto"/>
                              <w:ind w:left="284" w:hanging="284"/>
                              <w:jc w:val="left"/>
                              <w:textAlignment w:val="baseline"/>
                              <w:rPr>
                                <w:rFonts w:eastAsia="Times New Roman" w:cs="Calibri"/>
                                <w:color w:val="000000"/>
                              </w:rPr>
                            </w:pPr>
                            <w:r>
                              <w:rPr>
                                <w:rFonts w:cs="Calibri"/>
                                <w:color w:val="000000"/>
                                <w:kern w:val="24"/>
                                <w:lang w:val="en-US"/>
                              </w:rPr>
                              <w:t xml:space="preserve">Identify the list of key nutrition specific and sensitive interventions </w:t>
                            </w:r>
                          </w:p>
                          <w:p w14:paraId="5F96CF3D" w14:textId="77777777" w:rsidR="000E1441" w:rsidRDefault="000E1441" w:rsidP="00697784">
                            <w:pPr>
                              <w:pStyle w:val="ListParagraph"/>
                              <w:numPr>
                                <w:ilvl w:val="0"/>
                                <w:numId w:val="13"/>
                              </w:numPr>
                              <w:spacing w:line="240" w:lineRule="auto"/>
                              <w:ind w:left="284" w:hanging="284"/>
                              <w:jc w:val="left"/>
                              <w:textAlignment w:val="baseline"/>
                              <w:rPr>
                                <w:rFonts w:eastAsia="Times New Roman" w:cs="Calibri"/>
                                <w:color w:val="000000"/>
                              </w:rPr>
                            </w:pPr>
                            <w:r>
                              <w:rPr>
                                <w:rFonts w:cs="Calibri"/>
                                <w:color w:val="000000"/>
                                <w:kern w:val="24"/>
                                <w:lang w:val="en-US"/>
                              </w:rPr>
                              <w:t>Take stock of existing data, documentations and concurrent exercises</w:t>
                            </w:r>
                          </w:p>
                          <w:p w14:paraId="379946A7" w14:textId="77777777" w:rsidR="000E1441" w:rsidRDefault="000E1441" w:rsidP="00697784">
                            <w:pPr>
                              <w:pStyle w:val="ListParagraph"/>
                              <w:numPr>
                                <w:ilvl w:val="0"/>
                                <w:numId w:val="13"/>
                              </w:numPr>
                              <w:spacing w:line="240" w:lineRule="auto"/>
                              <w:ind w:left="284" w:hanging="284"/>
                              <w:jc w:val="left"/>
                              <w:textAlignment w:val="baseline"/>
                              <w:rPr>
                                <w:rFonts w:eastAsia="Times New Roman" w:cs="Calibri"/>
                                <w:color w:val="000000"/>
                              </w:rPr>
                            </w:pPr>
                            <w:r>
                              <w:rPr>
                                <w:rFonts w:eastAsia="Times New Roman" w:cs="Calibri"/>
                                <w:color w:val="000000"/>
                              </w:rPr>
                              <w:t>Identify focal points for each intervention</w:t>
                            </w:r>
                          </w:p>
                          <w:p w14:paraId="0E38594D" w14:textId="77777777" w:rsidR="000E1441" w:rsidRDefault="000E1441" w:rsidP="00697784">
                            <w:pPr>
                              <w:spacing w:line="240" w:lineRule="auto"/>
                              <w:jc w:val="left"/>
                              <w:textAlignment w:val="baseline"/>
                              <w:rPr>
                                <w:rFonts w:eastAsia="Calibri" w:cs="Calibri"/>
                                <w:color w:val="000000"/>
                                <w:kern w:val="24"/>
                                <w:u w:val="single"/>
                              </w:rPr>
                            </w:pPr>
                          </w:p>
                          <w:p w14:paraId="22C69047" w14:textId="77777777" w:rsidR="000E1441" w:rsidRDefault="000E1441" w:rsidP="00697784">
                            <w:pPr>
                              <w:spacing w:line="240" w:lineRule="auto"/>
                              <w:jc w:val="left"/>
                              <w:textAlignment w:val="baseline"/>
                              <w:rPr>
                                <w:rFonts w:cs="Calibri"/>
                                <w:color w:val="auto"/>
                                <w:sz w:val="24"/>
                              </w:rPr>
                            </w:pPr>
                            <w:r>
                              <w:rPr>
                                <w:rFonts w:cs="Calibri"/>
                                <w:color w:val="000000"/>
                                <w:kern w:val="24"/>
                                <w:u w:val="single"/>
                                <w:lang w:val="en-US"/>
                              </w:rPr>
                              <w:t xml:space="preserve">1.3. WB facilitator </w:t>
                            </w:r>
                            <w:r>
                              <w:rPr>
                                <w:rFonts w:cs="Calibri"/>
                                <w:color w:val="000000"/>
                                <w:kern w:val="24"/>
                                <w:lang w:val="en-US"/>
                              </w:rPr>
                              <w:t>customizes templates based on inputs from key stakeholders</w:t>
                            </w:r>
                          </w:p>
                        </w:txbxContent>
                      </wps:txbx>
                      <wps:bodyPr wrap="square" tIns="83077" bIns="83077" rtlCol="0" anchor="t" anchorCtr="0">
                        <a:noAutofit/>
                      </wps:bodyPr>
                    </wps:wsp>
                  </a:graphicData>
                </a:graphic>
                <wp14:sizeRelH relativeFrom="margin">
                  <wp14:pctWidth>0</wp14:pctWidth>
                </wp14:sizeRelH>
                <wp14:sizeRelV relativeFrom="margin">
                  <wp14:pctHeight>0</wp14:pctHeight>
                </wp14:sizeRelV>
              </wp:anchor>
            </w:drawing>
          </mc:Choice>
          <mc:Fallback>
            <w:pict>
              <v:rect w14:anchorId="58B88854" id="Rectangle 42" o:spid="_x0000_s1046" style="position:absolute;left:0;text-align:left;margin-left:91.65pt;margin-top:130.35pt;width:135.15pt;height:270.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" fillcolor="white [3212]" stroked="f">
                <v:textbox inset=",2.30769mm,,2.30769mm">
                  <w:txbxContent>
                    <w:p w14:paraId="17F45695" w14:textId="77777777" w:rsidR="000E1441" w:rsidRDefault="000E1441" w:rsidP="00697784">
                      <w:pPr>
                        <w:spacing w:line="240" w:lineRule="auto"/>
                        <w:jc w:val="left"/>
                        <w:textAlignment w:val="baseline"/>
                        <w:rPr>
                          <w:rFonts w:cs="Calibri"/>
                          <w:color w:val="000000"/>
                          <w:kern w:val="24"/>
                          <w:lang w:val="en-US"/>
                        </w:rPr>
                      </w:pPr>
                      <w:r>
                        <w:rPr>
                          <w:rFonts w:cs="Calibri"/>
                          <w:color w:val="000000"/>
                          <w:kern w:val="24"/>
                          <w:u w:val="single"/>
                          <w:lang w:val="en-US"/>
                        </w:rPr>
                        <w:t>1.1. WB facilitator</w:t>
                      </w:r>
                      <w:r>
                        <w:rPr>
                          <w:rFonts w:cs="Calibri"/>
                          <w:color w:val="000000"/>
                          <w:kern w:val="24"/>
                          <w:lang w:val="en-US"/>
                        </w:rPr>
                        <w:t xml:space="preserve"> develops the work plan and analytical strategy </w:t>
                      </w:r>
                    </w:p>
                    <w:p w14:paraId="13AA4B61" w14:textId="77777777" w:rsidR="000E1441" w:rsidRDefault="000E1441" w:rsidP="00697784">
                      <w:pPr>
                        <w:spacing w:line="240" w:lineRule="auto"/>
                        <w:jc w:val="left"/>
                        <w:textAlignment w:val="baseline"/>
                        <w:rPr>
                          <w:rFonts w:cs="Calibri"/>
                          <w:color w:val="000000"/>
                          <w:kern w:val="24"/>
                          <w:lang w:val="en-US"/>
                        </w:rPr>
                      </w:pPr>
                    </w:p>
                    <w:p w14:paraId="071A7307" w14:textId="77777777" w:rsidR="000E1441" w:rsidRDefault="000E1441" w:rsidP="00697784">
                      <w:pPr>
                        <w:spacing w:line="240" w:lineRule="auto"/>
                        <w:jc w:val="left"/>
                        <w:textAlignment w:val="baseline"/>
                        <w:rPr>
                          <w:rFonts w:cs="Calibri"/>
                          <w:color w:val="auto"/>
                          <w:sz w:val="24"/>
                          <w:szCs w:val="24"/>
                        </w:rPr>
                      </w:pPr>
                      <w:r>
                        <w:rPr>
                          <w:rFonts w:cs="Calibri"/>
                          <w:color w:val="000000"/>
                          <w:kern w:val="24"/>
                          <w:u w:val="single"/>
                          <w:lang w:val="en-US"/>
                        </w:rPr>
                        <w:t>1.2. Key stakeholders</w:t>
                      </w:r>
                      <w:r>
                        <w:rPr>
                          <w:rFonts w:cs="Calibri"/>
                          <w:color w:val="000000"/>
                          <w:kern w:val="24"/>
                          <w:lang w:val="en-US"/>
                        </w:rPr>
                        <w:t xml:space="preserve"> to:</w:t>
                      </w:r>
                    </w:p>
                    <w:p w14:paraId="1CBB7C28" w14:textId="77777777" w:rsidR="000E1441" w:rsidRDefault="000E1441" w:rsidP="00697784">
                      <w:pPr>
                        <w:pStyle w:val="ListParagraph"/>
                        <w:numPr>
                          <w:ilvl w:val="0"/>
                          <w:numId w:val="13"/>
                        </w:numPr>
                        <w:spacing w:line="240" w:lineRule="auto"/>
                        <w:ind w:left="284" w:hanging="284"/>
                        <w:jc w:val="left"/>
                        <w:textAlignment w:val="baseline"/>
                        <w:rPr>
                          <w:rFonts w:eastAsia="Times New Roman" w:cs="Calibri"/>
                          <w:color w:val="000000"/>
                        </w:rPr>
                      </w:pPr>
                      <w:r>
                        <w:rPr>
                          <w:rFonts w:cs="Calibri"/>
                          <w:color w:val="000000"/>
                          <w:kern w:val="24"/>
                          <w:lang w:val="en-US"/>
                        </w:rPr>
                        <w:t xml:space="preserve">Identify the list of key nutrition specific and sensitive interventions </w:t>
                      </w:r>
                    </w:p>
                    <w:p w14:paraId="5F96CF3D" w14:textId="77777777" w:rsidR="000E1441" w:rsidRDefault="000E1441" w:rsidP="00697784">
                      <w:pPr>
                        <w:pStyle w:val="ListParagraph"/>
                        <w:numPr>
                          <w:ilvl w:val="0"/>
                          <w:numId w:val="13"/>
                        </w:numPr>
                        <w:spacing w:line="240" w:lineRule="auto"/>
                        <w:ind w:left="284" w:hanging="284"/>
                        <w:jc w:val="left"/>
                        <w:textAlignment w:val="baseline"/>
                        <w:rPr>
                          <w:rFonts w:eastAsia="Times New Roman" w:cs="Calibri"/>
                          <w:color w:val="000000"/>
                        </w:rPr>
                      </w:pPr>
                      <w:r>
                        <w:rPr>
                          <w:rFonts w:cs="Calibri"/>
                          <w:color w:val="000000"/>
                          <w:kern w:val="24"/>
                          <w:lang w:val="en-US"/>
                        </w:rPr>
                        <w:t>Take stock of existing data, documentations and concurrent exercises</w:t>
                      </w:r>
                    </w:p>
                    <w:p w14:paraId="379946A7" w14:textId="77777777" w:rsidR="000E1441" w:rsidRDefault="000E1441" w:rsidP="00697784">
                      <w:pPr>
                        <w:pStyle w:val="ListParagraph"/>
                        <w:numPr>
                          <w:ilvl w:val="0"/>
                          <w:numId w:val="13"/>
                        </w:numPr>
                        <w:spacing w:line="240" w:lineRule="auto"/>
                        <w:ind w:left="284" w:hanging="284"/>
                        <w:jc w:val="left"/>
                        <w:textAlignment w:val="baseline"/>
                        <w:rPr>
                          <w:rFonts w:eastAsia="Times New Roman" w:cs="Calibri"/>
                          <w:color w:val="000000"/>
                        </w:rPr>
                      </w:pPr>
                      <w:r>
                        <w:rPr>
                          <w:rFonts w:eastAsia="Times New Roman" w:cs="Calibri"/>
                          <w:color w:val="000000"/>
                        </w:rPr>
                        <w:t>Identify focal points for each intervention</w:t>
                      </w:r>
                    </w:p>
                    <w:p w14:paraId="0E38594D" w14:textId="77777777" w:rsidR="000E1441" w:rsidRDefault="000E1441" w:rsidP="00697784">
                      <w:pPr>
                        <w:spacing w:line="240" w:lineRule="auto"/>
                        <w:jc w:val="left"/>
                        <w:textAlignment w:val="baseline"/>
                        <w:rPr>
                          <w:rFonts w:eastAsia="Calibri" w:cs="Calibri"/>
                          <w:color w:val="000000"/>
                          <w:kern w:val="24"/>
                          <w:u w:val="single"/>
                        </w:rPr>
                      </w:pPr>
                    </w:p>
                    <w:p w14:paraId="22C69047" w14:textId="77777777" w:rsidR="000E1441" w:rsidRDefault="000E1441" w:rsidP="00697784">
                      <w:pPr>
                        <w:spacing w:line="240" w:lineRule="auto"/>
                        <w:jc w:val="left"/>
                        <w:textAlignment w:val="baseline"/>
                        <w:rPr>
                          <w:rFonts w:cs="Calibri"/>
                          <w:color w:val="auto"/>
                          <w:sz w:val="24"/>
                        </w:rPr>
                      </w:pPr>
                      <w:r>
                        <w:rPr>
                          <w:rFonts w:cs="Calibri"/>
                          <w:color w:val="000000"/>
                          <w:kern w:val="24"/>
                          <w:u w:val="single"/>
                          <w:lang w:val="en-US"/>
                        </w:rPr>
                        <w:t xml:space="preserve">1.3. WB facilitator </w:t>
                      </w:r>
                      <w:r>
                        <w:rPr>
                          <w:rFonts w:cs="Calibri"/>
                          <w:color w:val="000000"/>
                          <w:kern w:val="24"/>
                          <w:lang w:val="en-US"/>
                        </w:rPr>
                        <w:t>customizes templates based on inputs from key stakeholders</w:t>
                      </w:r>
                    </w:p>
                  </w:txbxContent>
                </v:textbox>
              </v:rect>
            </w:pict>
          </mc:Fallback>
        </mc:AlternateContent>
      </w:r>
      <w:r>
        <w:rPr>
          <w:noProof/>
        </w:rPr>
        <mc:AlternateContent>
          <mc:Choice Requires="wps">
            <w:drawing>
              <wp:anchor distT="0" distB="0" distL="114300" distR="114300" simplePos="0" relativeHeight="251673600" behindDoc="0" locked="0" layoutInCell="1" allowOverlap="1" wp14:anchorId="3A52E086" wp14:editId="498EB268">
                <wp:simplePos x="0" y="0"/>
                <wp:positionH relativeFrom="margin">
                  <wp:posOffset>0</wp:posOffset>
                </wp:positionH>
                <wp:positionV relativeFrom="paragraph">
                  <wp:posOffset>5715</wp:posOffset>
                </wp:positionV>
                <wp:extent cx="1057275" cy="885190"/>
                <wp:effectExtent l="0" t="0" r="9525" b="0"/>
                <wp:wrapNone/>
                <wp:docPr id="59" name="Rectangle 59"/>
                <wp:cNvGraphicFramePr/>
                <a:graphic xmlns:a="http://schemas.openxmlformats.org/drawingml/2006/main">
                  <a:graphicData uri="http://schemas.microsoft.com/office/word/2010/wordprocessingShape">
                    <wps:wsp>
                      <wps:cNvSpPr/>
                      <wps:spPr>
                        <a:xfrm>
                          <a:off x="0" y="0"/>
                          <a:ext cx="1057275" cy="885190"/>
                        </a:xfrm>
                        <a:prstGeom prst="rect">
                          <a:avLst/>
                        </a:prstGeom>
                        <a:solidFill>
                          <a:schemeClr val="accent2">
                            <a:lumMod val="50000"/>
                          </a:schemeClr>
                        </a:solidFill>
                        <a:ln w="9525" algn="ctr">
                          <a:noFill/>
                          <a:miter lim="800000"/>
                          <a:headEnd type="none" w="lg" len="lg"/>
                          <a:tailEnd type="none" w="lg" len="lg"/>
                        </a:ln>
                      </wps:spPr>
                      <wps:txbx>
                        <w:txbxContent>
                          <w:p w14:paraId="42AF7156" w14:textId="77777777" w:rsidR="000E1441" w:rsidRDefault="000E1441" w:rsidP="00697784">
                            <w:pPr>
                              <w:jc w:val="center"/>
                              <w:rPr>
                                <w:rFonts w:asciiTheme="majorHAnsi" w:hAnsiTheme="majorHAnsi" w:cstheme="majorHAnsi"/>
                                <w:szCs w:val="24"/>
                              </w:rPr>
                            </w:pPr>
                            <w:r>
                              <w:rPr>
                                <w:rFonts w:asciiTheme="majorHAnsi" w:hAnsiTheme="majorHAnsi" w:cstheme="majorHAnsi"/>
                                <w:b/>
                                <w:bCs/>
                                <w:color w:val="FFFFFF"/>
                                <w:kern w:val="24"/>
                                <w:sz w:val="26"/>
                                <w:szCs w:val="26"/>
                                <w:lang w:val="en-US"/>
                              </w:rPr>
                              <w:t>Process</w:t>
                            </w:r>
                          </w:p>
                        </w:txbxContent>
                      </wps:txbx>
                      <wps:bodyPr wrap="square" lIns="0" tIns="83076" rIns="0" bIns="83076" anchor="ctr" anchorCtr="1">
                        <a:noAutofit/>
                      </wps:bodyPr>
                    </wps:wsp>
                  </a:graphicData>
                </a:graphic>
                <wp14:sizeRelH relativeFrom="margin">
                  <wp14:pctWidth>0</wp14:pctWidth>
                </wp14:sizeRelH>
                <wp14:sizeRelV relativeFrom="margin">
                  <wp14:pctHeight>0</wp14:pctHeight>
                </wp14:sizeRelV>
              </wp:anchor>
            </w:drawing>
          </mc:Choice>
          <mc:Fallback>
            <w:pict>
              <v:rect w14:anchorId="3A52E086" id="Rectangle 59" o:spid="_x0000_s1047" style="position:absolute;left:0;text-align:left;margin-left:0;margin-top:.45pt;width:83.25pt;height:69.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center"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" fillcolor="#823b0b [1605]" stroked="f">
                <v:stroke startarrowwidth="wide" startarrowlength="long" endarrowwidth="wide" endarrowlength="long"/>
                <v:textbox inset="0,2.30767mm,0,2.30767mm">
                  <w:txbxContent>
                    <w:p w14:paraId="42AF7156" w14:textId="77777777" w:rsidR="000E1441" w:rsidRDefault="000E1441" w:rsidP="00697784">
                      <w:pPr>
                        <w:jc w:val="center"/>
                        <w:rPr>
                          <w:rFonts w:asciiTheme="majorHAnsi" w:hAnsiTheme="majorHAnsi" w:cstheme="majorHAnsi"/>
                          <w:szCs w:val="24"/>
                        </w:rPr>
                      </w:pPr>
                      <w:r>
                        <w:rPr>
                          <w:rFonts w:asciiTheme="majorHAnsi" w:hAnsiTheme="majorHAnsi" w:cstheme="majorHAnsi"/>
                          <w:b/>
                          <w:bCs/>
                          <w:color w:val="FFFFFF"/>
                          <w:kern w:val="24"/>
                          <w:sz w:val="26"/>
                          <w:szCs w:val="26"/>
                          <w:lang w:val="en-US"/>
                        </w:rPr>
                        <w:t>Process</w:t>
                      </w:r>
                    </w:p>
                  </w:txbxContent>
                </v:textbox>
                <w10:wrap anchorx="margin"/>
              </v:rect>
            </w:pict>
          </mc:Fallback>
        </mc:AlternateContent>
      </w:r>
      <w:r>
        <w:rPr>
          <w:noProof/>
        </w:rPr>
        <mc:AlternateContent>
          <mc:Choice Requires="wps">
            <w:drawing>
              <wp:anchor distT="0" distB="0" distL="114300" distR="114300" simplePos="0" relativeHeight="251684864" behindDoc="1" locked="0" layoutInCell="1" allowOverlap="1" wp14:anchorId="187C3EA3" wp14:editId="65915964">
                <wp:simplePos x="0" y="0"/>
                <wp:positionH relativeFrom="column">
                  <wp:posOffset>6326505</wp:posOffset>
                </wp:positionH>
                <wp:positionV relativeFrom="paragraph">
                  <wp:posOffset>1267460</wp:posOffset>
                </wp:positionV>
                <wp:extent cx="1661160" cy="20320"/>
                <wp:effectExtent l="38100" t="38100" r="53340" b="55880"/>
                <wp:wrapNone/>
                <wp:docPr id="6" name="Straight Connector 6"/>
                <wp:cNvGraphicFramePr/>
                <a:graphic xmlns:a="http://schemas.openxmlformats.org/drawingml/2006/main">
                  <a:graphicData uri="http://schemas.microsoft.com/office/word/2010/wordprocessingShape">
                    <wps:wsp>
                      <wps:cNvCnPr/>
                      <wps:spPr>
                        <a:xfrm flipV="1">
                          <a:off x="0" y="0"/>
                          <a:ext cx="1661160" cy="20320"/>
                        </a:xfrm>
                        <a:prstGeom prst="line">
                          <a:avLst/>
                        </a:prstGeom>
                        <a:ln>
                          <a:solidFill>
                            <a:schemeClr val="tx1">
                              <a:lumMod val="50000"/>
                              <a:lumOff val="50000"/>
                            </a:schemeClr>
                          </a:solidFill>
                          <a:headEnd type="ova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B8A6EB" id="Straight Connector 6" o:spid="_x0000_s1026" style="position:absolute;flip:y;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8.15pt,99.8pt" to="628.95pt,10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" strokecolor="gray [1629]" strokeweight=".5pt">
                <v:stroke startarrow="oval" endarrow="oval" joinstyle="miter"/>
              </v:line>
            </w:pict>
          </mc:Fallback>
        </mc:AlternateContent>
      </w:r>
    </w:p>
    <w:p w14:paraId="5F303A3C" w14:textId="77777777" w:rsidR="00697784" w:rsidRDefault="00697784" w:rsidP="00697784"/>
    <w:p w14:paraId="5836EC55" w14:textId="77777777" w:rsidR="00697784" w:rsidRDefault="00697784" w:rsidP="00697784"/>
    <w:p w14:paraId="4E155F3B" w14:textId="77777777" w:rsidR="00697784" w:rsidRDefault="00697784" w:rsidP="00697784"/>
    <w:p w14:paraId="24F338EC" w14:textId="77777777" w:rsidR="00697784" w:rsidRDefault="00697784" w:rsidP="00697784"/>
    <w:p w14:paraId="21DB6B16" w14:textId="77777777" w:rsidR="00697784" w:rsidRDefault="00697784" w:rsidP="00697784"/>
    <w:p w14:paraId="79A7EB0D" w14:textId="77777777" w:rsidR="00697784" w:rsidRDefault="00697784" w:rsidP="00697784"/>
    <w:p w14:paraId="39F15D8A" w14:textId="77777777" w:rsidR="00697784" w:rsidRDefault="00697784" w:rsidP="00697784"/>
    <w:p w14:paraId="7B9E4EDF" w14:textId="77777777" w:rsidR="00697784" w:rsidRDefault="00697784" w:rsidP="00697784"/>
    <w:p w14:paraId="0344B5C1" w14:textId="77777777" w:rsidR="00697784" w:rsidRDefault="00697784" w:rsidP="00697784"/>
    <w:p w14:paraId="7DFD6096" w14:textId="77777777" w:rsidR="00697784" w:rsidRDefault="00697784" w:rsidP="00697784"/>
    <w:p w14:paraId="7C6F5287" w14:textId="77777777" w:rsidR="00697784" w:rsidRDefault="00697784" w:rsidP="00697784"/>
    <w:p w14:paraId="55BDF582" w14:textId="77777777" w:rsidR="00697784" w:rsidRDefault="00697784" w:rsidP="00697784"/>
    <w:p w14:paraId="73806ECA" w14:textId="77777777" w:rsidR="00697784" w:rsidRDefault="00697784" w:rsidP="00697784"/>
    <w:p w14:paraId="2127312C" w14:textId="77777777" w:rsidR="00697784" w:rsidRDefault="00697784" w:rsidP="00697784"/>
    <w:p w14:paraId="77962D23" w14:textId="77777777" w:rsidR="00697784" w:rsidRDefault="00697784" w:rsidP="00697784"/>
    <w:p w14:paraId="574E94D8" w14:textId="77777777" w:rsidR="00697784" w:rsidRDefault="00697784" w:rsidP="00697784"/>
    <w:p w14:paraId="7CB1097E" w14:textId="77777777" w:rsidR="00697784" w:rsidRDefault="00697784" w:rsidP="00697784"/>
    <w:p w14:paraId="2EC61D9C" w14:textId="77777777" w:rsidR="00697784" w:rsidRDefault="00697784" w:rsidP="00697784"/>
    <w:p w14:paraId="016AC6D0" w14:textId="77777777" w:rsidR="00697784" w:rsidRDefault="00697784" w:rsidP="00697784"/>
    <w:p w14:paraId="7859C491" w14:textId="77777777" w:rsidR="00697784" w:rsidRDefault="00697784" w:rsidP="00697784"/>
    <w:p w14:paraId="26D6F8EC" w14:textId="77777777" w:rsidR="00697784" w:rsidRDefault="00697784" w:rsidP="00697784"/>
    <w:p w14:paraId="201839B2" w14:textId="77777777" w:rsidR="00697784" w:rsidRDefault="00697784" w:rsidP="00697784"/>
    <w:p w14:paraId="5C6A31D6" w14:textId="77777777" w:rsidR="00697784" w:rsidRDefault="00697784" w:rsidP="00697784"/>
    <w:p w14:paraId="7106C637" w14:textId="77777777" w:rsidR="00697784" w:rsidRDefault="00697784" w:rsidP="00697784"/>
    <w:p w14:paraId="2BEF2644" w14:textId="77777777" w:rsidR="00697784" w:rsidRDefault="00697784" w:rsidP="00697784">
      <w:bookmarkStart w:id="164" w:name="_Hlk513021307"/>
    </w:p>
    <w:p w14:paraId="109BC2F7" w14:textId="77777777" w:rsidR="00697784" w:rsidRDefault="00697784" w:rsidP="00697784">
      <w:pPr>
        <w:jc w:val="left"/>
        <w:sectPr w:rsidR="00697784">
          <w:pgSz w:w="15840" w:h="12240" w:orient="landscape"/>
          <w:pgMar w:top="1440" w:right="1440" w:bottom="1440" w:left="1440" w:header="720" w:footer="720" w:gutter="0"/>
          <w:cols w:space="720"/>
        </w:sectPr>
      </w:pPr>
    </w:p>
    <w:bookmarkEnd w:id="164"/>
    <w:tbl>
      <w:tblPr>
        <w:tblW w:w="14034" w:type="dxa"/>
        <w:tblInd w:w="-567" w:type="dxa"/>
        <w:tblLook w:val="04A0" w:firstRow="1" w:lastRow="0" w:firstColumn="1" w:lastColumn="0" w:noHBand="0" w:noVBand="1"/>
      </w:tblPr>
      <w:tblGrid>
        <w:gridCol w:w="1276"/>
        <w:gridCol w:w="4961"/>
        <w:gridCol w:w="2410"/>
        <w:gridCol w:w="5387"/>
      </w:tblGrid>
      <w:tr w:rsidR="00697784" w14:paraId="4D9DBAE8" w14:textId="77777777" w:rsidTr="00697784">
        <w:trPr>
          <w:trHeight w:val="440"/>
        </w:trPr>
        <w:tc>
          <w:tcPr>
            <w:tcW w:w="1276" w:type="dxa"/>
            <w:noWrap/>
            <w:vAlign w:val="center"/>
            <w:hideMark/>
          </w:tcPr>
          <w:p w14:paraId="4293436A" w14:textId="77777777" w:rsidR="00697784" w:rsidRDefault="00697784"/>
        </w:tc>
        <w:tc>
          <w:tcPr>
            <w:tcW w:w="7371" w:type="dxa"/>
            <w:gridSpan w:val="2"/>
            <w:noWrap/>
            <w:vAlign w:val="center"/>
            <w:hideMark/>
          </w:tcPr>
          <w:p w14:paraId="268E1080"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Annex 1: Key nutrition interventions included in the cost analysis</w:t>
            </w:r>
          </w:p>
        </w:tc>
        <w:tc>
          <w:tcPr>
            <w:tcW w:w="5387" w:type="dxa"/>
            <w:noWrap/>
            <w:vAlign w:val="bottom"/>
            <w:hideMark/>
          </w:tcPr>
          <w:p w14:paraId="331BD3EB" w14:textId="77777777" w:rsidR="00697784" w:rsidRDefault="00697784">
            <w:pPr>
              <w:rPr>
                <w:rFonts w:eastAsia="Times New Roman" w:cs="Calibri"/>
                <w:sz w:val="20"/>
                <w:szCs w:val="20"/>
                <w:lang w:val="en-US" w:eastAsia="en-GB"/>
              </w:rPr>
            </w:pPr>
          </w:p>
        </w:tc>
      </w:tr>
      <w:tr w:rsidR="00697784" w14:paraId="24BC8FA1" w14:textId="77777777" w:rsidTr="00697784">
        <w:trPr>
          <w:trHeight w:val="647"/>
        </w:trPr>
        <w:tc>
          <w:tcPr>
            <w:tcW w:w="1276" w:type="dxa"/>
            <w:noWrap/>
            <w:vAlign w:val="center"/>
            <w:hideMark/>
          </w:tcPr>
          <w:p w14:paraId="37183CA2" w14:textId="77777777" w:rsidR="00697784" w:rsidRDefault="00697784">
            <w:pPr>
              <w:spacing w:line="240" w:lineRule="auto"/>
              <w:jc w:val="left"/>
              <w:rPr>
                <w:sz w:val="20"/>
                <w:szCs w:val="20"/>
                <w:lang w:eastAsia="en-GB"/>
              </w:rPr>
            </w:pPr>
          </w:p>
        </w:tc>
        <w:tc>
          <w:tcPr>
            <w:tcW w:w="4961" w:type="dxa"/>
            <w:tcBorders>
              <w:top w:val="single" w:sz="4" w:space="0" w:color="auto"/>
              <w:left w:val="single" w:sz="4" w:space="0" w:color="auto"/>
              <w:bottom w:val="single" w:sz="4" w:space="0" w:color="auto"/>
              <w:right w:val="single" w:sz="4" w:space="0" w:color="auto"/>
            </w:tcBorders>
            <w:shd w:val="clear" w:color="auto" w:fill="5B9BD5"/>
            <w:vAlign w:val="center"/>
            <w:hideMark/>
          </w:tcPr>
          <w:p w14:paraId="37DAF156" w14:textId="77777777" w:rsidR="00697784" w:rsidRDefault="00697784">
            <w:pPr>
              <w:spacing w:line="240" w:lineRule="auto"/>
              <w:ind w:firstLineChars="100" w:firstLine="221"/>
              <w:jc w:val="left"/>
              <w:rPr>
                <w:rFonts w:eastAsia="Times New Roman" w:cs="Calibri"/>
                <w:b/>
                <w:bCs/>
                <w:color w:val="000000"/>
                <w:lang w:val="en-US" w:eastAsia="en-GB"/>
              </w:rPr>
            </w:pPr>
            <w:r>
              <w:rPr>
                <w:rFonts w:eastAsia="Times New Roman" w:cs="Calibri"/>
                <w:b/>
                <w:bCs/>
                <w:color w:val="000000"/>
                <w:lang w:val="en-US" w:eastAsia="en-GB"/>
              </w:rPr>
              <w:t xml:space="preserve">Intervention </w:t>
            </w:r>
          </w:p>
        </w:tc>
        <w:tc>
          <w:tcPr>
            <w:tcW w:w="2410" w:type="dxa"/>
            <w:tcBorders>
              <w:top w:val="single" w:sz="4" w:space="0" w:color="auto"/>
              <w:left w:val="nil"/>
              <w:bottom w:val="single" w:sz="4" w:space="0" w:color="auto"/>
              <w:right w:val="single" w:sz="4" w:space="0" w:color="auto"/>
            </w:tcBorders>
            <w:shd w:val="clear" w:color="auto" w:fill="5B9BD5"/>
            <w:vAlign w:val="center"/>
            <w:hideMark/>
          </w:tcPr>
          <w:p w14:paraId="65694BF4" w14:textId="77777777" w:rsidR="00697784" w:rsidRDefault="00697784">
            <w:pPr>
              <w:spacing w:line="240" w:lineRule="auto"/>
              <w:ind w:firstLineChars="100" w:firstLine="221"/>
              <w:jc w:val="left"/>
              <w:rPr>
                <w:rFonts w:eastAsia="Times New Roman" w:cs="Calibri"/>
                <w:b/>
                <w:bCs/>
                <w:color w:val="000000"/>
                <w:lang w:val="en-US" w:eastAsia="en-GB"/>
              </w:rPr>
            </w:pPr>
            <w:r>
              <w:rPr>
                <w:rFonts w:eastAsia="Times New Roman" w:cs="Calibri"/>
                <w:b/>
                <w:bCs/>
                <w:color w:val="000000"/>
                <w:lang w:val="en-US" w:eastAsia="en-GB"/>
              </w:rPr>
              <w:t>Target population</w:t>
            </w:r>
          </w:p>
        </w:tc>
        <w:tc>
          <w:tcPr>
            <w:tcW w:w="5387" w:type="dxa"/>
            <w:tcBorders>
              <w:top w:val="single" w:sz="4" w:space="0" w:color="auto"/>
              <w:left w:val="nil"/>
              <w:bottom w:val="single" w:sz="4" w:space="0" w:color="auto"/>
              <w:right w:val="single" w:sz="4" w:space="0" w:color="auto"/>
            </w:tcBorders>
            <w:shd w:val="clear" w:color="auto" w:fill="5B9BD5"/>
            <w:vAlign w:val="center"/>
            <w:hideMark/>
          </w:tcPr>
          <w:p w14:paraId="1393B612" w14:textId="77777777" w:rsidR="00697784" w:rsidRDefault="00697784">
            <w:pPr>
              <w:spacing w:line="240" w:lineRule="auto"/>
              <w:ind w:firstLineChars="100" w:firstLine="221"/>
              <w:jc w:val="left"/>
              <w:rPr>
                <w:rFonts w:eastAsia="Times New Roman" w:cs="Calibri"/>
                <w:b/>
                <w:bCs/>
                <w:color w:val="000000"/>
                <w:lang w:val="en-US" w:eastAsia="en-GB"/>
              </w:rPr>
            </w:pPr>
            <w:r>
              <w:rPr>
                <w:rFonts w:eastAsia="Times New Roman" w:cs="Calibri"/>
                <w:b/>
                <w:bCs/>
                <w:color w:val="000000"/>
                <w:lang w:val="en-US" w:eastAsia="en-GB"/>
              </w:rPr>
              <w:t>Description</w:t>
            </w:r>
          </w:p>
        </w:tc>
      </w:tr>
      <w:tr w:rsidR="00697784" w14:paraId="65779F34" w14:textId="77777777" w:rsidTr="00697784">
        <w:trPr>
          <w:trHeight w:val="588"/>
        </w:trPr>
        <w:tc>
          <w:tcPr>
            <w:tcW w:w="1276" w:type="dxa"/>
            <w:vMerge w:val="restart"/>
            <w:tcBorders>
              <w:top w:val="single" w:sz="4" w:space="0" w:color="auto"/>
              <w:left w:val="single" w:sz="4" w:space="0" w:color="auto"/>
              <w:bottom w:val="single" w:sz="4" w:space="0" w:color="auto"/>
              <w:right w:val="nil"/>
            </w:tcBorders>
            <w:shd w:val="clear" w:color="auto" w:fill="5B9BD5"/>
            <w:textDirection w:val="btLr"/>
            <w:vAlign w:val="center"/>
            <w:hideMark/>
          </w:tcPr>
          <w:p w14:paraId="70DEEB14" w14:textId="77777777" w:rsidR="00697784" w:rsidRDefault="00697784">
            <w:pPr>
              <w:spacing w:line="240" w:lineRule="auto"/>
              <w:jc w:val="center"/>
              <w:rPr>
                <w:rFonts w:eastAsia="Times New Roman" w:cs="Calibri"/>
                <w:b/>
                <w:bCs/>
                <w:color w:val="000000"/>
                <w:lang w:val="en-US" w:eastAsia="en-GB"/>
              </w:rPr>
            </w:pPr>
            <w:r>
              <w:rPr>
                <w:rFonts w:eastAsia="Times New Roman" w:cs="Calibri"/>
                <w:b/>
                <w:bCs/>
                <w:color w:val="000000"/>
                <w:lang w:val="en-US" w:eastAsia="en-GB"/>
              </w:rPr>
              <w:t>IYCF</w:t>
            </w: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32ED4512" w14:textId="77777777" w:rsidR="00697784" w:rsidRDefault="00697784">
            <w:pPr>
              <w:spacing w:line="240" w:lineRule="auto"/>
              <w:jc w:val="left"/>
              <w:rPr>
                <w:rFonts w:eastAsia="Times New Roman" w:cs="Calibri"/>
                <w:color w:val="auto"/>
                <w:sz w:val="20"/>
                <w:szCs w:val="20"/>
                <w:lang w:val="en-US" w:eastAsia="en-GB"/>
              </w:rPr>
            </w:pPr>
            <w:r>
              <w:rPr>
                <w:rFonts w:eastAsia="Times New Roman" w:cs="Calibri"/>
                <w:sz w:val="20"/>
                <w:szCs w:val="20"/>
                <w:lang w:val="en-US" w:eastAsia="en-GB"/>
              </w:rPr>
              <w:t>Breastfeeding counselling and support</w:t>
            </w:r>
          </w:p>
        </w:tc>
        <w:tc>
          <w:tcPr>
            <w:tcW w:w="2410" w:type="dxa"/>
            <w:tcBorders>
              <w:top w:val="nil"/>
              <w:left w:val="nil"/>
              <w:bottom w:val="single" w:sz="4" w:space="0" w:color="auto"/>
              <w:right w:val="single" w:sz="4" w:space="0" w:color="auto"/>
            </w:tcBorders>
            <w:shd w:val="clear" w:color="auto" w:fill="FFFFFF"/>
            <w:vAlign w:val="center"/>
            <w:hideMark/>
          </w:tcPr>
          <w:p w14:paraId="537F7F1B"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Pregnant and lactating women</w:t>
            </w:r>
          </w:p>
        </w:tc>
        <w:tc>
          <w:tcPr>
            <w:tcW w:w="5387" w:type="dxa"/>
            <w:tcBorders>
              <w:top w:val="nil"/>
              <w:left w:val="nil"/>
              <w:bottom w:val="single" w:sz="4" w:space="0" w:color="auto"/>
              <w:right w:val="single" w:sz="4" w:space="0" w:color="auto"/>
            </w:tcBorders>
            <w:shd w:val="clear" w:color="auto" w:fill="FFFFFF"/>
            <w:vAlign w:val="center"/>
            <w:hideMark/>
          </w:tcPr>
          <w:p w14:paraId="5D3C1828" w14:textId="77777777" w:rsidR="00697784" w:rsidRDefault="00697784">
            <w:pPr>
              <w:spacing w:line="240" w:lineRule="auto"/>
              <w:jc w:val="left"/>
              <w:rPr>
                <w:rFonts w:eastAsia="Times New Roman" w:cs="Calibri"/>
                <w:sz w:val="20"/>
                <w:szCs w:val="20"/>
                <w:lang w:val="en-US" w:eastAsia="en-GB"/>
              </w:rPr>
            </w:pPr>
            <w:proofErr w:type="spellStart"/>
            <w:r>
              <w:rPr>
                <w:rFonts w:eastAsia="Times New Roman" w:cs="Calibri"/>
                <w:sz w:val="20"/>
                <w:szCs w:val="20"/>
                <w:lang w:val="en-US" w:eastAsia="en-GB"/>
              </w:rPr>
              <w:t>Behaviour</w:t>
            </w:r>
            <w:proofErr w:type="spellEnd"/>
            <w:r>
              <w:rPr>
                <w:rFonts w:eastAsia="Times New Roman" w:cs="Calibri"/>
                <w:sz w:val="20"/>
                <w:szCs w:val="20"/>
                <w:lang w:val="en-US" w:eastAsia="en-GB"/>
              </w:rPr>
              <w:t xml:space="preserve"> change communication on optimal breastfeeding</w:t>
            </w:r>
          </w:p>
        </w:tc>
      </w:tr>
      <w:tr w:rsidR="00697784" w14:paraId="59BC206E" w14:textId="77777777" w:rsidTr="00697784">
        <w:trPr>
          <w:trHeight w:val="425"/>
        </w:trPr>
        <w:tc>
          <w:tcPr>
            <w:tcW w:w="0" w:type="auto"/>
            <w:vMerge/>
            <w:tcBorders>
              <w:top w:val="single" w:sz="4" w:space="0" w:color="auto"/>
              <w:left w:val="single" w:sz="4" w:space="0" w:color="auto"/>
              <w:bottom w:val="single" w:sz="4" w:space="0" w:color="auto"/>
              <w:right w:val="nil"/>
            </w:tcBorders>
            <w:vAlign w:val="center"/>
            <w:hideMark/>
          </w:tcPr>
          <w:p w14:paraId="39238494" w14:textId="77777777" w:rsidR="00697784" w:rsidRDefault="00697784">
            <w:pPr>
              <w:spacing w:line="240" w:lineRule="auto"/>
              <w:jc w:val="left"/>
              <w:rPr>
                <w:rFonts w:eastAsia="Times New Roman" w:cs="Calibri"/>
                <w:b/>
                <w:bCs/>
                <w:color w:val="000000"/>
                <w:lang w:val="en-US" w:eastAsia="en-GB"/>
              </w:rPr>
            </w:pP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22A1F0D1"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Complementary feeding counselling and support</w:t>
            </w:r>
          </w:p>
        </w:tc>
        <w:tc>
          <w:tcPr>
            <w:tcW w:w="2410" w:type="dxa"/>
            <w:tcBorders>
              <w:top w:val="nil"/>
              <w:left w:val="nil"/>
              <w:bottom w:val="single" w:sz="4" w:space="0" w:color="auto"/>
              <w:right w:val="single" w:sz="4" w:space="0" w:color="auto"/>
            </w:tcBorders>
            <w:shd w:val="clear" w:color="auto" w:fill="FFFFFF"/>
            <w:vAlign w:val="center"/>
            <w:hideMark/>
          </w:tcPr>
          <w:p w14:paraId="39A04D9B"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Mothers of children 6-23 months</w:t>
            </w:r>
          </w:p>
        </w:tc>
        <w:tc>
          <w:tcPr>
            <w:tcW w:w="5387" w:type="dxa"/>
            <w:tcBorders>
              <w:top w:val="nil"/>
              <w:left w:val="nil"/>
              <w:bottom w:val="single" w:sz="4" w:space="0" w:color="auto"/>
              <w:right w:val="single" w:sz="4" w:space="0" w:color="auto"/>
            </w:tcBorders>
            <w:shd w:val="clear" w:color="auto" w:fill="FFFFFF"/>
            <w:vAlign w:val="center"/>
            <w:hideMark/>
          </w:tcPr>
          <w:p w14:paraId="55CDF851" w14:textId="77777777" w:rsidR="00697784" w:rsidRDefault="00697784">
            <w:pPr>
              <w:spacing w:line="240" w:lineRule="auto"/>
              <w:jc w:val="left"/>
              <w:rPr>
                <w:rFonts w:eastAsia="Times New Roman" w:cs="Calibri"/>
                <w:sz w:val="20"/>
                <w:szCs w:val="20"/>
                <w:lang w:val="en-US" w:eastAsia="en-GB"/>
              </w:rPr>
            </w:pPr>
            <w:proofErr w:type="spellStart"/>
            <w:r>
              <w:rPr>
                <w:rFonts w:eastAsia="Times New Roman" w:cs="Calibri"/>
                <w:sz w:val="20"/>
                <w:szCs w:val="20"/>
                <w:lang w:val="en-US" w:eastAsia="en-GB"/>
              </w:rPr>
              <w:t>Behaviour</w:t>
            </w:r>
            <w:proofErr w:type="spellEnd"/>
            <w:r>
              <w:rPr>
                <w:rFonts w:eastAsia="Times New Roman" w:cs="Calibri"/>
                <w:sz w:val="20"/>
                <w:szCs w:val="20"/>
                <w:lang w:val="en-US" w:eastAsia="en-GB"/>
              </w:rPr>
              <w:t xml:space="preserve"> change communication on complementary feeding practices</w:t>
            </w:r>
          </w:p>
        </w:tc>
      </w:tr>
      <w:tr w:rsidR="00697784" w14:paraId="6BD68604" w14:textId="77777777" w:rsidTr="00697784">
        <w:trPr>
          <w:trHeight w:val="347"/>
        </w:trPr>
        <w:tc>
          <w:tcPr>
            <w:tcW w:w="1276" w:type="dxa"/>
            <w:vMerge w:val="restart"/>
            <w:tcBorders>
              <w:top w:val="nil"/>
              <w:left w:val="single" w:sz="4" w:space="0" w:color="auto"/>
              <w:bottom w:val="single" w:sz="4" w:space="0" w:color="auto"/>
              <w:right w:val="nil"/>
            </w:tcBorders>
            <w:shd w:val="clear" w:color="auto" w:fill="5B9BD5"/>
            <w:textDirection w:val="btLr"/>
            <w:vAlign w:val="center"/>
            <w:hideMark/>
          </w:tcPr>
          <w:p w14:paraId="2134F01C" w14:textId="77777777" w:rsidR="00697784" w:rsidRDefault="00697784">
            <w:pPr>
              <w:spacing w:line="240" w:lineRule="auto"/>
              <w:jc w:val="center"/>
              <w:rPr>
                <w:rFonts w:eastAsia="Times New Roman" w:cs="Calibri"/>
                <w:b/>
                <w:bCs/>
                <w:color w:val="000000"/>
                <w:lang w:val="en-US" w:eastAsia="en-GB"/>
              </w:rPr>
            </w:pPr>
            <w:r>
              <w:rPr>
                <w:rFonts w:eastAsia="Times New Roman" w:cs="Calibri"/>
                <w:b/>
                <w:bCs/>
                <w:color w:val="000000"/>
                <w:lang w:val="en-US" w:eastAsia="en-GB"/>
              </w:rPr>
              <w:t>Micronutrients supplementation</w:t>
            </w: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06EC14FA" w14:textId="77777777" w:rsidR="00697784" w:rsidRDefault="00697784">
            <w:pPr>
              <w:spacing w:line="240" w:lineRule="auto"/>
              <w:jc w:val="left"/>
              <w:rPr>
                <w:rFonts w:eastAsia="Times New Roman" w:cs="Calibri"/>
                <w:color w:val="auto"/>
                <w:sz w:val="20"/>
                <w:szCs w:val="20"/>
                <w:lang w:val="en-US" w:eastAsia="en-GB"/>
              </w:rPr>
            </w:pPr>
            <w:r>
              <w:rPr>
                <w:rFonts w:eastAsia="Times New Roman" w:cs="Calibri"/>
                <w:sz w:val="20"/>
                <w:szCs w:val="20"/>
                <w:lang w:val="en-US" w:eastAsia="en-GB"/>
              </w:rPr>
              <w:t>Vitamin A supplementation</w:t>
            </w:r>
          </w:p>
        </w:tc>
        <w:tc>
          <w:tcPr>
            <w:tcW w:w="2410" w:type="dxa"/>
            <w:tcBorders>
              <w:top w:val="nil"/>
              <w:left w:val="nil"/>
              <w:bottom w:val="single" w:sz="4" w:space="0" w:color="auto"/>
              <w:right w:val="single" w:sz="4" w:space="0" w:color="auto"/>
            </w:tcBorders>
            <w:shd w:val="clear" w:color="auto" w:fill="FFFFFF"/>
            <w:vAlign w:val="center"/>
            <w:hideMark/>
          </w:tcPr>
          <w:p w14:paraId="29ED7424"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Children 6-59 months</w:t>
            </w:r>
          </w:p>
        </w:tc>
        <w:tc>
          <w:tcPr>
            <w:tcW w:w="5387" w:type="dxa"/>
            <w:tcBorders>
              <w:top w:val="nil"/>
              <w:left w:val="nil"/>
              <w:bottom w:val="single" w:sz="4" w:space="0" w:color="auto"/>
              <w:right w:val="single" w:sz="4" w:space="0" w:color="auto"/>
            </w:tcBorders>
            <w:shd w:val="clear" w:color="auto" w:fill="FFFFFF"/>
            <w:vAlign w:val="center"/>
            <w:hideMark/>
          </w:tcPr>
          <w:p w14:paraId="158D6132"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Bi-annual supplementation of vitamin A capsules</w:t>
            </w:r>
          </w:p>
        </w:tc>
      </w:tr>
      <w:tr w:rsidR="00697784" w14:paraId="46D8BDCA" w14:textId="77777777" w:rsidTr="00697784">
        <w:trPr>
          <w:trHeight w:val="563"/>
        </w:trPr>
        <w:tc>
          <w:tcPr>
            <w:tcW w:w="0" w:type="auto"/>
            <w:vMerge/>
            <w:tcBorders>
              <w:top w:val="nil"/>
              <w:left w:val="single" w:sz="4" w:space="0" w:color="auto"/>
              <w:bottom w:val="single" w:sz="4" w:space="0" w:color="auto"/>
              <w:right w:val="nil"/>
            </w:tcBorders>
            <w:vAlign w:val="center"/>
            <w:hideMark/>
          </w:tcPr>
          <w:p w14:paraId="1FE032E7" w14:textId="77777777" w:rsidR="00697784" w:rsidRDefault="00697784">
            <w:pPr>
              <w:spacing w:line="240" w:lineRule="auto"/>
              <w:jc w:val="left"/>
              <w:rPr>
                <w:rFonts w:eastAsia="Times New Roman" w:cs="Calibri"/>
                <w:b/>
                <w:bCs/>
                <w:color w:val="000000"/>
                <w:lang w:val="en-US" w:eastAsia="en-GB"/>
              </w:rPr>
            </w:pP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770D8DAC"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 xml:space="preserve">Home fortification of food with multiple micronutrient powders </w:t>
            </w:r>
          </w:p>
        </w:tc>
        <w:tc>
          <w:tcPr>
            <w:tcW w:w="2410" w:type="dxa"/>
            <w:tcBorders>
              <w:top w:val="nil"/>
              <w:left w:val="nil"/>
              <w:bottom w:val="single" w:sz="4" w:space="0" w:color="auto"/>
              <w:right w:val="single" w:sz="4" w:space="0" w:color="auto"/>
            </w:tcBorders>
            <w:shd w:val="clear" w:color="auto" w:fill="FFFFFF"/>
            <w:vAlign w:val="center"/>
            <w:hideMark/>
          </w:tcPr>
          <w:p w14:paraId="5E0103CE"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 xml:space="preserve">Children 6-23 months </w:t>
            </w:r>
          </w:p>
        </w:tc>
        <w:tc>
          <w:tcPr>
            <w:tcW w:w="5387" w:type="dxa"/>
            <w:tcBorders>
              <w:top w:val="nil"/>
              <w:left w:val="nil"/>
              <w:bottom w:val="single" w:sz="4" w:space="0" w:color="auto"/>
              <w:right w:val="single" w:sz="4" w:space="0" w:color="auto"/>
            </w:tcBorders>
            <w:shd w:val="clear" w:color="auto" w:fill="FFFFFF"/>
            <w:vAlign w:val="center"/>
            <w:hideMark/>
          </w:tcPr>
          <w:p w14:paraId="67FBEDA5"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Use of multiple micronutrient powders for home fortification of foods consumed by children 6-23 months</w:t>
            </w:r>
          </w:p>
        </w:tc>
      </w:tr>
      <w:tr w:rsidR="00697784" w14:paraId="7D741DEB" w14:textId="77777777" w:rsidTr="00697784">
        <w:trPr>
          <w:trHeight w:val="375"/>
        </w:trPr>
        <w:tc>
          <w:tcPr>
            <w:tcW w:w="0" w:type="auto"/>
            <w:vMerge/>
            <w:tcBorders>
              <w:top w:val="nil"/>
              <w:left w:val="single" w:sz="4" w:space="0" w:color="auto"/>
              <w:bottom w:val="single" w:sz="4" w:space="0" w:color="auto"/>
              <w:right w:val="nil"/>
            </w:tcBorders>
            <w:vAlign w:val="center"/>
            <w:hideMark/>
          </w:tcPr>
          <w:p w14:paraId="03F5C8FA" w14:textId="77777777" w:rsidR="00697784" w:rsidRDefault="00697784">
            <w:pPr>
              <w:spacing w:line="240" w:lineRule="auto"/>
              <w:jc w:val="left"/>
              <w:rPr>
                <w:rFonts w:eastAsia="Times New Roman" w:cs="Calibri"/>
                <w:b/>
                <w:bCs/>
                <w:color w:val="000000"/>
                <w:lang w:val="en-US" w:eastAsia="en-GB"/>
              </w:rPr>
            </w:pP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072BC317"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Iron-folic acid supplementation (PW)</w:t>
            </w:r>
          </w:p>
        </w:tc>
        <w:tc>
          <w:tcPr>
            <w:tcW w:w="2410" w:type="dxa"/>
            <w:tcBorders>
              <w:top w:val="nil"/>
              <w:left w:val="nil"/>
              <w:bottom w:val="single" w:sz="4" w:space="0" w:color="auto"/>
              <w:right w:val="single" w:sz="4" w:space="0" w:color="auto"/>
            </w:tcBorders>
            <w:shd w:val="clear" w:color="auto" w:fill="FFFFFF"/>
            <w:vAlign w:val="center"/>
            <w:hideMark/>
          </w:tcPr>
          <w:p w14:paraId="34E7F989"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 xml:space="preserve">Pregnant women </w:t>
            </w:r>
          </w:p>
        </w:tc>
        <w:tc>
          <w:tcPr>
            <w:tcW w:w="5387" w:type="dxa"/>
            <w:tcBorders>
              <w:top w:val="nil"/>
              <w:left w:val="nil"/>
              <w:bottom w:val="single" w:sz="4" w:space="0" w:color="auto"/>
              <w:right w:val="single" w:sz="4" w:space="0" w:color="auto"/>
            </w:tcBorders>
            <w:shd w:val="clear" w:color="auto" w:fill="FFFFFF"/>
            <w:vAlign w:val="center"/>
            <w:hideMark/>
          </w:tcPr>
          <w:p w14:paraId="425CCEBE"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Four months supplementation of iron-folic acid during pregnancy</w:t>
            </w:r>
          </w:p>
        </w:tc>
      </w:tr>
      <w:tr w:rsidR="00697784" w14:paraId="68CC0443" w14:textId="77777777" w:rsidTr="00697784">
        <w:trPr>
          <w:trHeight w:val="309"/>
        </w:trPr>
        <w:tc>
          <w:tcPr>
            <w:tcW w:w="0" w:type="auto"/>
            <w:vMerge/>
            <w:tcBorders>
              <w:top w:val="nil"/>
              <w:left w:val="single" w:sz="4" w:space="0" w:color="auto"/>
              <w:bottom w:val="single" w:sz="4" w:space="0" w:color="auto"/>
              <w:right w:val="nil"/>
            </w:tcBorders>
            <w:vAlign w:val="center"/>
            <w:hideMark/>
          </w:tcPr>
          <w:p w14:paraId="6AACCAD6" w14:textId="77777777" w:rsidR="00697784" w:rsidRDefault="00697784">
            <w:pPr>
              <w:spacing w:line="240" w:lineRule="auto"/>
              <w:jc w:val="left"/>
              <w:rPr>
                <w:rFonts w:eastAsia="Times New Roman" w:cs="Calibri"/>
                <w:b/>
                <w:bCs/>
                <w:color w:val="000000"/>
                <w:lang w:val="en-US" w:eastAsia="en-GB"/>
              </w:rPr>
            </w:pP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01EE675C" w14:textId="77777777" w:rsidR="00697784" w:rsidRDefault="00697784">
            <w:pPr>
              <w:rPr>
                <w:rFonts w:eastAsia="Times New Roman" w:cs="Calibri"/>
                <w:sz w:val="20"/>
                <w:szCs w:val="20"/>
                <w:lang w:val="en-US" w:eastAsia="en-GB"/>
              </w:rPr>
            </w:pPr>
          </w:p>
        </w:tc>
        <w:tc>
          <w:tcPr>
            <w:tcW w:w="2410" w:type="dxa"/>
            <w:tcBorders>
              <w:top w:val="nil"/>
              <w:left w:val="nil"/>
              <w:bottom w:val="single" w:sz="4" w:space="0" w:color="auto"/>
              <w:right w:val="single" w:sz="4" w:space="0" w:color="auto"/>
            </w:tcBorders>
            <w:shd w:val="clear" w:color="auto" w:fill="FFFFFF"/>
            <w:vAlign w:val="center"/>
            <w:hideMark/>
          </w:tcPr>
          <w:p w14:paraId="31FFF250" w14:textId="77777777" w:rsidR="00697784" w:rsidRDefault="00697784">
            <w:pPr>
              <w:spacing w:line="240" w:lineRule="auto"/>
              <w:jc w:val="left"/>
              <w:rPr>
                <w:sz w:val="20"/>
                <w:szCs w:val="20"/>
                <w:lang w:eastAsia="en-GB"/>
              </w:rPr>
            </w:pPr>
          </w:p>
        </w:tc>
        <w:tc>
          <w:tcPr>
            <w:tcW w:w="5387" w:type="dxa"/>
            <w:tcBorders>
              <w:top w:val="nil"/>
              <w:left w:val="nil"/>
              <w:bottom w:val="single" w:sz="4" w:space="0" w:color="auto"/>
              <w:right w:val="single" w:sz="4" w:space="0" w:color="auto"/>
            </w:tcBorders>
            <w:shd w:val="clear" w:color="auto" w:fill="FFFFFF"/>
            <w:vAlign w:val="center"/>
            <w:hideMark/>
          </w:tcPr>
          <w:p w14:paraId="42FFC241" w14:textId="77777777" w:rsidR="00697784" w:rsidRDefault="00697784">
            <w:pPr>
              <w:spacing w:line="240" w:lineRule="auto"/>
              <w:jc w:val="left"/>
              <w:rPr>
                <w:sz w:val="20"/>
                <w:szCs w:val="20"/>
                <w:lang w:eastAsia="en-GB"/>
              </w:rPr>
            </w:pPr>
          </w:p>
        </w:tc>
      </w:tr>
      <w:tr w:rsidR="00697784" w14:paraId="37E9B7C1" w14:textId="77777777" w:rsidTr="00697784">
        <w:trPr>
          <w:trHeight w:val="179"/>
        </w:trPr>
        <w:tc>
          <w:tcPr>
            <w:tcW w:w="0" w:type="auto"/>
            <w:vMerge/>
            <w:tcBorders>
              <w:top w:val="nil"/>
              <w:left w:val="single" w:sz="4" w:space="0" w:color="auto"/>
              <w:bottom w:val="single" w:sz="4" w:space="0" w:color="auto"/>
              <w:right w:val="nil"/>
            </w:tcBorders>
            <w:vAlign w:val="center"/>
            <w:hideMark/>
          </w:tcPr>
          <w:p w14:paraId="75CC7792" w14:textId="77777777" w:rsidR="00697784" w:rsidRDefault="00697784">
            <w:pPr>
              <w:spacing w:line="240" w:lineRule="auto"/>
              <w:jc w:val="left"/>
              <w:rPr>
                <w:rFonts w:eastAsia="Times New Roman" w:cs="Calibri"/>
                <w:b/>
                <w:bCs/>
                <w:color w:val="000000"/>
                <w:lang w:val="en-US" w:eastAsia="en-GB"/>
              </w:rPr>
            </w:pP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40141832" w14:textId="77777777" w:rsidR="00697784" w:rsidRDefault="00697784">
            <w:pPr>
              <w:spacing w:line="240" w:lineRule="auto"/>
              <w:jc w:val="left"/>
              <w:rPr>
                <w:sz w:val="20"/>
                <w:szCs w:val="20"/>
                <w:lang w:eastAsia="en-GB"/>
              </w:rPr>
            </w:pPr>
          </w:p>
        </w:tc>
        <w:tc>
          <w:tcPr>
            <w:tcW w:w="2410" w:type="dxa"/>
            <w:tcBorders>
              <w:top w:val="nil"/>
              <w:left w:val="nil"/>
              <w:bottom w:val="single" w:sz="4" w:space="0" w:color="auto"/>
              <w:right w:val="single" w:sz="4" w:space="0" w:color="auto"/>
            </w:tcBorders>
            <w:shd w:val="clear" w:color="auto" w:fill="FFFFFF"/>
            <w:vAlign w:val="center"/>
            <w:hideMark/>
          </w:tcPr>
          <w:p w14:paraId="5DF10F41" w14:textId="77777777" w:rsidR="00697784" w:rsidRDefault="00697784">
            <w:pPr>
              <w:spacing w:line="240" w:lineRule="auto"/>
              <w:jc w:val="left"/>
              <w:rPr>
                <w:sz w:val="20"/>
                <w:szCs w:val="20"/>
                <w:lang w:eastAsia="en-GB"/>
              </w:rPr>
            </w:pPr>
          </w:p>
        </w:tc>
        <w:tc>
          <w:tcPr>
            <w:tcW w:w="5387" w:type="dxa"/>
            <w:tcBorders>
              <w:top w:val="nil"/>
              <w:left w:val="nil"/>
              <w:bottom w:val="single" w:sz="4" w:space="0" w:color="auto"/>
              <w:right w:val="single" w:sz="4" w:space="0" w:color="auto"/>
            </w:tcBorders>
            <w:shd w:val="clear" w:color="auto" w:fill="FFFFFF"/>
            <w:vAlign w:val="center"/>
            <w:hideMark/>
          </w:tcPr>
          <w:p w14:paraId="03E30955" w14:textId="77777777" w:rsidR="00697784" w:rsidRDefault="00697784">
            <w:pPr>
              <w:spacing w:line="240" w:lineRule="auto"/>
              <w:jc w:val="left"/>
              <w:rPr>
                <w:sz w:val="20"/>
                <w:szCs w:val="20"/>
                <w:lang w:eastAsia="en-GB"/>
              </w:rPr>
            </w:pPr>
          </w:p>
        </w:tc>
      </w:tr>
      <w:tr w:rsidR="00697784" w14:paraId="2D8A0B42" w14:textId="77777777" w:rsidTr="00697784">
        <w:trPr>
          <w:trHeight w:val="674"/>
        </w:trPr>
        <w:tc>
          <w:tcPr>
            <w:tcW w:w="1276" w:type="dxa"/>
            <w:vMerge w:val="restart"/>
            <w:tcBorders>
              <w:top w:val="nil"/>
              <w:left w:val="single" w:sz="4" w:space="0" w:color="auto"/>
              <w:bottom w:val="single" w:sz="4" w:space="0" w:color="auto"/>
              <w:right w:val="nil"/>
            </w:tcBorders>
            <w:shd w:val="clear" w:color="auto" w:fill="5B9BD5"/>
            <w:textDirection w:val="btLr"/>
            <w:vAlign w:val="center"/>
            <w:hideMark/>
          </w:tcPr>
          <w:p w14:paraId="1C3B3198" w14:textId="77777777" w:rsidR="00697784" w:rsidRDefault="00697784">
            <w:pPr>
              <w:spacing w:line="240" w:lineRule="auto"/>
              <w:jc w:val="center"/>
              <w:rPr>
                <w:rFonts w:eastAsia="Times New Roman" w:cs="Calibri"/>
                <w:b/>
                <w:bCs/>
                <w:color w:val="000000"/>
                <w:lang w:val="en-US" w:eastAsia="en-GB"/>
              </w:rPr>
            </w:pPr>
            <w:r>
              <w:rPr>
                <w:rFonts w:eastAsia="Times New Roman" w:cs="Calibri"/>
                <w:b/>
                <w:bCs/>
                <w:color w:val="000000"/>
                <w:lang w:val="en-US" w:eastAsia="en-GB"/>
              </w:rPr>
              <w:t>Treatment and prevention of acute malnutrition</w:t>
            </w: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25EA5CD4" w14:textId="77777777" w:rsidR="00697784" w:rsidRDefault="00697784">
            <w:pPr>
              <w:spacing w:line="240" w:lineRule="auto"/>
              <w:jc w:val="left"/>
              <w:rPr>
                <w:rFonts w:eastAsia="Times New Roman" w:cs="Calibri"/>
                <w:color w:val="auto"/>
                <w:sz w:val="20"/>
                <w:szCs w:val="20"/>
                <w:lang w:val="en-US" w:eastAsia="en-GB"/>
              </w:rPr>
            </w:pPr>
            <w:r>
              <w:rPr>
                <w:rFonts w:eastAsia="Times New Roman" w:cs="Calibri"/>
                <w:sz w:val="20"/>
                <w:szCs w:val="20"/>
                <w:lang w:val="en-US" w:eastAsia="en-GB"/>
              </w:rPr>
              <w:t>Management of severe acute malnutrition (SAM)</w:t>
            </w:r>
          </w:p>
        </w:tc>
        <w:tc>
          <w:tcPr>
            <w:tcW w:w="2410" w:type="dxa"/>
            <w:tcBorders>
              <w:top w:val="nil"/>
              <w:left w:val="nil"/>
              <w:bottom w:val="single" w:sz="4" w:space="0" w:color="auto"/>
              <w:right w:val="single" w:sz="4" w:space="0" w:color="auto"/>
            </w:tcBorders>
            <w:shd w:val="clear" w:color="auto" w:fill="FFFFFF"/>
            <w:vAlign w:val="center"/>
            <w:hideMark/>
          </w:tcPr>
          <w:p w14:paraId="2AF7E4DE"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Children 6-59 months</w:t>
            </w:r>
          </w:p>
        </w:tc>
        <w:tc>
          <w:tcPr>
            <w:tcW w:w="5387" w:type="dxa"/>
            <w:tcBorders>
              <w:top w:val="nil"/>
              <w:left w:val="nil"/>
              <w:bottom w:val="single" w:sz="4" w:space="0" w:color="auto"/>
              <w:right w:val="single" w:sz="4" w:space="0" w:color="auto"/>
            </w:tcBorders>
            <w:shd w:val="clear" w:color="auto" w:fill="FFFFFF"/>
            <w:vAlign w:val="center"/>
            <w:hideMark/>
          </w:tcPr>
          <w:p w14:paraId="0313E6CD"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Severely malnourished children admitted in either inpatient or outpatient therapeutic feeding programs</w:t>
            </w:r>
          </w:p>
        </w:tc>
      </w:tr>
      <w:tr w:rsidR="00697784" w14:paraId="389B5C9B" w14:textId="77777777" w:rsidTr="00697784">
        <w:trPr>
          <w:trHeight w:val="496"/>
        </w:trPr>
        <w:tc>
          <w:tcPr>
            <w:tcW w:w="0" w:type="auto"/>
            <w:vMerge/>
            <w:tcBorders>
              <w:top w:val="nil"/>
              <w:left w:val="single" w:sz="4" w:space="0" w:color="auto"/>
              <w:bottom w:val="single" w:sz="4" w:space="0" w:color="auto"/>
              <w:right w:val="nil"/>
            </w:tcBorders>
            <w:vAlign w:val="center"/>
            <w:hideMark/>
          </w:tcPr>
          <w:p w14:paraId="23DEB314" w14:textId="77777777" w:rsidR="00697784" w:rsidRDefault="00697784">
            <w:pPr>
              <w:spacing w:line="240" w:lineRule="auto"/>
              <w:jc w:val="left"/>
              <w:rPr>
                <w:rFonts w:eastAsia="Times New Roman" w:cs="Calibri"/>
                <w:b/>
                <w:bCs/>
                <w:color w:val="000000"/>
                <w:lang w:val="en-US" w:eastAsia="en-GB"/>
              </w:rPr>
            </w:pP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3188D76A"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Public provision of complementary foods (SNF)</w:t>
            </w:r>
          </w:p>
        </w:tc>
        <w:tc>
          <w:tcPr>
            <w:tcW w:w="2410" w:type="dxa"/>
            <w:tcBorders>
              <w:top w:val="nil"/>
              <w:left w:val="nil"/>
              <w:bottom w:val="single" w:sz="4" w:space="0" w:color="auto"/>
              <w:right w:val="single" w:sz="4" w:space="0" w:color="auto"/>
            </w:tcBorders>
            <w:shd w:val="clear" w:color="auto" w:fill="FFFFFF"/>
            <w:vAlign w:val="center"/>
            <w:hideMark/>
          </w:tcPr>
          <w:p w14:paraId="69BCCC7B"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 xml:space="preserve">Children 6-23 months </w:t>
            </w:r>
          </w:p>
        </w:tc>
        <w:tc>
          <w:tcPr>
            <w:tcW w:w="5387" w:type="dxa"/>
            <w:tcBorders>
              <w:top w:val="nil"/>
              <w:left w:val="nil"/>
              <w:bottom w:val="single" w:sz="4" w:space="0" w:color="auto"/>
              <w:right w:val="single" w:sz="4" w:space="0" w:color="auto"/>
            </w:tcBorders>
            <w:shd w:val="clear" w:color="auto" w:fill="FFFFFF"/>
            <w:vAlign w:val="center"/>
            <w:hideMark/>
          </w:tcPr>
          <w:p w14:paraId="0AFD75C2"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For children living in poverty, provision of a small amount of nutrient-dense complementary food (</w:t>
            </w:r>
            <w:proofErr w:type="spellStart"/>
            <w:r>
              <w:rPr>
                <w:rFonts w:eastAsia="Times New Roman" w:cs="Calibri"/>
                <w:sz w:val="20"/>
                <w:szCs w:val="20"/>
                <w:lang w:val="en-US" w:eastAsia="en-GB"/>
              </w:rPr>
              <w:t>Supercereal</w:t>
            </w:r>
            <w:proofErr w:type="spellEnd"/>
            <w:r>
              <w:rPr>
                <w:rFonts w:eastAsia="Times New Roman" w:cs="Calibri"/>
                <w:sz w:val="20"/>
                <w:szCs w:val="20"/>
                <w:lang w:val="en-US" w:eastAsia="en-GB"/>
              </w:rPr>
              <w:t xml:space="preserve"> +) for the prevention of moderate malnutrition</w:t>
            </w:r>
          </w:p>
        </w:tc>
      </w:tr>
      <w:tr w:rsidR="00697784" w14:paraId="36815CDC" w14:textId="77777777" w:rsidTr="00697784">
        <w:trPr>
          <w:trHeight w:val="174"/>
        </w:trPr>
        <w:tc>
          <w:tcPr>
            <w:tcW w:w="0" w:type="auto"/>
            <w:vMerge/>
            <w:tcBorders>
              <w:top w:val="nil"/>
              <w:left w:val="single" w:sz="4" w:space="0" w:color="auto"/>
              <w:bottom w:val="single" w:sz="4" w:space="0" w:color="auto"/>
              <w:right w:val="nil"/>
            </w:tcBorders>
            <w:vAlign w:val="center"/>
            <w:hideMark/>
          </w:tcPr>
          <w:p w14:paraId="3B3C8AF0" w14:textId="77777777" w:rsidR="00697784" w:rsidRDefault="00697784">
            <w:pPr>
              <w:spacing w:line="240" w:lineRule="auto"/>
              <w:jc w:val="left"/>
              <w:rPr>
                <w:rFonts w:eastAsia="Times New Roman" w:cs="Calibri"/>
                <w:b/>
                <w:bCs/>
                <w:color w:val="000000"/>
                <w:lang w:val="en-US" w:eastAsia="en-GB"/>
              </w:rPr>
            </w:pP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1CAAF0DB" w14:textId="77777777" w:rsidR="00697784" w:rsidRDefault="00697784">
            <w:pPr>
              <w:rPr>
                <w:rFonts w:eastAsia="Times New Roman" w:cs="Calibri"/>
                <w:sz w:val="20"/>
                <w:szCs w:val="20"/>
                <w:lang w:val="en-US" w:eastAsia="en-GB"/>
              </w:rPr>
            </w:pPr>
          </w:p>
        </w:tc>
        <w:tc>
          <w:tcPr>
            <w:tcW w:w="2410" w:type="dxa"/>
            <w:tcBorders>
              <w:top w:val="nil"/>
              <w:left w:val="nil"/>
              <w:bottom w:val="single" w:sz="4" w:space="0" w:color="auto"/>
              <w:right w:val="single" w:sz="4" w:space="0" w:color="auto"/>
            </w:tcBorders>
            <w:shd w:val="clear" w:color="auto" w:fill="FFFFFF"/>
            <w:vAlign w:val="center"/>
            <w:hideMark/>
          </w:tcPr>
          <w:p w14:paraId="64E6C8F7" w14:textId="77777777" w:rsidR="00697784" w:rsidRDefault="00697784">
            <w:pPr>
              <w:spacing w:line="240" w:lineRule="auto"/>
              <w:jc w:val="left"/>
              <w:rPr>
                <w:sz w:val="20"/>
                <w:szCs w:val="20"/>
                <w:lang w:eastAsia="en-GB"/>
              </w:rPr>
            </w:pPr>
          </w:p>
        </w:tc>
        <w:tc>
          <w:tcPr>
            <w:tcW w:w="5387" w:type="dxa"/>
            <w:tcBorders>
              <w:top w:val="nil"/>
              <w:left w:val="nil"/>
              <w:bottom w:val="single" w:sz="4" w:space="0" w:color="auto"/>
              <w:right w:val="single" w:sz="4" w:space="0" w:color="auto"/>
            </w:tcBorders>
            <w:shd w:val="clear" w:color="auto" w:fill="FFFFFF"/>
            <w:vAlign w:val="center"/>
            <w:hideMark/>
          </w:tcPr>
          <w:p w14:paraId="04B8898B" w14:textId="77777777" w:rsidR="00697784" w:rsidRDefault="00697784">
            <w:pPr>
              <w:spacing w:line="240" w:lineRule="auto"/>
              <w:jc w:val="left"/>
              <w:rPr>
                <w:sz w:val="20"/>
                <w:szCs w:val="20"/>
                <w:lang w:eastAsia="en-GB"/>
              </w:rPr>
            </w:pPr>
          </w:p>
        </w:tc>
      </w:tr>
      <w:tr w:rsidR="00697784" w14:paraId="46847BB1" w14:textId="77777777" w:rsidTr="00697784">
        <w:trPr>
          <w:trHeight w:val="706"/>
        </w:trPr>
        <w:tc>
          <w:tcPr>
            <w:tcW w:w="1276" w:type="dxa"/>
            <w:vMerge w:val="restart"/>
            <w:tcBorders>
              <w:top w:val="nil"/>
              <w:left w:val="single" w:sz="4" w:space="0" w:color="auto"/>
              <w:bottom w:val="single" w:sz="4" w:space="0" w:color="auto"/>
              <w:right w:val="nil"/>
            </w:tcBorders>
            <w:shd w:val="clear" w:color="auto" w:fill="5B9BD5"/>
            <w:textDirection w:val="btLr"/>
            <w:vAlign w:val="center"/>
            <w:hideMark/>
          </w:tcPr>
          <w:p w14:paraId="1BD422B7" w14:textId="77777777" w:rsidR="00697784" w:rsidRDefault="00697784">
            <w:pPr>
              <w:spacing w:line="240" w:lineRule="auto"/>
              <w:jc w:val="center"/>
              <w:rPr>
                <w:rFonts w:eastAsia="Times New Roman" w:cs="Calibri"/>
                <w:b/>
                <w:bCs/>
                <w:color w:val="000000"/>
                <w:lang w:val="en-US" w:eastAsia="en-GB"/>
              </w:rPr>
            </w:pPr>
            <w:r>
              <w:rPr>
                <w:rFonts w:eastAsia="Times New Roman" w:cs="Calibri"/>
                <w:b/>
                <w:bCs/>
                <w:color w:val="000000"/>
                <w:lang w:val="en-US" w:eastAsia="en-GB"/>
              </w:rPr>
              <w:t>Disease prevention and management</w:t>
            </w: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34448233" w14:textId="77777777" w:rsidR="00697784" w:rsidRDefault="00697784">
            <w:pPr>
              <w:spacing w:line="240" w:lineRule="auto"/>
              <w:jc w:val="left"/>
              <w:rPr>
                <w:rFonts w:eastAsia="Times New Roman" w:cs="Calibri"/>
                <w:color w:val="auto"/>
                <w:sz w:val="20"/>
                <w:szCs w:val="20"/>
                <w:lang w:val="en-US" w:eastAsia="en-GB"/>
              </w:rPr>
            </w:pPr>
            <w:proofErr w:type="spellStart"/>
            <w:r>
              <w:rPr>
                <w:rFonts w:eastAsia="Times New Roman" w:cs="Calibri"/>
                <w:sz w:val="20"/>
                <w:szCs w:val="20"/>
                <w:lang w:val="en-US" w:eastAsia="en-GB"/>
              </w:rPr>
              <w:t>ORS+zinc</w:t>
            </w:r>
            <w:proofErr w:type="spellEnd"/>
            <w:r>
              <w:rPr>
                <w:rFonts w:eastAsia="Times New Roman" w:cs="Calibri"/>
                <w:sz w:val="20"/>
                <w:szCs w:val="20"/>
                <w:lang w:val="en-US" w:eastAsia="en-GB"/>
              </w:rPr>
              <w:t xml:space="preserve"> for treatment of diarrhea</w:t>
            </w:r>
          </w:p>
        </w:tc>
        <w:tc>
          <w:tcPr>
            <w:tcW w:w="2410" w:type="dxa"/>
            <w:tcBorders>
              <w:top w:val="nil"/>
              <w:left w:val="nil"/>
              <w:bottom w:val="single" w:sz="4" w:space="0" w:color="auto"/>
              <w:right w:val="single" w:sz="4" w:space="0" w:color="auto"/>
            </w:tcBorders>
            <w:shd w:val="clear" w:color="auto" w:fill="FFFFFF"/>
            <w:vAlign w:val="center"/>
            <w:hideMark/>
          </w:tcPr>
          <w:p w14:paraId="4343AF73"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Children 6-59 months</w:t>
            </w:r>
          </w:p>
        </w:tc>
        <w:tc>
          <w:tcPr>
            <w:tcW w:w="5387" w:type="dxa"/>
            <w:tcBorders>
              <w:top w:val="nil"/>
              <w:left w:val="nil"/>
              <w:bottom w:val="single" w:sz="4" w:space="0" w:color="auto"/>
              <w:right w:val="single" w:sz="4" w:space="0" w:color="auto"/>
            </w:tcBorders>
            <w:shd w:val="clear" w:color="auto" w:fill="FFFFFF"/>
            <w:vAlign w:val="center"/>
            <w:hideMark/>
          </w:tcPr>
          <w:p w14:paraId="16AEAF37"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Management of mild and moderate diarrhea with oral rehydration solution (ORS) and zinc tablets</w:t>
            </w:r>
          </w:p>
        </w:tc>
      </w:tr>
      <w:tr w:rsidR="00697784" w14:paraId="1D19ED45" w14:textId="77777777" w:rsidTr="00697784">
        <w:trPr>
          <w:trHeight w:val="516"/>
        </w:trPr>
        <w:tc>
          <w:tcPr>
            <w:tcW w:w="0" w:type="auto"/>
            <w:vMerge/>
            <w:tcBorders>
              <w:top w:val="nil"/>
              <w:left w:val="single" w:sz="4" w:space="0" w:color="auto"/>
              <w:bottom w:val="single" w:sz="4" w:space="0" w:color="auto"/>
              <w:right w:val="nil"/>
            </w:tcBorders>
            <w:vAlign w:val="center"/>
            <w:hideMark/>
          </w:tcPr>
          <w:p w14:paraId="6389FD4E" w14:textId="77777777" w:rsidR="00697784" w:rsidRDefault="00697784">
            <w:pPr>
              <w:spacing w:line="240" w:lineRule="auto"/>
              <w:jc w:val="left"/>
              <w:rPr>
                <w:rFonts w:eastAsia="Times New Roman" w:cs="Calibri"/>
                <w:b/>
                <w:bCs/>
                <w:color w:val="000000"/>
                <w:lang w:val="en-US" w:eastAsia="en-GB"/>
              </w:rPr>
            </w:pP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3FC78888"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Delayed Cord Clamping</w:t>
            </w:r>
          </w:p>
        </w:tc>
        <w:tc>
          <w:tcPr>
            <w:tcW w:w="2410" w:type="dxa"/>
            <w:tcBorders>
              <w:top w:val="nil"/>
              <w:left w:val="nil"/>
              <w:bottom w:val="single" w:sz="4" w:space="0" w:color="auto"/>
              <w:right w:val="single" w:sz="4" w:space="0" w:color="auto"/>
            </w:tcBorders>
            <w:shd w:val="clear" w:color="auto" w:fill="FFFFFF"/>
            <w:vAlign w:val="center"/>
            <w:hideMark/>
          </w:tcPr>
          <w:p w14:paraId="64CD9229"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 xml:space="preserve">Live births </w:t>
            </w:r>
          </w:p>
        </w:tc>
        <w:tc>
          <w:tcPr>
            <w:tcW w:w="5387" w:type="dxa"/>
            <w:tcBorders>
              <w:top w:val="nil"/>
              <w:left w:val="nil"/>
              <w:bottom w:val="single" w:sz="4" w:space="0" w:color="auto"/>
              <w:right w:val="single" w:sz="4" w:space="0" w:color="auto"/>
            </w:tcBorders>
            <w:shd w:val="clear" w:color="auto" w:fill="FFFFFF"/>
            <w:vAlign w:val="center"/>
            <w:hideMark/>
          </w:tcPr>
          <w:p w14:paraId="3D6D170C" w14:textId="77777777" w:rsidR="00697784" w:rsidRDefault="00697784">
            <w:pPr>
              <w:rPr>
                <w:rFonts w:eastAsia="Times New Roman" w:cs="Calibri"/>
                <w:sz w:val="20"/>
                <w:szCs w:val="20"/>
                <w:lang w:val="en-US" w:eastAsia="en-GB"/>
              </w:rPr>
            </w:pPr>
          </w:p>
        </w:tc>
      </w:tr>
      <w:tr w:rsidR="00697784" w14:paraId="70B9001B" w14:textId="77777777" w:rsidTr="00697784">
        <w:trPr>
          <w:trHeight w:val="310"/>
        </w:trPr>
        <w:tc>
          <w:tcPr>
            <w:tcW w:w="0" w:type="auto"/>
            <w:vMerge/>
            <w:tcBorders>
              <w:top w:val="nil"/>
              <w:left w:val="single" w:sz="4" w:space="0" w:color="auto"/>
              <w:bottom w:val="single" w:sz="4" w:space="0" w:color="auto"/>
              <w:right w:val="nil"/>
            </w:tcBorders>
            <w:vAlign w:val="center"/>
            <w:hideMark/>
          </w:tcPr>
          <w:p w14:paraId="06B0359B" w14:textId="77777777" w:rsidR="00697784" w:rsidRDefault="00697784">
            <w:pPr>
              <w:spacing w:line="240" w:lineRule="auto"/>
              <w:jc w:val="left"/>
              <w:rPr>
                <w:rFonts w:eastAsia="Times New Roman" w:cs="Calibri"/>
                <w:b/>
                <w:bCs/>
                <w:color w:val="000000"/>
                <w:lang w:val="en-US" w:eastAsia="en-GB"/>
              </w:rPr>
            </w:pP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31051E00" w14:textId="77777777" w:rsidR="00697784" w:rsidRDefault="00697784">
            <w:pPr>
              <w:spacing w:line="240" w:lineRule="auto"/>
              <w:jc w:val="left"/>
              <w:rPr>
                <w:sz w:val="20"/>
                <w:szCs w:val="20"/>
                <w:lang w:eastAsia="en-GB"/>
              </w:rPr>
            </w:pPr>
          </w:p>
        </w:tc>
        <w:tc>
          <w:tcPr>
            <w:tcW w:w="2410" w:type="dxa"/>
            <w:tcBorders>
              <w:top w:val="nil"/>
              <w:left w:val="nil"/>
              <w:bottom w:val="single" w:sz="4" w:space="0" w:color="auto"/>
              <w:right w:val="single" w:sz="4" w:space="0" w:color="auto"/>
            </w:tcBorders>
            <w:shd w:val="clear" w:color="auto" w:fill="FFFFFF"/>
            <w:vAlign w:val="center"/>
            <w:hideMark/>
          </w:tcPr>
          <w:p w14:paraId="2C5CC3A9" w14:textId="77777777" w:rsidR="00697784" w:rsidRDefault="00697784">
            <w:pPr>
              <w:spacing w:line="240" w:lineRule="auto"/>
              <w:jc w:val="left"/>
              <w:rPr>
                <w:sz w:val="20"/>
                <w:szCs w:val="20"/>
                <w:lang w:eastAsia="en-GB"/>
              </w:rPr>
            </w:pPr>
          </w:p>
        </w:tc>
        <w:tc>
          <w:tcPr>
            <w:tcW w:w="5387" w:type="dxa"/>
            <w:tcBorders>
              <w:top w:val="nil"/>
              <w:left w:val="nil"/>
              <w:bottom w:val="single" w:sz="4" w:space="0" w:color="auto"/>
              <w:right w:val="single" w:sz="4" w:space="0" w:color="auto"/>
            </w:tcBorders>
            <w:shd w:val="clear" w:color="auto" w:fill="FFFFFF"/>
            <w:vAlign w:val="center"/>
            <w:hideMark/>
          </w:tcPr>
          <w:p w14:paraId="7DCB062E" w14:textId="77777777" w:rsidR="00697784" w:rsidRDefault="00697784">
            <w:pPr>
              <w:spacing w:line="240" w:lineRule="auto"/>
              <w:jc w:val="left"/>
              <w:rPr>
                <w:sz w:val="20"/>
                <w:szCs w:val="20"/>
                <w:lang w:eastAsia="en-GB"/>
              </w:rPr>
            </w:pPr>
          </w:p>
        </w:tc>
      </w:tr>
      <w:tr w:rsidR="00697784" w14:paraId="6EAB0665" w14:textId="77777777" w:rsidTr="00697784">
        <w:trPr>
          <w:trHeight w:val="887"/>
        </w:trPr>
        <w:tc>
          <w:tcPr>
            <w:tcW w:w="1276" w:type="dxa"/>
            <w:tcBorders>
              <w:top w:val="nil"/>
              <w:left w:val="single" w:sz="4" w:space="0" w:color="auto"/>
              <w:bottom w:val="single" w:sz="4" w:space="0" w:color="auto"/>
              <w:right w:val="nil"/>
            </w:tcBorders>
            <w:shd w:val="clear" w:color="auto" w:fill="5B9BD5"/>
            <w:textDirection w:val="btLr"/>
            <w:vAlign w:val="center"/>
            <w:hideMark/>
          </w:tcPr>
          <w:p w14:paraId="0445ED25" w14:textId="77777777" w:rsidR="00697784" w:rsidRDefault="00697784">
            <w:pPr>
              <w:spacing w:line="240" w:lineRule="auto"/>
              <w:jc w:val="center"/>
              <w:rPr>
                <w:rFonts w:eastAsia="Times New Roman" w:cs="Calibri"/>
                <w:b/>
                <w:bCs/>
                <w:color w:val="000000"/>
                <w:lang w:val="en-US" w:eastAsia="en-GB"/>
              </w:rPr>
            </w:pPr>
            <w:r>
              <w:rPr>
                <w:rFonts w:eastAsia="Times New Roman" w:cs="Calibri"/>
                <w:b/>
                <w:bCs/>
                <w:color w:val="000000"/>
                <w:lang w:val="en-US" w:eastAsia="en-GB"/>
              </w:rPr>
              <w:t>Family planning</w:t>
            </w: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09A7561F" w14:textId="77777777" w:rsidR="00697784" w:rsidRDefault="00697784">
            <w:pPr>
              <w:spacing w:line="240" w:lineRule="auto"/>
              <w:jc w:val="left"/>
              <w:rPr>
                <w:rFonts w:eastAsia="Times New Roman" w:cs="Calibri"/>
                <w:color w:val="auto"/>
                <w:sz w:val="20"/>
                <w:szCs w:val="20"/>
                <w:lang w:val="en-US" w:eastAsia="en-GB"/>
              </w:rPr>
            </w:pPr>
            <w:r>
              <w:rPr>
                <w:rFonts w:eastAsia="Times New Roman" w:cs="Calibri"/>
                <w:sz w:val="20"/>
                <w:szCs w:val="20"/>
                <w:lang w:val="en-US" w:eastAsia="en-GB"/>
              </w:rPr>
              <w:t>Promote family planning, including optimized inter-pregnancy intervals</w:t>
            </w:r>
          </w:p>
        </w:tc>
        <w:tc>
          <w:tcPr>
            <w:tcW w:w="2410" w:type="dxa"/>
            <w:tcBorders>
              <w:top w:val="nil"/>
              <w:left w:val="nil"/>
              <w:bottom w:val="single" w:sz="4" w:space="0" w:color="auto"/>
              <w:right w:val="single" w:sz="4" w:space="0" w:color="auto"/>
            </w:tcBorders>
            <w:vAlign w:val="center"/>
            <w:hideMark/>
          </w:tcPr>
          <w:p w14:paraId="739FA725"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Women of reproductive age (15-49yo)</w:t>
            </w:r>
          </w:p>
        </w:tc>
        <w:tc>
          <w:tcPr>
            <w:tcW w:w="5387" w:type="dxa"/>
            <w:tcBorders>
              <w:top w:val="nil"/>
              <w:left w:val="nil"/>
              <w:bottom w:val="single" w:sz="4" w:space="0" w:color="auto"/>
              <w:right w:val="single" w:sz="4" w:space="0" w:color="auto"/>
            </w:tcBorders>
            <w:vAlign w:val="center"/>
            <w:hideMark/>
          </w:tcPr>
          <w:p w14:paraId="4EDC2602"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Community-based Distribution of family planning products (</w:t>
            </w:r>
            <w:proofErr w:type="spellStart"/>
            <w:r>
              <w:rPr>
                <w:rFonts w:eastAsia="Times New Roman" w:cs="Calibri"/>
                <w:sz w:val="20"/>
                <w:szCs w:val="20"/>
                <w:lang w:val="en-US" w:eastAsia="en-GB"/>
              </w:rPr>
              <w:t>Sayana</w:t>
            </w:r>
            <w:proofErr w:type="spellEnd"/>
            <w:r>
              <w:rPr>
                <w:rFonts w:eastAsia="Times New Roman" w:cs="Calibri"/>
                <w:sz w:val="20"/>
                <w:szCs w:val="20"/>
                <w:lang w:val="en-US" w:eastAsia="en-GB"/>
              </w:rPr>
              <w:t xml:space="preserve"> press)</w:t>
            </w:r>
          </w:p>
        </w:tc>
      </w:tr>
      <w:tr w:rsidR="00697784" w14:paraId="37DB0F0D" w14:textId="77777777" w:rsidTr="00697784">
        <w:trPr>
          <w:trHeight w:val="1067"/>
        </w:trPr>
        <w:tc>
          <w:tcPr>
            <w:tcW w:w="1276" w:type="dxa"/>
            <w:tcBorders>
              <w:top w:val="nil"/>
              <w:left w:val="single" w:sz="4" w:space="0" w:color="auto"/>
              <w:bottom w:val="single" w:sz="4" w:space="0" w:color="auto"/>
              <w:right w:val="nil"/>
            </w:tcBorders>
            <w:shd w:val="clear" w:color="auto" w:fill="5B9BD5"/>
            <w:textDirection w:val="btLr"/>
            <w:vAlign w:val="center"/>
            <w:hideMark/>
          </w:tcPr>
          <w:p w14:paraId="32215192" w14:textId="77777777" w:rsidR="00697784" w:rsidRDefault="00697784">
            <w:pPr>
              <w:spacing w:line="240" w:lineRule="auto"/>
              <w:jc w:val="center"/>
              <w:rPr>
                <w:rFonts w:eastAsia="Times New Roman" w:cs="Calibri"/>
                <w:b/>
                <w:bCs/>
                <w:color w:val="000000"/>
                <w:lang w:val="en-US" w:eastAsia="en-GB"/>
              </w:rPr>
            </w:pPr>
            <w:r>
              <w:rPr>
                <w:rFonts w:eastAsia="Times New Roman" w:cs="Calibri"/>
                <w:b/>
                <w:bCs/>
                <w:color w:val="000000"/>
                <w:lang w:val="en-US" w:eastAsia="en-GB"/>
              </w:rPr>
              <w:t>Social protection</w:t>
            </w:r>
          </w:p>
        </w:tc>
        <w:tc>
          <w:tcPr>
            <w:tcW w:w="4961" w:type="dxa"/>
            <w:tcBorders>
              <w:top w:val="nil"/>
              <w:left w:val="single" w:sz="4" w:space="0" w:color="auto"/>
              <w:bottom w:val="single" w:sz="4" w:space="0" w:color="auto"/>
              <w:right w:val="single" w:sz="4" w:space="0" w:color="auto"/>
            </w:tcBorders>
            <w:shd w:val="clear" w:color="auto" w:fill="F2F2F2"/>
            <w:vAlign w:val="center"/>
            <w:hideMark/>
          </w:tcPr>
          <w:p w14:paraId="434311B3" w14:textId="77777777" w:rsidR="00697784" w:rsidRDefault="00697784">
            <w:pPr>
              <w:spacing w:line="240" w:lineRule="auto"/>
              <w:jc w:val="left"/>
              <w:rPr>
                <w:rFonts w:eastAsia="Times New Roman" w:cs="Calibri"/>
                <w:color w:val="auto"/>
                <w:sz w:val="20"/>
                <w:szCs w:val="20"/>
                <w:lang w:val="en-US" w:eastAsia="en-GB"/>
              </w:rPr>
            </w:pPr>
            <w:r>
              <w:rPr>
                <w:rFonts w:eastAsia="Times New Roman" w:cs="Calibri"/>
                <w:sz w:val="20"/>
                <w:szCs w:val="20"/>
                <w:lang w:val="en-US" w:eastAsia="en-GB"/>
              </w:rPr>
              <w:t>Cash transfers</w:t>
            </w:r>
          </w:p>
        </w:tc>
        <w:tc>
          <w:tcPr>
            <w:tcW w:w="2410" w:type="dxa"/>
            <w:tcBorders>
              <w:top w:val="nil"/>
              <w:left w:val="nil"/>
              <w:bottom w:val="single" w:sz="4" w:space="0" w:color="auto"/>
              <w:right w:val="single" w:sz="4" w:space="0" w:color="auto"/>
            </w:tcBorders>
            <w:shd w:val="clear" w:color="auto" w:fill="FFFFFF"/>
            <w:vAlign w:val="center"/>
            <w:hideMark/>
          </w:tcPr>
          <w:p w14:paraId="7F0ADAB0"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Targeted households</w:t>
            </w:r>
          </w:p>
        </w:tc>
        <w:tc>
          <w:tcPr>
            <w:tcW w:w="5387" w:type="dxa"/>
            <w:tcBorders>
              <w:top w:val="nil"/>
              <w:left w:val="nil"/>
              <w:bottom w:val="single" w:sz="4" w:space="0" w:color="auto"/>
              <w:right w:val="single" w:sz="4" w:space="0" w:color="auto"/>
            </w:tcBorders>
            <w:shd w:val="clear" w:color="auto" w:fill="FFFFFF"/>
            <w:vAlign w:val="center"/>
            <w:hideMark/>
          </w:tcPr>
          <w:p w14:paraId="5E7489E5" w14:textId="77777777" w:rsidR="00697784" w:rsidRDefault="00697784">
            <w:pPr>
              <w:spacing w:line="240" w:lineRule="auto"/>
              <w:jc w:val="left"/>
              <w:rPr>
                <w:rFonts w:eastAsia="Times New Roman" w:cs="Calibri"/>
                <w:sz w:val="20"/>
                <w:szCs w:val="20"/>
                <w:lang w:val="en-US" w:eastAsia="en-GB"/>
              </w:rPr>
            </w:pPr>
            <w:r>
              <w:rPr>
                <w:rFonts w:eastAsia="Times New Roman" w:cs="Calibri"/>
                <w:sz w:val="20"/>
                <w:szCs w:val="20"/>
                <w:lang w:val="en-US" w:eastAsia="en-GB"/>
              </w:rPr>
              <w:t> Disbursement of conditional/unconditional cash to selected vulnerable households</w:t>
            </w:r>
          </w:p>
        </w:tc>
      </w:tr>
    </w:tbl>
    <w:p w14:paraId="1E223FAE" w14:textId="1A4D0A96" w:rsidR="00697784" w:rsidRPr="005D31BE" w:rsidRDefault="00697784" w:rsidP="005D31BE">
      <w:pPr>
        <w:spacing w:line="240" w:lineRule="auto"/>
        <w:ind w:left="720"/>
        <w:rPr>
          <w:rFonts w:ascii="Calibri" w:eastAsia="Times New Roman" w:hAnsi="Calibri" w:cs="Calibri"/>
          <w:sz w:val="20"/>
          <w:szCs w:val="20"/>
          <w:lang w:eastAsia="en-GB"/>
        </w:rPr>
      </w:pPr>
      <w:r>
        <w:rPr>
          <w:rFonts w:eastAsia="Times New Roman" w:cs="Calibri"/>
          <w:sz w:val="20"/>
          <w:szCs w:val="20"/>
          <w:lang w:eastAsia="en-GB"/>
        </w:rPr>
        <w:t xml:space="preserve"> </w:t>
      </w:r>
    </w:p>
    <w:p w14:paraId="22F1B8F9" w14:textId="77777777" w:rsidR="00697784" w:rsidRDefault="00697784" w:rsidP="00697784">
      <w:pPr>
        <w:spacing w:line="240" w:lineRule="auto"/>
        <w:ind w:left="720"/>
        <w:rPr>
          <w:rFonts w:eastAsia="Times New Roman" w:cs="Calibri"/>
          <w:sz w:val="20"/>
          <w:szCs w:val="20"/>
          <w:lang w:eastAsia="en-GB"/>
        </w:rPr>
      </w:pPr>
    </w:p>
    <w:p w14:paraId="2E51FC3A" w14:textId="77777777" w:rsidR="00697784" w:rsidRDefault="00697784" w:rsidP="00697784">
      <w:pPr>
        <w:spacing w:line="240" w:lineRule="auto"/>
        <w:ind w:left="720"/>
        <w:rPr>
          <w:rFonts w:eastAsia="Times New Roman" w:cs="Calibri"/>
          <w:sz w:val="20"/>
          <w:szCs w:val="20"/>
          <w:lang w:eastAsia="en-GB"/>
        </w:rPr>
      </w:pPr>
    </w:p>
    <w:p w14:paraId="1A4619C2" w14:textId="77777777" w:rsidR="00697784" w:rsidRDefault="00697784" w:rsidP="00697784">
      <w:pPr>
        <w:spacing w:line="240" w:lineRule="auto"/>
        <w:ind w:left="720"/>
        <w:rPr>
          <w:rFonts w:eastAsia="Times New Roman" w:cs="Calibri"/>
          <w:sz w:val="20"/>
          <w:szCs w:val="20"/>
          <w:lang w:eastAsia="en-GB"/>
        </w:rPr>
      </w:pPr>
    </w:p>
    <w:p w14:paraId="0E56F568" w14:textId="77777777" w:rsidR="00697784" w:rsidRDefault="00697784" w:rsidP="00697784">
      <w:pPr>
        <w:spacing w:line="240" w:lineRule="auto"/>
        <w:ind w:left="720"/>
        <w:rPr>
          <w:rFonts w:eastAsia="Times New Roman" w:cs="Calibri"/>
          <w:sz w:val="20"/>
          <w:szCs w:val="20"/>
          <w:lang w:eastAsia="en-GB"/>
        </w:rPr>
      </w:pPr>
      <w:r>
        <w:rPr>
          <w:rFonts w:eastAsia="Times New Roman" w:cs="Calibri"/>
          <w:sz w:val="20"/>
          <w:szCs w:val="20"/>
          <w:lang w:eastAsia="en-GB"/>
        </w:rPr>
        <w:t xml:space="preserve">  Annex 2: Classification of costs</w:t>
      </w:r>
    </w:p>
    <w:p w14:paraId="391146A9" w14:textId="77777777" w:rsidR="00697784" w:rsidRDefault="00697784" w:rsidP="00697784">
      <w:pPr>
        <w:spacing w:line="240" w:lineRule="auto"/>
        <w:rPr>
          <w:rFonts w:eastAsia="Times New Roman" w:cs="Calibri"/>
          <w:sz w:val="20"/>
          <w:szCs w:val="20"/>
          <w:lang w:eastAsia="en-GB"/>
        </w:rPr>
      </w:pPr>
    </w:p>
    <w:tbl>
      <w:tblPr>
        <w:tblStyle w:val="TableGrid"/>
        <w:tblW w:w="14040" w:type="dxa"/>
        <w:tblInd w:w="-572" w:type="dxa"/>
        <w:tblLayout w:type="fixed"/>
        <w:tblLook w:val="04A0" w:firstRow="1" w:lastRow="0" w:firstColumn="1" w:lastColumn="0" w:noHBand="0" w:noVBand="1"/>
      </w:tblPr>
      <w:tblGrid>
        <w:gridCol w:w="1419"/>
        <w:gridCol w:w="3403"/>
        <w:gridCol w:w="9218"/>
      </w:tblGrid>
      <w:tr w:rsidR="00697784" w14:paraId="076A1ADF" w14:textId="77777777" w:rsidTr="00697784">
        <w:trPr>
          <w:trHeight w:val="554"/>
        </w:trPr>
        <w:tc>
          <w:tcPr>
            <w:tcW w:w="1418" w:type="dxa"/>
            <w:tcBorders>
              <w:top w:val="nil"/>
              <w:left w:val="nil"/>
              <w:bottom w:val="single" w:sz="4" w:space="0" w:color="auto"/>
              <w:right w:val="single" w:sz="4" w:space="0" w:color="auto"/>
            </w:tcBorders>
            <w:shd w:val="clear" w:color="auto" w:fill="FFFFFF" w:themeFill="background1"/>
            <w:vAlign w:val="center"/>
          </w:tcPr>
          <w:p w14:paraId="66D09DDB" w14:textId="77777777" w:rsidR="00697784" w:rsidRDefault="00697784">
            <w:pPr>
              <w:spacing w:line="240" w:lineRule="auto"/>
              <w:ind w:firstLineChars="100" w:firstLine="221"/>
              <w:jc w:val="center"/>
              <w:rPr>
                <w:rFonts w:eastAsia="Times New Roman" w:cs="Calibri"/>
                <w:b/>
                <w:bCs/>
                <w:color w:val="FFFFFF" w:themeColor="background1"/>
                <w:lang w:val="en-US" w:eastAsia="en-GB"/>
              </w:rPr>
            </w:pPr>
          </w:p>
        </w:tc>
        <w:tc>
          <w:tcPr>
            <w:tcW w:w="3402" w:type="dxa"/>
            <w:tcBorders>
              <w:top w:val="single" w:sz="4" w:space="0" w:color="auto"/>
              <w:left w:val="single" w:sz="4" w:space="0" w:color="auto"/>
              <w:bottom w:val="single" w:sz="4" w:space="0" w:color="auto"/>
              <w:right w:val="single" w:sz="4" w:space="0" w:color="auto"/>
            </w:tcBorders>
            <w:shd w:val="clear" w:color="auto" w:fill="833C0B" w:themeFill="accent2" w:themeFillShade="80"/>
            <w:noWrap/>
            <w:vAlign w:val="center"/>
            <w:hideMark/>
          </w:tcPr>
          <w:p w14:paraId="6C44B9F1" w14:textId="77777777" w:rsidR="00697784" w:rsidRDefault="00697784">
            <w:pPr>
              <w:spacing w:line="240" w:lineRule="auto"/>
              <w:ind w:firstLineChars="100" w:firstLine="221"/>
              <w:jc w:val="center"/>
              <w:rPr>
                <w:rFonts w:eastAsia="Times New Roman" w:cs="Calibri"/>
                <w:b/>
                <w:bCs/>
                <w:color w:val="FFFFFF" w:themeColor="background1"/>
                <w:lang w:val="en-US" w:eastAsia="en-GB"/>
              </w:rPr>
            </w:pPr>
            <w:r>
              <w:rPr>
                <w:rFonts w:eastAsia="Times New Roman" w:cs="Calibri"/>
                <w:b/>
                <w:bCs/>
                <w:color w:val="FFFFFF" w:themeColor="background1"/>
                <w:lang w:val="en-US" w:eastAsia="en-GB"/>
              </w:rPr>
              <w:t>Cost category</w:t>
            </w:r>
          </w:p>
        </w:tc>
        <w:tc>
          <w:tcPr>
            <w:tcW w:w="9214" w:type="dxa"/>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239E3529" w14:textId="77777777" w:rsidR="00697784" w:rsidRDefault="00697784">
            <w:pPr>
              <w:spacing w:line="240" w:lineRule="auto"/>
              <w:ind w:firstLineChars="100" w:firstLine="221"/>
              <w:jc w:val="center"/>
              <w:rPr>
                <w:rFonts w:eastAsia="Times New Roman" w:cs="Calibri"/>
                <w:b/>
                <w:bCs/>
                <w:color w:val="FFFFFF" w:themeColor="background1"/>
                <w:lang w:val="en-US" w:eastAsia="en-GB"/>
              </w:rPr>
            </w:pPr>
            <w:r>
              <w:rPr>
                <w:rFonts w:eastAsia="Times New Roman" w:cs="Calibri"/>
                <w:b/>
                <w:bCs/>
                <w:color w:val="FFFFFF" w:themeColor="background1"/>
                <w:lang w:val="en-US" w:eastAsia="en-GB"/>
              </w:rPr>
              <w:t>Example of data included</w:t>
            </w:r>
          </w:p>
        </w:tc>
      </w:tr>
      <w:tr w:rsidR="00697784" w14:paraId="65787F8D" w14:textId="77777777" w:rsidTr="00697784">
        <w:trPr>
          <w:trHeight w:val="240"/>
        </w:trPr>
        <w:tc>
          <w:tcPr>
            <w:tcW w:w="1418" w:type="dxa"/>
            <w:vMerge w:val="restart"/>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tcPr>
          <w:p w14:paraId="0C95A09A" w14:textId="77777777" w:rsidR="00697784" w:rsidRDefault="00697784">
            <w:pPr>
              <w:rPr>
                <w:rFonts w:asciiTheme="majorHAnsi" w:eastAsia="Times New Roman" w:hAnsiTheme="majorHAnsi" w:cstheme="majorHAnsi"/>
                <w:b/>
                <w:iCs/>
                <w:color w:val="FFFFFF" w:themeColor="background1"/>
                <w:lang w:val="en-US" w:eastAsia="en-US"/>
              </w:rPr>
            </w:pPr>
            <w:r>
              <w:rPr>
                <w:rFonts w:asciiTheme="majorHAnsi" w:eastAsia="Times New Roman" w:hAnsiTheme="majorHAnsi" w:cstheme="majorHAnsi"/>
                <w:b/>
                <w:iCs/>
                <w:color w:val="FFFFFF" w:themeColor="background1"/>
                <w:lang w:val="en-US"/>
              </w:rPr>
              <w:t>Direct costs</w:t>
            </w:r>
          </w:p>
          <w:p w14:paraId="633EE146" w14:textId="77777777" w:rsidR="00697784" w:rsidRDefault="00697784">
            <w:pPr>
              <w:ind w:firstLineChars="300" w:firstLine="663"/>
              <w:jc w:val="center"/>
              <w:rPr>
                <w:rFonts w:asciiTheme="majorHAnsi" w:eastAsia="Times New Roman" w:hAnsiTheme="majorHAnsi" w:cstheme="majorHAnsi"/>
                <w:b/>
                <w:iCs/>
                <w:color w:val="FFFFFF" w:themeColor="background1"/>
                <w:lang w:val="en-US"/>
              </w:rPr>
            </w:pPr>
          </w:p>
          <w:p w14:paraId="7E553682" w14:textId="77777777" w:rsidR="00697784" w:rsidRDefault="00697784">
            <w:pPr>
              <w:ind w:firstLineChars="300" w:firstLine="660"/>
              <w:jc w:val="center"/>
              <w:rPr>
                <w:rFonts w:asciiTheme="majorHAnsi" w:eastAsia="Times New Roman" w:hAnsiTheme="majorHAnsi" w:cstheme="majorHAnsi"/>
                <w:i/>
                <w:iCs/>
                <w:color w:val="FFFFFF" w:themeColor="background1"/>
                <w:lang w:val="en-US"/>
              </w:rPr>
            </w:pPr>
          </w:p>
        </w:tc>
        <w:tc>
          <w:tcPr>
            <w:tcW w:w="3402" w:type="dxa"/>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261911A3" w14:textId="77777777" w:rsidR="00697784" w:rsidRDefault="00697784">
            <w:pPr>
              <w:rPr>
                <w:rFonts w:asciiTheme="majorHAnsi" w:eastAsia="Times New Roman" w:hAnsiTheme="majorHAnsi" w:cstheme="majorHAnsi"/>
                <w:i/>
                <w:iCs/>
                <w:sz w:val="20"/>
                <w:szCs w:val="20"/>
                <w:lang w:val="en-US"/>
              </w:rPr>
            </w:pPr>
            <w:r>
              <w:rPr>
                <w:rFonts w:asciiTheme="majorHAnsi" w:eastAsia="Times New Roman" w:hAnsiTheme="majorHAnsi" w:cstheme="majorHAnsi"/>
                <w:i/>
                <w:iCs/>
                <w:sz w:val="20"/>
                <w:szCs w:val="20"/>
                <w:lang w:val="en-US"/>
              </w:rPr>
              <w:t>Drugs and Medical Supplies</w:t>
            </w:r>
          </w:p>
        </w:tc>
        <w:tc>
          <w:tcPr>
            <w:tcW w:w="9214" w:type="dxa"/>
            <w:tcBorders>
              <w:top w:val="single" w:sz="4" w:space="0" w:color="auto"/>
              <w:left w:val="single" w:sz="4" w:space="0" w:color="000000"/>
              <w:bottom w:val="single" w:sz="4" w:space="0" w:color="000000"/>
              <w:right w:val="single" w:sz="4" w:space="0" w:color="000000"/>
            </w:tcBorders>
          </w:tcPr>
          <w:p w14:paraId="2AC67029"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Albendazole, Folic acid, Vitamin A, etc.</w:t>
            </w:r>
          </w:p>
          <w:p w14:paraId="19C9957C" w14:textId="77777777" w:rsidR="00697784" w:rsidRDefault="00697784">
            <w:pPr>
              <w:rPr>
                <w:rFonts w:asciiTheme="majorHAnsi" w:eastAsia="Times New Roman" w:hAnsiTheme="majorHAnsi" w:cstheme="majorHAnsi"/>
                <w:sz w:val="20"/>
                <w:szCs w:val="20"/>
                <w:lang w:val="en-US"/>
              </w:rPr>
            </w:pPr>
          </w:p>
        </w:tc>
      </w:tr>
      <w:tr w:rsidR="00697784" w14:paraId="0A8EB596" w14:textId="77777777" w:rsidTr="00697784">
        <w:trPr>
          <w:trHeight w:val="696"/>
        </w:trPr>
        <w:tc>
          <w:tcPr>
            <w:tcW w:w="1418" w:type="dxa"/>
            <w:vMerge/>
            <w:tcBorders>
              <w:top w:val="single" w:sz="4" w:space="0" w:color="auto"/>
              <w:left w:val="single" w:sz="4" w:space="0" w:color="auto"/>
              <w:bottom w:val="single" w:sz="4" w:space="0" w:color="auto"/>
              <w:right w:val="single" w:sz="4" w:space="0" w:color="auto"/>
            </w:tcBorders>
            <w:vAlign w:val="center"/>
            <w:hideMark/>
          </w:tcPr>
          <w:p w14:paraId="5AC22554" w14:textId="77777777" w:rsidR="00697784" w:rsidRDefault="00697784">
            <w:pPr>
              <w:spacing w:line="240" w:lineRule="auto"/>
              <w:jc w:val="left"/>
              <w:rPr>
                <w:rFonts w:asciiTheme="majorHAnsi" w:eastAsia="Times New Roman" w:hAnsiTheme="majorHAnsi" w:cstheme="majorHAnsi"/>
                <w:i/>
                <w:iCs/>
                <w:color w:val="FFFFFF" w:themeColor="background1"/>
                <w:lang w:val="en-US" w:eastAsia="en-US"/>
              </w:rPr>
            </w:pPr>
          </w:p>
        </w:tc>
        <w:tc>
          <w:tcPr>
            <w:tcW w:w="3402" w:type="dxa"/>
            <w:tcBorders>
              <w:top w:val="single" w:sz="4" w:space="0" w:color="000000"/>
              <w:left w:val="single" w:sz="4" w:space="0" w:color="auto"/>
              <w:bottom w:val="single" w:sz="4" w:space="0" w:color="000000"/>
              <w:right w:val="single" w:sz="4" w:space="0" w:color="000000"/>
            </w:tcBorders>
            <w:shd w:val="clear" w:color="auto" w:fill="F2F2F2" w:themeFill="background1" w:themeFillShade="F2"/>
            <w:noWrap/>
            <w:hideMark/>
          </w:tcPr>
          <w:p w14:paraId="651EF0F0" w14:textId="77777777" w:rsidR="00697784" w:rsidRDefault="00697784">
            <w:pPr>
              <w:rPr>
                <w:rFonts w:asciiTheme="majorHAnsi" w:eastAsia="Times New Roman" w:hAnsiTheme="majorHAnsi" w:cstheme="majorHAnsi"/>
                <w:i/>
                <w:iCs/>
                <w:sz w:val="20"/>
                <w:szCs w:val="20"/>
                <w:lang w:val="en-US"/>
              </w:rPr>
            </w:pPr>
            <w:r>
              <w:rPr>
                <w:rFonts w:asciiTheme="majorHAnsi" w:eastAsia="Times New Roman" w:hAnsiTheme="majorHAnsi" w:cstheme="majorHAnsi"/>
                <w:i/>
                <w:iCs/>
                <w:sz w:val="20"/>
                <w:szCs w:val="20"/>
                <w:lang w:val="en-US"/>
              </w:rPr>
              <w:t>Medical Personnel</w:t>
            </w:r>
          </w:p>
        </w:tc>
        <w:tc>
          <w:tcPr>
            <w:tcW w:w="9214" w:type="dxa"/>
            <w:tcBorders>
              <w:top w:val="single" w:sz="4" w:space="0" w:color="000000"/>
              <w:left w:val="single" w:sz="4" w:space="0" w:color="000000"/>
              <w:bottom w:val="single" w:sz="4" w:space="0" w:color="000000"/>
              <w:right w:val="single" w:sz="4" w:space="0" w:color="000000"/>
            </w:tcBorders>
            <w:hideMark/>
          </w:tcPr>
          <w:p w14:paraId="6F0E16D4" w14:textId="77777777" w:rsidR="00697784" w:rsidRDefault="00697784">
            <w:pPr>
              <w:rPr>
                <w:rFonts w:asciiTheme="majorHAnsi" w:eastAsia="Times New Roman" w:hAnsiTheme="majorHAnsi" w:cstheme="majorHAnsi"/>
                <w:iCs/>
                <w:sz w:val="20"/>
                <w:szCs w:val="20"/>
                <w:lang w:val="en-US"/>
              </w:rPr>
            </w:pPr>
            <w:r>
              <w:rPr>
                <w:rFonts w:asciiTheme="majorHAnsi" w:eastAsia="Times New Roman" w:hAnsiTheme="majorHAnsi" w:cstheme="majorHAnsi"/>
                <w:iCs/>
                <w:sz w:val="20"/>
                <w:szCs w:val="20"/>
                <w:lang w:val="en-US"/>
              </w:rPr>
              <w:t xml:space="preserve">Salaries of health workers </w:t>
            </w:r>
            <w:proofErr w:type="spellStart"/>
            <w:r>
              <w:rPr>
                <w:rFonts w:asciiTheme="majorHAnsi" w:eastAsia="Times New Roman" w:hAnsiTheme="majorHAnsi" w:cstheme="majorHAnsi"/>
                <w:iCs/>
                <w:sz w:val="20"/>
                <w:szCs w:val="20"/>
                <w:lang w:val="en-US"/>
              </w:rPr>
              <w:t>pro rated</w:t>
            </w:r>
            <w:proofErr w:type="spellEnd"/>
            <w:r>
              <w:rPr>
                <w:rFonts w:asciiTheme="majorHAnsi" w:eastAsia="Times New Roman" w:hAnsiTheme="majorHAnsi" w:cstheme="majorHAnsi"/>
                <w:iCs/>
                <w:sz w:val="20"/>
                <w:szCs w:val="20"/>
                <w:lang w:val="en-US"/>
              </w:rPr>
              <w:t xml:space="preserve"> based on time spent delivering the service at health facility level (nurses, midwifes, nutritionists, CHWs, etc.)</w:t>
            </w:r>
          </w:p>
        </w:tc>
      </w:tr>
      <w:tr w:rsidR="00697784" w14:paraId="70E1163E" w14:textId="77777777" w:rsidTr="00697784">
        <w:trPr>
          <w:trHeight w:val="240"/>
        </w:trPr>
        <w:tc>
          <w:tcPr>
            <w:tcW w:w="1418" w:type="dxa"/>
            <w:vMerge w:val="restart"/>
            <w:tcBorders>
              <w:top w:val="single" w:sz="4" w:space="0" w:color="auto"/>
              <w:left w:val="single" w:sz="4" w:space="0" w:color="auto"/>
              <w:bottom w:val="single" w:sz="4" w:space="0" w:color="auto"/>
              <w:right w:val="single" w:sz="4" w:space="0" w:color="auto"/>
            </w:tcBorders>
            <w:shd w:val="clear" w:color="auto" w:fill="833C0B" w:themeFill="accent2" w:themeFillShade="80"/>
            <w:vAlign w:val="center"/>
            <w:hideMark/>
          </w:tcPr>
          <w:p w14:paraId="1FD8E4A1" w14:textId="77777777" w:rsidR="00697784" w:rsidRDefault="00697784">
            <w:pPr>
              <w:rPr>
                <w:rFonts w:asciiTheme="majorHAnsi" w:eastAsia="Times New Roman" w:hAnsiTheme="majorHAnsi" w:cstheme="majorHAnsi"/>
                <w:b/>
                <w:color w:val="FFFFFF" w:themeColor="background1"/>
                <w:lang w:val="en-US"/>
              </w:rPr>
            </w:pPr>
            <w:r>
              <w:rPr>
                <w:rFonts w:asciiTheme="majorHAnsi" w:eastAsia="Times New Roman" w:hAnsiTheme="majorHAnsi" w:cstheme="majorHAnsi"/>
                <w:b/>
                <w:color w:val="FFFFFF" w:themeColor="background1"/>
                <w:lang w:val="en-US"/>
              </w:rPr>
              <w:t>Program costs</w:t>
            </w:r>
          </w:p>
        </w:tc>
        <w:tc>
          <w:tcPr>
            <w:tcW w:w="3402" w:type="dxa"/>
            <w:tcBorders>
              <w:top w:val="single" w:sz="4" w:space="0" w:color="000000"/>
              <w:left w:val="single" w:sz="4" w:space="0" w:color="auto"/>
              <w:bottom w:val="single" w:sz="4" w:space="0" w:color="000000"/>
              <w:right w:val="single" w:sz="4" w:space="0" w:color="000000"/>
            </w:tcBorders>
            <w:shd w:val="clear" w:color="auto" w:fill="F2F2F2" w:themeFill="background1" w:themeFillShade="F2"/>
            <w:noWrap/>
            <w:hideMark/>
          </w:tcPr>
          <w:p w14:paraId="5EC7C39C" w14:textId="77777777" w:rsidR="00697784" w:rsidRDefault="00697784">
            <w:pPr>
              <w:rPr>
                <w:rFonts w:asciiTheme="majorHAnsi" w:eastAsia="Times New Roman" w:hAnsiTheme="majorHAnsi" w:cstheme="majorHAnsi"/>
                <w:sz w:val="20"/>
                <w:szCs w:val="20"/>
                <w:lang w:val="en-US"/>
              </w:rPr>
            </w:pPr>
            <w:proofErr w:type="spellStart"/>
            <w:r>
              <w:rPr>
                <w:rFonts w:asciiTheme="majorHAnsi" w:eastAsia="Times New Roman" w:hAnsiTheme="majorHAnsi" w:cstheme="majorHAnsi"/>
                <w:sz w:val="20"/>
                <w:szCs w:val="20"/>
                <w:lang w:val="en-US"/>
              </w:rPr>
              <w:t>Programme</w:t>
            </w:r>
            <w:proofErr w:type="spellEnd"/>
            <w:r>
              <w:rPr>
                <w:rFonts w:asciiTheme="majorHAnsi" w:eastAsia="Times New Roman" w:hAnsiTheme="majorHAnsi" w:cstheme="majorHAnsi"/>
                <w:sz w:val="20"/>
                <w:szCs w:val="20"/>
                <w:lang w:val="en-US"/>
              </w:rPr>
              <w:t>-Specific Human Resources</w:t>
            </w:r>
          </w:p>
        </w:tc>
        <w:tc>
          <w:tcPr>
            <w:tcW w:w="9214" w:type="dxa"/>
            <w:tcBorders>
              <w:top w:val="single" w:sz="4" w:space="0" w:color="000000"/>
              <w:left w:val="single" w:sz="4" w:space="0" w:color="000000"/>
              <w:bottom w:val="single" w:sz="4" w:space="0" w:color="000000"/>
              <w:right w:val="single" w:sz="4" w:space="0" w:color="000000"/>
            </w:tcBorders>
          </w:tcPr>
          <w:p w14:paraId="30A830AF"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 xml:space="preserve">Salaries for managers and others </w:t>
            </w:r>
            <w:proofErr w:type="spellStart"/>
            <w:r>
              <w:rPr>
                <w:rFonts w:asciiTheme="majorHAnsi" w:eastAsia="Times New Roman" w:hAnsiTheme="majorHAnsi" w:cstheme="majorHAnsi"/>
                <w:sz w:val="20"/>
                <w:szCs w:val="20"/>
                <w:lang w:val="en-US"/>
              </w:rPr>
              <w:t>programme</w:t>
            </w:r>
            <w:proofErr w:type="spellEnd"/>
            <w:r>
              <w:rPr>
                <w:rFonts w:asciiTheme="majorHAnsi" w:eastAsia="Times New Roman" w:hAnsiTheme="majorHAnsi" w:cstheme="majorHAnsi"/>
                <w:sz w:val="20"/>
                <w:szCs w:val="20"/>
                <w:lang w:val="en-US"/>
              </w:rPr>
              <w:t xml:space="preserve"> and support staffs working at national, regional and county level (assumed as 10 percent of </w:t>
            </w:r>
            <w:proofErr w:type="spellStart"/>
            <w:r>
              <w:rPr>
                <w:rFonts w:asciiTheme="majorHAnsi" w:eastAsia="Times New Roman" w:hAnsiTheme="majorHAnsi" w:cstheme="majorHAnsi"/>
                <w:sz w:val="20"/>
                <w:szCs w:val="20"/>
                <w:lang w:val="en-US"/>
              </w:rPr>
              <w:t>programme</w:t>
            </w:r>
            <w:proofErr w:type="spellEnd"/>
            <w:r>
              <w:rPr>
                <w:rFonts w:asciiTheme="majorHAnsi" w:eastAsia="Times New Roman" w:hAnsiTheme="majorHAnsi" w:cstheme="majorHAnsi"/>
                <w:sz w:val="20"/>
                <w:szCs w:val="20"/>
                <w:lang w:val="en-US"/>
              </w:rPr>
              <w:t xml:space="preserve"> costs).</w:t>
            </w:r>
          </w:p>
          <w:p w14:paraId="3F606A76" w14:textId="77777777" w:rsidR="00697784" w:rsidRDefault="00697784">
            <w:pPr>
              <w:rPr>
                <w:rFonts w:asciiTheme="majorHAnsi" w:eastAsia="Times New Roman" w:hAnsiTheme="majorHAnsi" w:cstheme="majorHAnsi"/>
                <w:sz w:val="20"/>
                <w:szCs w:val="20"/>
                <w:lang w:val="en-US"/>
              </w:rPr>
            </w:pPr>
          </w:p>
        </w:tc>
      </w:tr>
      <w:tr w:rsidR="00697784" w14:paraId="793E6E70" w14:textId="77777777" w:rsidTr="00697784">
        <w:trPr>
          <w:trHeight w:val="240"/>
        </w:trPr>
        <w:tc>
          <w:tcPr>
            <w:tcW w:w="1418" w:type="dxa"/>
            <w:vMerge/>
            <w:tcBorders>
              <w:top w:val="single" w:sz="4" w:space="0" w:color="auto"/>
              <w:left w:val="single" w:sz="4" w:space="0" w:color="auto"/>
              <w:bottom w:val="single" w:sz="4" w:space="0" w:color="auto"/>
              <w:right w:val="single" w:sz="4" w:space="0" w:color="auto"/>
            </w:tcBorders>
            <w:vAlign w:val="center"/>
            <w:hideMark/>
          </w:tcPr>
          <w:p w14:paraId="061F3F83" w14:textId="77777777" w:rsidR="00697784" w:rsidRDefault="00697784">
            <w:pPr>
              <w:spacing w:line="240" w:lineRule="auto"/>
              <w:jc w:val="left"/>
              <w:rPr>
                <w:rFonts w:asciiTheme="majorHAnsi" w:eastAsia="Times New Roman" w:hAnsiTheme="majorHAnsi" w:cstheme="majorHAnsi"/>
                <w:b/>
                <w:color w:val="FFFFFF" w:themeColor="background1"/>
                <w:lang w:val="en-US" w:eastAsia="en-US"/>
              </w:rPr>
            </w:pPr>
          </w:p>
        </w:tc>
        <w:tc>
          <w:tcPr>
            <w:tcW w:w="3402" w:type="dxa"/>
            <w:tcBorders>
              <w:top w:val="single" w:sz="4" w:space="0" w:color="000000"/>
              <w:left w:val="single" w:sz="4" w:space="0" w:color="auto"/>
              <w:bottom w:val="single" w:sz="4" w:space="0" w:color="000000"/>
              <w:right w:val="single" w:sz="4" w:space="0" w:color="000000"/>
            </w:tcBorders>
            <w:shd w:val="clear" w:color="auto" w:fill="F2F2F2" w:themeFill="background1" w:themeFillShade="F2"/>
            <w:noWrap/>
            <w:hideMark/>
          </w:tcPr>
          <w:p w14:paraId="77D44925"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Training</w:t>
            </w:r>
          </w:p>
        </w:tc>
        <w:tc>
          <w:tcPr>
            <w:tcW w:w="9214" w:type="dxa"/>
            <w:tcBorders>
              <w:top w:val="single" w:sz="4" w:space="0" w:color="000000"/>
              <w:left w:val="single" w:sz="4" w:space="0" w:color="000000"/>
              <w:bottom w:val="single" w:sz="4" w:space="0" w:color="000000"/>
              <w:right w:val="single" w:sz="4" w:space="0" w:color="000000"/>
            </w:tcBorders>
            <w:hideMark/>
          </w:tcPr>
          <w:p w14:paraId="2607185D"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In-service training, training of trainers and development of training material for: MIYCN Training, Iron and Folic Acid Supplementation (IFAS), etc.</w:t>
            </w:r>
          </w:p>
        </w:tc>
      </w:tr>
      <w:tr w:rsidR="00697784" w14:paraId="4CC79860" w14:textId="77777777" w:rsidTr="00697784">
        <w:trPr>
          <w:trHeight w:val="240"/>
        </w:trPr>
        <w:tc>
          <w:tcPr>
            <w:tcW w:w="1418" w:type="dxa"/>
            <w:vMerge/>
            <w:tcBorders>
              <w:top w:val="single" w:sz="4" w:space="0" w:color="auto"/>
              <w:left w:val="single" w:sz="4" w:space="0" w:color="auto"/>
              <w:bottom w:val="single" w:sz="4" w:space="0" w:color="auto"/>
              <w:right w:val="single" w:sz="4" w:space="0" w:color="auto"/>
            </w:tcBorders>
            <w:vAlign w:val="center"/>
            <w:hideMark/>
          </w:tcPr>
          <w:p w14:paraId="6B1FC9E7" w14:textId="77777777" w:rsidR="00697784" w:rsidRDefault="00697784">
            <w:pPr>
              <w:spacing w:line="240" w:lineRule="auto"/>
              <w:jc w:val="left"/>
              <w:rPr>
                <w:rFonts w:asciiTheme="majorHAnsi" w:eastAsia="Times New Roman" w:hAnsiTheme="majorHAnsi" w:cstheme="majorHAnsi"/>
                <w:b/>
                <w:color w:val="FFFFFF" w:themeColor="background1"/>
                <w:lang w:val="en-US" w:eastAsia="en-US"/>
              </w:rPr>
            </w:pPr>
          </w:p>
        </w:tc>
        <w:tc>
          <w:tcPr>
            <w:tcW w:w="3402" w:type="dxa"/>
            <w:tcBorders>
              <w:top w:val="single" w:sz="4" w:space="0" w:color="000000"/>
              <w:left w:val="single" w:sz="4" w:space="0" w:color="auto"/>
              <w:bottom w:val="single" w:sz="4" w:space="0" w:color="000000"/>
              <w:right w:val="single" w:sz="4" w:space="0" w:color="000000"/>
            </w:tcBorders>
            <w:shd w:val="clear" w:color="auto" w:fill="F2F2F2" w:themeFill="background1" w:themeFillShade="F2"/>
            <w:noWrap/>
            <w:hideMark/>
          </w:tcPr>
          <w:p w14:paraId="3D918FA4"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Supervision</w:t>
            </w:r>
          </w:p>
        </w:tc>
        <w:tc>
          <w:tcPr>
            <w:tcW w:w="9214" w:type="dxa"/>
            <w:tcBorders>
              <w:top w:val="single" w:sz="4" w:space="0" w:color="000000"/>
              <w:left w:val="single" w:sz="4" w:space="0" w:color="000000"/>
              <w:bottom w:val="single" w:sz="4" w:space="0" w:color="000000"/>
              <w:right w:val="single" w:sz="4" w:space="0" w:color="000000"/>
            </w:tcBorders>
          </w:tcPr>
          <w:p w14:paraId="14404FA3"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 xml:space="preserve">National meetings and forums, national staff visiting local staff, county staff visits to health facilities. </w:t>
            </w:r>
          </w:p>
          <w:p w14:paraId="023BD784" w14:textId="77777777" w:rsidR="00697784" w:rsidRDefault="00697784">
            <w:pPr>
              <w:rPr>
                <w:rFonts w:asciiTheme="majorHAnsi" w:eastAsia="Times New Roman" w:hAnsiTheme="majorHAnsi" w:cstheme="majorHAnsi"/>
                <w:sz w:val="20"/>
                <w:szCs w:val="20"/>
                <w:lang w:val="en-US"/>
              </w:rPr>
            </w:pPr>
          </w:p>
        </w:tc>
      </w:tr>
      <w:tr w:rsidR="00697784" w14:paraId="0045FAA9" w14:textId="77777777" w:rsidTr="00697784">
        <w:trPr>
          <w:trHeight w:val="240"/>
        </w:trPr>
        <w:tc>
          <w:tcPr>
            <w:tcW w:w="1418" w:type="dxa"/>
            <w:vMerge/>
            <w:tcBorders>
              <w:top w:val="single" w:sz="4" w:space="0" w:color="auto"/>
              <w:left w:val="single" w:sz="4" w:space="0" w:color="auto"/>
              <w:bottom w:val="single" w:sz="4" w:space="0" w:color="auto"/>
              <w:right w:val="single" w:sz="4" w:space="0" w:color="auto"/>
            </w:tcBorders>
            <w:vAlign w:val="center"/>
            <w:hideMark/>
          </w:tcPr>
          <w:p w14:paraId="202D8846" w14:textId="77777777" w:rsidR="00697784" w:rsidRDefault="00697784">
            <w:pPr>
              <w:spacing w:line="240" w:lineRule="auto"/>
              <w:jc w:val="left"/>
              <w:rPr>
                <w:rFonts w:asciiTheme="majorHAnsi" w:eastAsia="Times New Roman" w:hAnsiTheme="majorHAnsi" w:cstheme="majorHAnsi"/>
                <w:b/>
                <w:color w:val="FFFFFF" w:themeColor="background1"/>
                <w:lang w:val="en-US" w:eastAsia="en-US"/>
              </w:rPr>
            </w:pPr>
          </w:p>
        </w:tc>
        <w:tc>
          <w:tcPr>
            <w:tcW w:w="3402" w:type="dxa"/>
            <w:tcBorders>
              <w:top w:val="single" w:sz="4" w:space="0" w:color="000000"/>
              <w:left w:val="single" w:sz="4" w:space="0" w:color="auto"/>
              <w:bottom w:val="single" w:sz="4" w:space="0" w:color="000000"/>
              <w:right w:val="single" w:sz="4" w:space="0" w:color="000000"/>
            </w:tcBorders>
            <w:shd w:val="clear" w:color="auto" w:fill="F2F2F2" w:themeFill="background1" w:themeFillShade="F2"/>
            <w:noWrap/>
            <w:hideMark/>
          </w:tcPr>
          <w:p w14:paraId="0DD1B768"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Monitoring and Evaluation</w:t>
            </w:r>
          </w:p>
        </w:tc>
        <w:tc>
          <w:tcPr>
            <w:tcW w:w="9214" w:type="dxa"/>
            <w:tcBorders>
              <w:top w:val="single" w:sz="4" w:space="0" w:color="000000"/>
              <w:left w:val="single" w:sz="4" w:space="0" w:color="000000"/>
              <w:bottom w:val="single" w:sz="4" w:space="0" w:color="000000"/>
              <w:right w:val="single" w:sz="4" w:space="0" w:color="000000"/>
            </w:tcBorders>
          </w:tcPr>
          <w:p w14:paraId="4175B951"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Design of M&amp;E frameworks and systems, national surveys, routine surveillance, data quality audit.</w:t>
            </w:r>
          </w:p>
          <w:p w14:paraId="5C533C87" w14:textId="77777777" w:rsidR="00697784" w:rsidRDefault="00697784">
            <w:pPr>
              <w:rPr>
                <w:rFonts w:asciiTheme="majorHAnsi" w:eastAsia="Times New Roman" w:hAnsiTheme="majorHAnsi" w:cstheme="majorHAnsi"/>
                <w:sz w:val="20"/>
                <w:szCs w:val="20"/>
                <w:lang w:val="en-US"/>
              </w:rPr>
            </w:pPr>
          </w:p>
        </w:tc>
      </w:tr>
      <w:tr w:rsidR="00697784" w14:paraId="0D76D69B" w14:textId="77777777" w:rsidTr="00697784">
        <w:trPr>
          <w:trHeight w:val="240"/>
        </w:trPr>
        <w:tc>
          <w:tcPr>
            <w:tcW w:w="1418" w:type="dxa"/>
            <w:vMerge/>
            <w:tcBorders>
              <w:top w:val="single" w:sz="4" w:space="0" w:color="auto"/>
              <w:left w:val="single" w:sz="4" w:space="0" w:color="auto"/>
              <w:bottom w:val="single" w:sz="4" w:space="0" w:color="auto"/>
              <w:right w:val="single" w:sz="4" w:space="0" w:color="auto"/>
            </w:tcBorders>
            <w:vAlign w:val="center"/>
            <w:hideMark/>
          </w:tcPr>
          <w:p w14:paraId="17ADE34A" w14:textId="77777777" w:rsidR="00697784" w:rsidRDefault="00697784">
            <w:pPr>
              <w:spacing w:line="240" w:lineRule="auto"/>
              <w:jc w:val="left"/>
              <w:rPr>
                <w:rFonts w:asciiTheme="majorHAnsi" w:eastAsia="Times New Roman" w:hAnsiTheme="majorHAnsi" w:cstheme="majorHAnsi"/>
                <w:b/>
                <w:color w:val="FFFFFF" w:themeColor="background1"/>
                <w:lang w:val="en-US" w:eastAsia="en-US"/>
              </w:rPr>
            </w:pPr>
          </w:p>
        </w:tc>
        <w:tc>
          <w:tcPr>
            <w:tcW w:w="3402" w:type="dxa"/>
            <w:tcBorders>
              <w:top w:val="single" w:sz="4" w:space="0" w:color="000000"/>
              <w:left w:val="single" w:sz="4" w:space="0" w:color="auto"/>
              <w:bottom w:val="single" w:sz="4" w:space="0" w:color="000000"/>
              <w:right w:val="single" w:sz="4" w:space="0" w:color="000000"/>
            </w:tcBorders>
            <w:shd w:val="clear" w:color="auto" w:fill="F2F2F2" w:themeFill="background1" w:themeFillShade="F2"/>
            <w:noWrap/>
            <w:hideMark/>
          </w:tcPr>
          <w:p w14:paraId="04F542B6"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Equipment</w:t>
            </w:r>
          </w:p>
        </w:tc>
        <w:tc>
          <w:tcPr>
            <w:tcW w:w="9214" w:type="dxa"/>
            <w:tcBorders>
              <w:top w:val="single" w:sz="4" w:space="0" w:color="000000"/>
              <w:left w:val="single" w:sz="4" w:space="0" w:color="000000"/>
              <w:bottom w:val="single" w:sz="4" w:space="0" w:color="000000"/>
              <w:right w:val="single" w:sz="4" w:space="0" w:color="000000"/>
            </w:tcBorders>
          </w:tcPr>
          <w:p w14:paraId="500D0422"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Anthropometric equipment, consumables, stationery.</w:t>
            </w:r>
          </w:p>
          <w:p w14:paraId="1E646B58" w14:textId="77777777" w:rsidR="00697784" w:rsidRDefault="00697784">
            <w:pPr>
              <w:rPr>
                <w:rFonts w:asciiTheme="majorHAnsi" w:eastAsia="Times New Roman" w:hAnsiTheme="majorHAnsi" w:cstheme="majorHAnsi"/>
                <w:sz w:val="20"/>
                <w:szCs w:val="20"/>
                <w:lang w:val="en-US"/>
              </w:rPr>
            </w:pPr>
          </w:p>
        </w:tc>
      </w:tr>
      <w:tr w:rsidR="00697784" w14:paraId="3A09FE60" w14:textId="77777777" w:rsidTr="00697784">
        <w:trPr>
          <w:trHeight w:val="240"/>
        </w:trPr>
        <w:tc>
          <w:tcPr>
            <w:tcW w:w="1418" w:type="dxa"/>
            <w:vMerge/>
            <w:tcBorders>
              <w:top w:val="single" w:sz="4" w:space="0" w:color="auto"/>
              <w:left w:val="single" w:sz="4" w:space="0" w:color="auto"/>
              <w:bottom w:val="single" w:sz="4" w:space="0" w:color="auto"/>
              <w:right w:val="single" w:sz="4" w:space="0" w:color="auto"/>
            </w:tcBorders>
            <w:vAlign w:val="center"/>
            <w:hideMark/>
          </w:tcPr>
          <w:p w14:paraId="23139E4D" w14:textId="77777777" w:rsidR="00697784" w:rsidRDefault="00697784">
            <w:pPr>
              <w:spacing w:line="240" w:lineRule="auto"/>
              <w:jc w:val="left"/>
              <w:rPr>
                <w:rFonts w:asciiTheme="majorHAnsi" w:eastAsia="Times New Roman" w:hAnsiTheme="majorHAnsi" w:cstheme="majorHAnsi"/>
                <w:b/>
                <w:color w:val="FFFFFF" w:themeColor="background1"/>
                <w:lang w:val="en-US" w:eastAsia="en-US"/>
              </w:rPr>
            </w:pPr>
          </w:p>
        </w:tc>
        <w:tc>
          <w:tcPr>
            <w:tcW w:w="3402" w:type="dxa"/>
            <w:tcBorders>
              <w:top w:val="single" w:sz="4" w:space="0" w:color="000000"/>
              <w:left w:val="single" w:sz="4" w:space="0" w:color="auto"/>
              <w:bottom w:val="single" w:sz="4" w:space="0" w:color="000000"/>
              <w:right w:val="single" w:sz="4" w:space="0" w:color="000000"/>
            </w:tcBorders>
            <w:shd w:val="clear" w:color="auto" w:fill="F2F2F2" w:themeFill="background1" w:themeFillShade="F2"/>
            <w:noWrap/>
            <w:hideMark/>
          </w:tcPr>
          <w:p w14:paraId="42ACA6F8"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Communication, Media &amp; Outreach</w:t>
            </w:r>
          </w:p>
        </w:tc>
        <w:tc>
          <w:tcPr>
            <w:tcW w:w="9214" w:type="dxa"/>
            <w:tcBorders>
              <w:top w:val="single" w:sz="4" w:space="0" w:color="000000"/>
              <w:left w:val="single" w:sz="4" w:space="0" w:color="000000"/>
              <w:bottom w:val="single" w:sz="4" w:space="0" w:color="000000"/>
              <w:right w:val="single" w:sz="4" w:space="0" w:color="000000"/>
            </w:tcBorders>
          </w:tcPr>
          <w:p w14:paraId="748E5E5E"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Development of communication strategy, mass media campaigns, social outreach activities.</w:t>
            </w:r>
          </w:p>
          <w:p w14:paraId="14C73A08" w14:textId="77777777" w:rsidR="00697784" w:rsidRDefault="00697784">
            <w:pPr>
              <w:rPr>
                <w:rFonts w:asciiTheme="majorHAnsi" w:eastAsia="Times New Roman" w:hAnsiTheme="majorHAnsi" w:cstheme="majorHAnsi"/>
                <w:sz w:val="20"/>
                <w:szCs w:val="20"/>
                <w:lang w:val="en-US"/>
              </w:rPr>
            </w:pPr>
          </w:p>
        </w:tc>
      </w:tr>
      <w:tr w:rsidR="00697784" w14:paraId="3F8FC83F" w14:textId="77777777" w:rsidTr="00697784">
        <w:trPr>
          <w:trHeight w:val="240"/>
        </w:trPr>
        <w:tc>
          <w:tcPr>
            <w:tcW w:w="1418" w:type="dxa"/>
            <w:vMerge/>
            <w:tcBorders>
              <w:top w:val="single" w:sz="4" w:space="0" w:color="auto"/>
              <w:left w:val="single" w:sz="4" w:space="0" w:color="auto"/>
              <w:bottom w:val="single" w:sz="4" w:space="0" w:color="auto"/>
              <w:right w:val="single" w:sz="4" w:space="0" w:color="auto"/>
            </w:tcBorders>
            <w:vAlign w:val="center"/>
            <w:hideMark/>
          </w:tcPr>
          <w:p w14:paraId="2C708EEE" w14:textId="77777777" w:rsidR="00697784" w:rsidRDefault="00697784">
            <w:pPr>
              <w:spacing w:line="240" w:lineRule="auto"/>
              <w:jc w:val="left"/>
              <w:rPr>
                <w:rFonts w:asciiTheme="majorHAnsi" w:eastAsia="Times New Roman" w:hAnsiTheme="majorHAnsi" w:cstheme="majorHAnsi"/>
                <w:b/>
                <w:color w:val="FFFFFF" w:themeColor="background1"/>
                <w:lang w:val="en-US" w:eastAsia="en-US"/>
              </w:rPr>
            </w:pPr>
          </w:p>
        </w:tc>
        <w:tc>
          <w:tcPr>
            <w:tcW w:w="3402" w:type="dxa"/>
            <w:tcBorders>
              <w:top w:val="single" w:sz="4" w:space="0" w:color="000000"/>
              <w:left w:val="single" w:sz="4" w:space="0" w:color="auto"/>
              <w:bottom w:val="single" w:sz="4" w:space="0" w:color="000000"/>
              <w:right w:val="single" w:sz="4" w:space="0" w:color="000000"/>
            </w:tcBorders>
            <w:shd w:val="clear" w:color="auto" w:fill="F2F2F2" w:themeFill="background1" w:themeFillShade="F2"/>
            <w:noWrap/>
            <w:hideMark/>
          </w:tcPr>
          <w:p w14:paraId="75280312"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Advocacy</w:t>
            </w:r>
            <w:r>
              <w:rPr>
                <w:rStyle w:val="FootnoteReference"/>
                <w:rFonts w:asciiTheme="majorHAnsi" w:hAnsiTheme="majorHAnsi" w:cstheme="majorHAnsi"/>
                <w:sz w:val="20"/>
                <w:szCs w:val="20"/>
                <w:lang w:val="en-US"/>
              </w:rPr>
              <w:footnoteReference w:id="2"/>
            </w:r>
          </w:p>
        </w:tc>
        <w:tc>
          <w:tcPr>
            <w:tcW w:w="9214" w:type="dxa"/>
            <w:tcBorders>
              <w:top w:val="single" w:sz="4" w:space="0" w:color="000000"/>
              <w:left w:val="single" w:sz="4" w:space="0" w:color="000000"/>
              <w:bottom w:val="single" w:sz="4" w:space="0" w:color="000000"/>
              <w:right w:val="single" w:sz="4" w:space="0" w:color="000000"/>
            </w:tcBorders>
          </w:tcPr>
          <w:p w14:paraId="1B0AB5BD"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Advocacy strategies and activities (i.e. develop national nutrition advocacy, communication and social mobilization strategy; advocate workplace support of breastfeeding mothers).</w:t>
            </w:r>
          </w:p>
          <w:p w14:paraId="04EAD23B" w14:textId="77777777" w:rsidR="00697784" w:rsidRDefault="00697784">
            <w:pPr>
              <w:rPr>
                <w:rFonts w:asciiTheme="majorHAnsi" w:eastAsia="Times New Roman" w:hAnsiTheme="majorHAnsi" w:cstheme="majorHAnsi"/>
                <w:sz w:val="20"/>
                <w:szCs w:val="20"/>
                <w:lang w:val="en-US"/>
              </w:rPr>
            </w:pPr>
          </w:p>
        </w:tc>
      </w:tr>
      <w:tr w:rsidR="00697784" w14:paraId="463648F9" w14:textId="77777777" w:rsidTr="00697784">
        <w:trPr>
          <w:trHeight w:val="240"/>
        </w:trPr>
        <w:tc>
          <w:tcPr>
            <w:tcW w:w="1418" w:type="dxa"/>
            <w:vMerge/>
            <w:tcBorders>
              <w:top w:val="single" w:sz="4" w:space="0" w:color="auto"/>
              <w:left w:val="single" w:sz="4" w:space="0" w:color="auto"/>
              <w:bottom w:val="single" w:sz="4" w:space="0" w:color="auto"/>
              <w:right w:val="single" w:sz="4" w:space="0" w:color="auto"/>
            </w:tcBorders>
            <w:vAlign w:val="center"/>
            <w:hideMark/>
          </w:tcPr>
          <w:p w14:paraId="0A01F62D" w14:textId="77777777" w:rsidR="00697784" w:rsidRDefault="00697784">
            <w:pPr>
              <w:spacing w:line="240" w:lineRule="auto"/>
              <w:jc w:val="left"/>
              <w:rPr>
                <w:rFonts w:asciiTheme="majorHAnsi" w:eastAsia="Times New Roman" w:hAnsiTheme="majorHAnsi" w:cstheme="majorHAnsi"/>
                <w:b/>
                <w:color w:val="FFFFFF" w:themeColor="background1"/>
                <w:lang w:val="en-US" w:eastAsia="en-US"/>
              </w:rPr>
            </w:pPr>
          </w:p>
        </w:tc>
        <w:tc>
          <w:tcPr>
            <w:tcW w:w="3402" w:type="dxa"/>
            <w:tcBorders>
              <w:top w:val="single" w:sz="4" w:space="0" w:color="000000"/>
              <w:left w:val="single" w:sz="4" w:space="0" w:color="auto"/>
              <w:bottom w:val="single" w:sz="4" w:space="0" w:color="000000"/>
              <w:right w:val="single" w:sz="4" w:space="0" w:color="000000"/>
            </w:tcBorders>
            <w:shd w:val="clear" w:color="auto" w:fill="F2F2F2" w:themeFill="background1" w:themeFillShade="F2"/>
            <w:noWrap/>
            <w:hideMark/>
          </w:tcPr>
          <w:p w14:paraId="084DD54C" w14:textId="77777777" w:rsidR="00697784" w:rsidRDefault="00697784">
            <w:pPr>
              <w:rPr>
                <w:rFonts w:asciiTheme="majorHAnsi" w:eastAsia="Times New Roman" w:hAnsiTheme="majorHAnsi" w:cstheme="majorHAnsi"/>
                <w:sz w:val="20"/>
                <w:szCs w:val="20"/>
                <w:lang w:val="en-US"/>
              </w:rPr>
            </w:pPr>
            <w:r>
              <w:rPr>
                <w:rFonts w:asciiTheme="majorHAnsi" w:eastAsia="Times New Roman" w:hAnsiTheme="majorHAnsi" w:cstheme="majorHAnsi"/>
                <w:sz w:val="20"/>
                <w:szCs w:val="20"/>
                <w:lang w:val="en-US"/>
              </w:rPr>
              <w:t xml:space="preserve">General </w:t>
            </w:r>
            <w:proofErr w:type="spellStart"/>
            <w:r>
              <w:rPr>
                <w:rFonts w:asciiTheme="majorHAnsi" w:eastAsia="Times New Roman" w:hAnsiTheme="majorHAnsi" w:cstheme="majorHAnsi"/>
                <w:sz w:val="20"/>
                <w:szCs w:val="20"/>
                <w:lang w:val="en-US"/>
              </w:rPr>
              <w:t>Programme</w:t>
            </w:r>
            <w:proofErr w:type="spellEnd"/>
            <w:r>
              <w:rPr>
                <w:rFonts w:asciiTheme="majorHAnsi" w:eastAsia="Times New Roman" w:hAnsiTheme="majorHAnsi" w:cstheme="majorHAnsi"/>
                <w:sz w:val="20"/>
                <w:szCs w:val="20"/>
                <w:lang w:val="en-US"/>
              </w:rPr>
              <w:t xml:space="preserve"> Management </w:t>
            </w:r>
          </w:p>
        </w:tc>
        <w:tc>
          <w:tcPr>
            <w:tcW w:w="9214" w:type="dxa"/>
            <w:tcBorders>
              <w:top w:val="single" w:sz="4" w:space="0" w:color="000000"/>
              <w:left w:val="single" w:sz="4" w:space="0" w:color="000000"/>
              <w:bottom w:val="single" w:sz="4" w:space="0" w:color="000000"/>
              <w:right w:val="single" w:sz="4" w:space="0" w:color="000000"/>
            </w:tcBorders>
          </w:tcPr>
          <w:p w14:paraId="2CFC79E3" w14:textId="77777777" w:rsidR="00697784" w:rsidRDefault="00697784">
            <w:pPr>
              <w:rPr>
                <w:rFonts w:asciiTheme="majorHAnsi" w:eastAsia="Times New Roman" w:hAnsiTheme="majorHAnsi" w:cstheme="majorHAnsi"/>
                <w:sz w:val="20"/>
                <w:szCs w:val="20"/>
                <w:lang w:val="en-US"/>
              </w:rPr>
            </w:pPr>
            <w:proofErr w:type="spellStart"/>
            <w:r>
              <w:rPr>
                <w:rFonts w:asciiTheme="majorHAnsi" w:eastAsia="Times New Roman" w:hAnsiTheme="majorHAnsi" w:cstheme="majorHAnsi"/>
                <w:sz w:val="20"/>
                <w:szCs w:val="20"/>
                <w:lang w:val="en-US"/>
              </w:rPr>
              <w:t>Programme</w:t>
            </w:r>
            <w:proofErr w:type="spellEnd"/>
            <w:r>
              <w:rPr>
                <w:rFonts w:asciiTheme="majorHAnsi" w:eastAsia="Times New Roman" w:hAnsiTheme="majorHAnsi" w:cstheme="majorHAnsi"/>
                <w:sz w:val="20"/>
                <w:szCs w:val="20"/>
                <w:lang w:val="en-US"/>
              </w:rPr>
              <w:t xml:space="preserve"> support, development and review of country strategies and guidelines, policies, etc.</w:t>
            </w:r>
          </w:p>
          <w:p w14:paraId="6CDCB28F" w14:textId="77777777" w:rsidR="00697784" w:rsidRDefault="00697784">
            <w:pPr>
              <w:ind w:firstLineChars="300" w:firstLine="600"/>
              <w:rPr>
                <w:rFonts w:asciiTheme="majorHAnsi" w:eastAsia="Times New Roman" w:hAnsiTheme="majorHAnsi" w:cstheme="majorHAnsi"/>
                <w:sz w:val="20"/>
                <w:szCs w:val="20"/>
                <w:lang w:val="en-US"/>
              </w:rPr>
            </w:pPr>
          </w:p>
          <w:p w14:paraId="69BB0185" w14:textId="77777777" w:rsidR="00697784" w:rsidRDefault="00697784">
            <w:pPr>
              <w:ind w:firstLineChars="300" w:firstLine="600"/>
              <w:rPr>
                <w:rFonts w:asciiTheme="majorHAnsi" w:eastAsia="Times New Roman" w:hAnsiTheme="majorHAnsi" w:cstheme="majorHAnsi"/>
                <w:sz w:val="20"/>
                <w:szCs w:val="20"/>
                <w:lang w:val="en-US"/>
              </w:rPr>
            </w:pPr>
          </w:p>
        </w:tc>
      </w:tr>
    </w:tbl>
    <w:p w14:paraId="1A2ADAA4" w14:textId="77777777" w:rsidR="005558B0" w:rsidRPr="005A2461" w:rsidRDefault="005558B0" w:rsidP="00B2787B">
      <w:pPr>
        <w:pStyle w:val="Normalnumbered"/>
        <w:numPr>
          <w:ilvl w:val="0"/>
          <w:numId w:val="0"/>
        </w:numPr>
      </w:pPr>
    </w:p>
    <w:sectPr w:rsidR="005558B0" w:rsidRPr="005A2461" w:rsidSect="005D31BE">
      <w:headerReference w:type="first" r:id="rId20"/>
      <w:pgSz w:w="16840" w:h="11900" w:orient="landscape"/>
      <w:pgMar w:top="1440" w:right="1440" w:bottom="9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D7E6E3" w14:textId="77777777" w:rsidR="00AB4130" w:rsidRDefault="00AB4130" w:rsidP="003110CF">
      <w:pPr>
        <w:spacing w:line="240" w:lineRule="auto"/>
      </w:pPr>
      <w:r>
        <w:separator/>
      </w:r>
    </w:p>
  </w:endnote>
  <w:endnote w:type="continuationSeparator" w:id="0">
    <w:p w14:paraId="1EA3FB2A" w14:textId="77777777" w:rsidR="00AB4130" w:rsidRDefault="00AB4130" w:rsidP="003110C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mn-ea">
    <w:panose1 w:val="00000000000000000000"/>
    <w:charset w:val="00"/>
    <w:family w:val="roman"/>
    <w:notTrueType/>
    <w:pitch w:val="default"/>
  </w:font>
  <w:font w:name="+mn-c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090D97" w14:textId="77777777" w:rsidR="00AB4130" w:rsidRDefault="00AB4130" w:rsidP="003110CF">
      <w:pPr>
        <w:spacing w:line="240" w:lineRule="auto"/>
      </w:pPr>
      <w:r>
        <w:separator/>
      </w:r>
    </w:p>
  </w:footnote>
  <w:footnote w:type="continuationSeparator" w:id="0">
    <w:p w14:paraId="67B31E2A" w14:textId="77777777" w:rsidR="00AB4130" w:rsidRDefault="00AB4130" w:rsidP="003110CF">
      <w:pPr>
        <w:spacing w:line="240" w:lineRule="auto"/>
      </w:pPr>
      <w:r>
        <w:continuationSeparator/>
      </w:r>
    </w:p>
  </w:footnote>
  <w:footnote w:id="1">
    <w:p w14:paraId="5817F904" w14:textId="77777777" w:rsidR="000E1441" w:rsidRDefault="000E1441" w:rsidP="00697784">
      <w:pPr>
        <w:pStyle w:val="FootnoteText"/>
      </w:pPr>
      <w:r>
        <w:rPr>
          <w:rStyle w:val="FootnoteReference"/>
        </w:rPr>
        <w:footnoteRef/>
      </w:r>
      <w:r>
        <w:t xml:space="preserve"> The OneHealth Tool is a software designed to strengthen health system analysis and costing and to develop financing scenarios at country/regional level. The development of the tool is overseen by the InterAgency Working Group on costing comprised of members from UNFPA, UNICEF, UNDP, UNAIDS, UNWOMEN, WHO and the World Bank.</w:t>
      </w:r>
    </w:p>
  </w:footnote>
  <w:footnote w:id="2">
    <w:p w14:paraId="2AB8F64E" w14:textId="77777777" w:rsidR="000E1441" w:rsidRDefault="000E1441" w:rsidP="00697784">
      <w:pPr>
        <w:pStyle w:val="FootnoteText"/>
      </w:pPr>
      <w:r>
        <w:rPr>
          <w:rStyle w:val="FootnoteReference"/>
        </w:rPr>
        <w:footnoteRef/>
      </w:r>
      <w:r>
        <w:t>Advocacy aims primarily to change the behaviour of public leaders or decision-makers.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72D3C" w14:textId="77777777" w:rsidR="000E1441" w:rsidRPr="005B46E3" w:rsidRDefault="000E1441" w:rsidP="001260FA">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BE2ED1"/>
    <w:multiLevelType w:val="hybridMultilevel"/>
    <w:tmpl w:val="8BA25E78"/>
    <w:lvl w:ilvl="0" w:tplc="9A6475DC">
      <w:start w:val="1"/>
      <w:numFmt w:val="bullet"/>
      <w:lvlText w:val="•"/>
      <w:lvlJc w:val="left"/>
      <w:pPr>
        <w:tabs>
          <w:tab w:val="num" w:pos="720"/>
        </w:tabs>
        <w:ind w:left="720" w:hanging="360"/>
      </w:pPr>
      <w:rPr>
        <w:rFonts w:ascii="Arial" w:hAnsi="Arial" w:cs="Times New Roman" w:hint="default"/>
      </w:rPr>
    </w:lvl>
    <w:lvl w:ilvl="1" w:tplc="155CDAF0">
      <w:start w:val="1"/>
      <w:numFmt w:val="bullet"/>
      <w:lvlText w:val="•"/>
      <w:lvlJc w:val="left"/>
      <w:pPr>
        <w:tabs>
          <w:tab w:val="num" w:pos="1440"/>
        </w:tabs>
        <w:ind w:left="1440" w:hanging="360"/>
      </w:pPr>
      <w:rPr>
        <w:rFonts w:ascii="Arial" w:hAnsi="Arial" w:cs="Times New Roman" w:hint="default"/>
      </w:rPr>
    </w:lvl>
    <w:lvl w:ilvl="2" w:tplc="DAE084C4">
      <w:start w:val="1"/>
      <w:numFmt w:val="bullet"/>
      <w:lvlText w:val="•"/>
      <w:lvlJc w:val="left"/>
      <w:pPr>
        <w:tabs>
          <w:tab w:val="num" w:pos="2160"/>
        </w:tabs>
        <w:ind w:left="2160" w:hanging="360"/>
      </w:pPr>
      <w:rPr>
        <w:rFonts w:ascii="Arial" w:hAnsi="Arial" w:cs="Times New Roman" w:hint="default"/>
      </w:rPr>
    </w:lvl>
    <w:lvl w:ilvl="3" w:tplc="C952F07A">
      <w:start w:val="1"/>
      <w:numFmt w:val="bullet"/>
      <w:lvlText w:val="•"/>
      <w:lvlJc w:val="left"/>
      <w:pPr>
        <w:tabs>
          <w:tab w:val="num" w:pos="2880"/>
        </w:tabs>
        <w:ind w:left="2880" w:hanging="360"/>
      </w:pPr>
      <w:rPr>
        <w:rFonts w:ascii="Arial" w:hAnsi="Arial" w:cs="Times New Roman" w:hint="default"/>
      </w:rPr>
    </w:lvl>
    <w:lvl w:ilvl="4" w:tplc="3F2E3B2E">
      <w:start w:val="1"/>
      <w:numFmt w:val="bullet"/>
      <w:lvlText w:val="•"/>
      <w:lvlJc w:val="left"/>
      <w:pPr>
        <w:tabs>
          <w:tab w:val="num" w:pos="3600"/>
        </w:tabs>
        <w:ind w:left="3600" w:hanging="360"/>
      </w:pPr>
      <w:rPr>
        <w:rFonts w:ascii="Arial" w:hAnsi="Arial" w:cs="Times New Roman" w:hint="default"/>
      </w:rPr>
    </w:lvl>
    <w:lvl w:ilvl="5" w:tplc="B15A3BA6">
      <w:start w:val="1"/>
      <w:numFmt w:val="bullet"/>
      <w:lvlText w:val="•"/>
      <w:lvlJc w:val="left"/>
      <w:pPr>
        <w:tabs>
          <w:tab w:val="num" w:pos="4320"/>
        </w:tabs>
        <w:ind w:left="4320" w:hanging="360"/>
      </w:pPr>
      <w:rPr>
        <w:rFonts w:ascii="Arial" w:hAnsi="Arial" w:cs="Times New Roman" w:hint="default"/>
      </w:rPr>
    </w:lvl>
    <w:lvl w:ilvl="6" w:tplc="A27C208C">
      <w:start w:val="1"/>
      <w:numFmt w:val="bullet"/>
      <w:lvlText w:val="•"/>
      <w:lvlJc w:val="left"/>
      <w:pPr>
        <w:tabs>
          <w:tab w:val="num" w:pos="5040"/>
        </w:tabs>
        <w:ind w:left="5040" w:hanging="360"/>
      </w:pPr>
      <w:rPr>
        <w:rFonts w:ascii="Arial" w:hAnsi="Arial" w:cs="Times New Roman" w:hint="default"/>
      </w:rPr>
    </w:lvl>
    <w:lvl w:ilvl="7" w:tplc="0EE6E04E">
      <w:start w:val="1"/>
      <w:numFmt w:val="bullet"/>
      <w:lvlText w:val="•"/>
      <w:lvlJc w:val="left"/>
      <w:pPr>
        <w:tabs>
          <w:tab w:val="num" w:pos="5760"/>
        </w:tabs>
        <w:ind w:left="5760" w:hanging="360"/>
      </w:pPr>
      <w:rPr>
        <w:rFonts w:ascii="Arial" w:hAnsi="Arial" w:cs="Times New Roman" w:hint="default"/>
      </w:rPr>
    </w:lvl>
    <w:lvl w:ilvl="8" w:tplc="9ED865EA">
      <w:start w:val="1"/>
      <w:numFmt w:val="bullet"/>
      <w:lvlText w:val="•"/>
      <w:lvlJc w:val="left"/>
      <w:pPr>
        <w:tabs>
          <w:tab w:val="num" w:pos="6480"/>
        </w:tabs>
        <w:ind w:left="6480" w:hanging="360"/>
      </w:pPr>
      <w:rPr>
        <w:rFonts w:ascii="Arial" w:hAnsi="Arial" w:cs="Times New Roman" w:hint="default"/>
      </w:rPr>
    </w:lvl>
  </w:abstractNum>
  <w:abstractNum w:abstractNumId="1" w15:restartNumberingAfterBreak="0">
    <w:nsid w:val="101E77DD"/>
    <w:multiLevelType w:val="hybridMultilevel"/>
    <w:tmpl w:val="3906F2EC"/>
    <w:lvl w:ilvl="0" w:tplc="C23E5BEE">
      <w:start w:val="1"/>
      <w:numFmt w:val="decimal"/>
      <w:lvlText w:val="%1."/>
      <w:lvlJc w:val="left"/>
      <w:pPr>
        <w:ind w:left="720" w:hanging="360"/>
      </w:pPr>
      <w:rPr>
        <w:b/>
        <w:color w:val="000000"/>
        <w:sz w:val="26"/>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 w15:restartNumberingAfterBreak="0">
    <w:nsid w:val="12CD7673"/>
    <w:multiLevelType w:val="hybridMultilevel"/>
    <w:tmpl w:val="1842FF1A"/>
    <w:lvl w:ilvl="0" w:tplc="41827B3A">
      <w:start w:val="1"/>
      <w:numFmt w:val="decimal"/>
      <w:pStyle w:val="Normalnumbered"/>
      <w:lvlText w:val="%1."/>
      <w:lvlJc w:val="left"/>
      <w:pPr>
        <w:ind w:left="76" w:firstLine="76"/>
      </w:pPr>
      <w:rPr>
        <w:rFonts w:hint="default"/>
        <w:b/>
        <w:bCs w:val="0"/>
        <w:i w:val="0"/>
        <w:iCs w:val="0"/>
        <w:caps w:val="0"/>
        <w:smallCaps w:val="0"/>
        <w:strike w:val="0"/>
        <w:dstrike w:val="0"/>
        <w:outline w:val="0"/>
        <w:shadow w:val="0"/>
        <w:emboss w:val="0"/>
        <w:imprint w:val="0"/>
        <w:noProof w:val="0"/>
        <w:vanish w:val="0"/>
        <w:color w:val="auto"/>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bullet"/>
      <w:lvlText w:val="o"/>
      <w:lvlJc w:val="left"/>
      <w:pPr>
        <w:ind w:left="1232" w:hanging="360"/>
      </w:pPr>
      <w:rPr>
        <w:rFonts w:ascii="Courier New" w:hAnsi="Courier New" w:cs="Courier New" w:hint="default"/>
      </w:rPr>
    </w:lvl>
    <w:lvl w:ilvl="2" w:tplc="A6323FBC">
      <w:numFmt w:val="bullet"/>
      <w:lvlText w:val="•"/>
      <w:lvlJc w:val="left"/>
      <w:pPr>
        <w:ind w:left="1952" w:hanging="360"/>
      </w:pPr>
      <w:rPr>
        <w:rFonts w:ascii="Calibri" w:eastAsiaTheme="minorEastAsia" w:hAnsi="Calibri" w:cs="Calibri" w:hint="default"/>
      </w:rPr>
    </w:lvl>
    <w:lvl w:ilvl="3" w:tplc="04090001" w:tentative="1">
      <w:start w:val="1"/>
      <w:numFmt w:val="bullet"/>
      <w:lvlText w:val=""/>
      <w:lvlJc w:val="left"/>
      <w:pPr>
        <w:ind w:left="2672" w:hanging="360"/>
      </w:pPr>
      <w:rPr>
        <w:rFonts w:ascii="Symbol" w:hAnsi="Symbol" w:hint="default"/>
      </w:rPr>
    </w:lvl>
    <w:lvl w:ilvl="4" w:tplc="04090003" w:tentative="1">
      <w:start w:val="1"/>
      <w:numFmt w:val="bullet"/>
      <w:lvlText w:val="o"/>
      <w:lvlJc w:val="left"/>
      <w:pPr>
        <w:ind w:left="3392" w:hanging="360"/>
      </w:pPr>
      <w:rPr>
        <w:rFonts w:ascii="Courier New" w:hAnsi="Courier New" w:cs="Courier New" w:hint="default"/>
      </w:rPr>
    </w:lvl>
    <w:lvl w:ilvl="5" w:tplc="04090005" w:tentative="1">
      <w:start w:val="1"/>
      <w:numFmt w:val="bullet"/>
      <w:lvlText w:val=""/>
      <w:lvlJc w:val="left"/>
      <w:pPr>
        <w:ind w:left="4112" w:hanging="360"/>
      </w:pPr>
      <w:rPr>
        <w:rFonts w:ascii="Wingdings" w:hAnsi="Wingdings" w:hint="default"/>
      </w:rPr>
    </w:lvl>
    <w:lvl w:ilvl="6" w:tplc="04090001" w:tentative="1">
      <w:start w:val="1"/>
      <w:numFmt w:val="bullet"/>
      <w:lvlText w:val=""/>
      <w:lvlJc w:val="left"/>
      <w:pPr>
        <w:ind w:left="4832" w:hanging="360"/>
      </w:pPr>
      <w:rPr>
        <w:rFonts w:ascii="Symbol" w:hAnsi="Symbol" w:hint="default"/>
      </w:rPr>
    </w:lvl>
    <w:lvl w:ilvl="7" w:tplc="04090003" w:tentative="1">
      <w:start w:val="1"/>
      <w:numFmt w:val="bullet"/>
      <w:lvlText w:val="o"/>
      <w:lvlJc w:val="left"/>
      <w:pPr>
        <w:ind w:left="5552" w:hanging="360"/>
      </w:pPr>
      <w:rPr>
        <w:rFonts w:ascii="Courier New" w:hAnsi="Courier New" w:cs="Courier New" w:hint="default"/>
      </w:rPr>
    </w:lvl>
    <w:lvl w:ilvl="8" w:tplc="04090005" w:tentative="1">
      <w:start w:val="1"/>
      <w:numFmt w:val="bullet"/>
      <w:lvlText w:val=""/>
      <w:lvlJc w:val="left"/>
      <w:pPr>
        <w:ind w:left="6272" w:hanging="360"/>
      </w:pPr>
      <w:rPr>
        <w:rFonts w:ascii="Wingdings" w:hAnsi="Wingdings" w:hint="default"/>
      </w:rPr>
    </w:lvl>
  </w:abstractNum>
  <w:abstractNum w:abstractNumId="3" w15:restartNumberingAfterBreak="0">
    <w:nsid w:val="13974BD1"/>
    <w:multiLevelType w:val="hybridMultilevel"/>
    <w:tmpl w:val="48DA425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 w15:restartNumberingAfterBreak="0">
    <w:nsid w:val="25FF6502"/>
    <w:multiLevelType w:val="hybridMultilevel"/>
    <w:tmpl w:val="9854367C"/>
    <w:lvl w:ilvl="0" w:tplc="B674F71E">
      <w:start w:val="1"/>
      <w:numFmt w:val="upperRoman"/>
      <w:pStyle w:val="SectionHeading"/>
      <w:lvlText w:val="%1."/>
      <w:lvlJc w:val="right"/>
      <w:pPr>
        <w:ind w:left="5889" w:hanging="360"/>
      </w:pPr>
    </w:lvl>
    <w:lvl w:ilvl="1" w:tplc="08090019" w:tentative="1">
      <w:start w:val="1"/>
      <w:numFmt w:val="lowerLetter"/>
      <w:lvlText w:val="%2."/>
      <w:lvlJc w:val="left"/>
      <w:pPr>
        <w:ind w:left="6609" w:hanging="360"/>
      </w:pPr>
    </w:lvl>
    <w:lvl w:ilvl="2" w:tplc="0809001B" w:tentative="1">
      <w:start w:val="1"/>
      <w:numFmt w:val="lowerRoman"/>
      <w:lvlText w:val="%3."/>
      <w:lvlJc w:val="right"/>
      <w:pPr>
        <w:ind w:left="7329" w:hanging="180"/>
      </w:pPr>
    </w:lvl>
    <w:lvl w:ilvl="3" w:tplc="0809000F" w:tentative="1">
      <w:start w:val="1"/>
      <w:numFmt w:val="decimal"/>
      <w:lvlText w:val="%4."/>
      <w:lvlJc w:val="left"/>
      <w:pPr>
        <w:ind w:left="8049" w:hanging="360"/>
      </w:pPr>
    </w:lvl>
    <w:lvl w:ilvl="4" w:tplc="08090019" w:tentative="1">
      <w:start w:val="1"/>
      <w:numFmt w:val="lowerLetter"/>
      <w:lvlText w:val="%5."/>
      <w:lvlJc w:val="left"/>
      <w:pPr>
        <w:ind w:left="8769" w:hanging="360"/>
      </w:pPr>
    </w:lvl>
    <w:lvl w:ilvl="5" w:tplc="0809001B" w:tentative="1">
      <w:start w:val="1"/>
      <w:numFmt w:val="lowerRoman"/>
      <w:lvlText w:val="%6."/>
      <w:lvlJc w:val="right"/>
      <w:pPr>
        <w:ind w:left="9489" w:hanging="180"/>
      </w:pPr>
    </w:lvl>
    <w:lvl w:ilvl="6" w:tplc="0809000F" w:tentative="1">
      <w:start w:val="1"/>
      <w:numFmt w:val="decimal"/>
      <w:lvlText w:val="%7."/>
      <w:lvlJc w:val="left"/>
      <w:pPr>
        <w:ind w:left="10209" w:hanging="360"/>
      </w:pPr>
    </w:lvl>
    <w:lvl w:ilvl="7" w:tplc="08090019" w:tentative="1">
      <w:start w:val="1"/>
      <w:numFmt w:val="lowerLetter"/>
      <w:lvlText w:val="%8."/>
      <w:lvlJc w:val="left"/>
      <w:pPr>
        <w:ind w:left="10929" w:hanging="360"/>
      </w:pPr>
    </w:lvl>
    <w:lvl w:ilvl="8" w:tplc="0809001B" w:tentative="1">
      <w:start w:val="1"/>
      <w:numFmt w:val="lowerRoman"/>
      <w:lvlText w:val="%9."/>
      <w:lvlJc w:val="right"/>
      <w:pPr>
        <w:ind w:left="11649" w:hanging="180"/>
      </w:pPr>
    </w:lvl>
  </w:abstractNum>
  <w:abstractNum w:abstractNumId="5" w15:restartNumberingAfterBreak="0">
    <w:nsid w:val="293A3D7A"/>
    <w:multiLevelType w:val="hybridMultilevel"/>
    <w:tmpl w:val="5BECDE8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5B0F138E"/>
    <w:multiLevelType w:val="hybridMultilevel"/>
    <w:tmpl w:val="03426A0E"/>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692E647E"/>
    <w:multiLevelType w:val="multilevel"/>
    <w:tmpl w:val="F5901718"/>
    <w:lvl w:ilvl="0">
      <w:numFmt w:val="decimal"/>
      <w:lvlText w:val="%1"/>
      <w:lvlJc w:val="left"/>
      <w:pPr>
        <w:ind w:left="360" w:hanging="360"/>
      </w:pPr>
      <w:rPr>
        <w:rFonts w:hint="default"/>
      </w:rPr>
    </w:lvl>
    <w:lvl w:ilvl="1">
      <w:start w:val="8"/>
      <w:numFmt w:val="decimalZero"/>
      <w:lvlText w:val="%1.%2"/>
      <w:lvlJc w:val="left"/>
      <w:pPr>
        <w:ind w:left="908" w:hanging="360"/>
      </w:pPr>
      <w:rPr>
        <w:rFonts w:hint="default"/>
      </w:rPr>
    </w:lvl>
    <w:lvl w:ilvl="2">
      <w:start w:val="1"/>
      <w:numFmt w:val="decimal"/>
      <w:lvlText w:val="%1.%2.%3"/>
      <w:lvlJc w:val="left"/>
      <w:pPr>
        <w:ind w:left="1816" w:hanging="720"/>
      </w:pPr>
      <w:rPr>
        <w:rFonts w:hint="default"/>
      </w:rPr>
    </w:lvl>
    <w:lvl w:ilvl="3">
      <w:start w:val="1"/>
      <w:numFmt w:val="decimal"/>
      <w:lvlText w:val="%1.%2.%3.%4"/>
      <w:lvlJc w:val="left"/>
      <w:pPr>
        <w:ind w:left="2364" w:hanging="720"/>
      </w:pPr>
      <w:rPr>
        <w:rFonts w:hint="default"/>
      </w:rPr>
    </w:lvl>
    <w:lvl w:ilvl="4">
      <w:start w:val="1"/>
      <w:numFmt w:val="decimal"/>
      <w:lvlText w:val="%1.%2.%3.%4.%5"/>
      <w:lvlJc w:val="left"/>
      <w:pPr>
        <w:ind w:left="3272" w:hanging="1080"/>
      </w:pPr>
      <w:rPr>
        <w:rFonts w:hint="default"/>
      </w:rPr>
    </w:lvl>
    <w:lvl w:ilvl="5">
      <w:start w:val="1"/>
      <w:numFmt w:val="decimal"/>
      <w:lvlText w:val="%1.%2.%3.%4.%5.%6"/>
      <w:lvlJc w:val="left"/>
      <w:pPr>
        <w:ind w:left="3820" w:hanging="1080"/>
      </w:pPr>
      <w:rPr>
        <w:rFonts w:hint="default"/>
      </w:rPr>
    </w:lvl>
    <w:lvl w:ilvl="6">
      <w:start w:val="1"/>
      <w:numFmt w:val="decimal"/>
      <w:lvlText w:val="%1.%2.%3.%4.%5.%6.%7"/>
      <w:lvlJc w:val="left"/>
      <w:pPr>
        <w:ind w:left="4728" w:hanging="1440"/>
      </w:pPr>
      <w:rPr>
        <w:rFonts w:hint="default"/>
      </w:rPr>
    </w:lvl>
    <w:lvl w:ilvl="7">
      <w:start w:val="1"/>
      <w:numFmt w:val="decimal"/>
      <w:lvlText w:val="%1.%2.%3.%4.%5.%6.%7.%8"/>
      <w:lvlJc w:val="left"/>
      <w:pPr>
        <w:ind w:left="5276" w:hanging="1440"/>
      </w:pPr>
      <w:rPr>
        <w:rFonts w:hint="default"/>
      </w:rPr>
    </w:lvl>
    <w:lvl w:ilvl="8">
      <w:start w:val="1"/>
      <w:numFmt w:val="decimal"/>
      <w:lvlText w:val="%1.%2.%3.%4.%5.%6.%7.%8.%9"/>
      <w:lvlJc w:val="left"/>
      <w:pPr>
        <w:ind w:left="6184" w:hanging="1800"/>
      </w:pPr>
      <w:rPr>
        <w:rFonts w:hint="default"/>
      </w:rPr>
    </w:lvl>
  </w:abstractNum>
  <w:num w:numId="1">
    <w:abstractNumId w:val="2"/>
  </w:num>
  <w:num w:numId="2">
    <w:abstractNumId w:val="4"/>
  </w:num>
  <w:num w:numId="3">
    <w:abstractNumId w:val="2"/>
    <w:lvlOverride w:ilvl="0">
      <w:startOverride w:val="1"/>
    </w:lvlOverride>
  </w:num>
  <w:num w:numId="4">
    <w:abstractNumId w:val="2"/>
    <w:lvlOverride w:ilvl="0">
      <w:startOverride w:val="1"/>
    </w:lvlOverride>
  </w:num>
  <w:num w:numId="5">
    <w:abstractNumId w:val="2"/>
  </w:num>
  <w:num w:numId="6">
    <w:abstractNumId w:val="2"/>
  </w:num>
  <w:num w:numId="7">
    <w:abstractNumId w:val="2"/>
  </w:num>
  <w:num w:numId="8">
    <w:abstractNumId w:val="2"/>
    <w:lvlOverride w:ilvl="0">
      <w:startOverride w:val="1"/>
    </w:lvlOverride>
  </w:num>
  <w:num w:numId="9">
    <w:abstractNumId w:val="2"/>
    <w:lvlOverride w:ilvl="0">
      <w:startOverride w:val="1"/>
    </w:lvlOverride>
  </w:num>
  <w:num w:numId="10">
    <w:abstractNumId w:val="7"/>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avide de beni">
    <w15:presenceInfo w15:providerId="Windows Live" w15:userId="03f7812e839e165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ctiveWritingStyle w:appName="MSWord" w:lang="en-GB" w:vendorID="64" w:dllVersion="0" w:nlCheck="1" w:checkStyle="1"/>
  <w:activeWritingStyle w:appName="MSWord" w:lang="en-US" w:vendorID="64" w:dllVersion="0" w:nlCheck="1" w:checkStyle="0"/>
  <w:activeWritingStyle w:appName="MSWord" w:lang="fr-FR" w:vendorID="64" w:dllVersion="0" w:nlCheck="1" w:checkStyle="0"/>
  <w:proofState w:spelling="clean" w:grammar="clean"/>
  <w:trackRevision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M2MDEzNTAwMTIxN7FQ0lEKTi0uzszPAykwNK0FAO00g28tAAAA"/>
  </w:docVars>
  <w:rsids>
    <w:rsidRoot w:val="00AC1C2D"/>
    <w:rsid w:val="000063B7"/>
    <w:rsid w:val="000109E5"/>
    <w:rsid w:val="00012222"/>
    <w:rsid w:val="0001430F"/>
    <w:rsid w:val="0001476C"/>
    <w:rsid w:val="00016A7E"/>
    <w:rsid w:val="00017283"/>
    <w:rsid w:val="00017B6D"/>
    <w:rsid w:val="00021715"/>
    <w:rsid w:val="00021F8B"/>
    <w:rsid w:val="000232B5"/>
    <w:rsid w:val="000242D4"/>
    <w:rsid w:val="00025C1A"/>
    <w:rsid w:val="00026F8C"/>
    <w:rsid w:val="0002779E"/>
    <w:rsid w:val="00027A68"/>
    <w:rsid w:val="00030779"/>
    <w:rsid w:val="000322C0"/>
    <w:rsid w:val="00033416"/>
    <w:rsid w:val="00034992"/>
    <w:rsid w:val="00036D4F"/>
    <w:rsid w:val="000424DD"/>
    <w:rsid w:val="0004388D"/>
    <w:rsid w:val="0004421B"/>
    <w:rsid w:val="000442DB"/>
    <w:rsid w:val="00045F8E"/>
    <w:rsid w:val="00052DE4"/>
    <w:rsid w:val="00056D4C"/>
    <w:rsid w:val="0006106F"/>
    <w:rsid w:val="000611A8"/>
    <w:rsid w:val="000617CD"/>
    <w:rsid w:val="000638F0"/>
    <w:rsid w:val="000648DF"/>
    <w:rsid w:val="00072A50"/>
    <w:rsid w:val="000742DE"/>
    <w:rsid w:val="00074629"/>
    <w:rsid w:val="00075248"/>
    <w:rsid w:val="00076A3D"/>
    <w:rsid w:val="0007728C"/>
    <w:rsid w:val="00077A71"/>
    <w:rsid w:val="0008229D"/>
    <w:rsid w:val="0008350B"/>
    <w:rsid w:val="0008511A"/>
    <w:rsid w:val="00086DC8"/>
    <w:rsid w:val="000870BA"/>
    <w:rsid w:val="000872FB"/>
    <w:rsid w:val="000875B1"/>
    <w:rsid w:val="00090C29"/>
    <w:rsid w:val="0009535C"/>
    <w:rsid w:val="00095D94"/>
    <w:rsid w:val="00096229"/>
    <w:rsid w:val="00097598"/>
    <w:rsid w:val="00097867"/>
    <w:rsid w:val="00097FCA"/>
    <w:rsid w:val="000A3352"/>
    <w:rsid w:val="000A3454"/>
    <w:rsid w:val="000A3820"/>
    <w:rsid w:val="000A3D7E"/>
    <w:rsid w:val="000A5E28"/>
    <w:rsid w:val="000A78B0"/>
    <w:rsid w:val="000B19DA"/>
    <w:rsid w:val="000B205E"/>
    <w:rsid w:val="000B4612"/>
    <w:rsid w:val="000B76CE"/>
    <w:rsid w:val="000C00C8"/>
    <w:rsid w:val="000C0AD5"/>
    <w:rsid w:val="000C1663"/>
    <w:rsid w:val="000C2854"/>
    <w:rsid w:val="000C2F0F"/>
    <w:rsid w:val="000C31CB"/>
    <w:rsid w:val="000C4B97"/>
    <w:rsid w:val="000C5DAB"/>
    <w:rsid w:val="000C6356"/>
    <w:rsid w:val="000C6A45"/>
    <w:rsid w:val="000C75A8"/>
    <w:rsid w:val="000D2B98"/>
    <w:rsid w:val="000D61E8"/>
    <w:rsid w:val="000D7CB3"/>
    <w:rsid w:val="000E0229"/>
    <w:rsid w:val="000E02EE"/>
    <w:rsid w:val="000E1441"/>
    <w:rsid w:val="000E2176"/>
    <w:rsid w:val="000E2EEF"/>
    <w:rsid w:val="000E3103"/>
    <w:rsid w:val="000E3CFE"/>
    <w:rsid w:val="000E5EB8"/>
    <w:rsid w:val="000F00FC"/>
    <w:rsid w:val="000F175C"/>
    <w:rsid w:val="000F21D7"/>
    <w:rsid w:val="000F2CB7"/>
    <w:rsid w:val="000F2F0E"/>
    <w:rsid w:val="000F360B"/>
    <w:rsid w:val="000F4A24"/>
    <w:rsid w:val="000F5176"/>
    <w:rsid w:val="000F51C6"/>
    <w:rsid w:val="000F77F8"/>
    <w:rsid w:val="00102E94"/>
    <w:rsid w:val="00102EC7"/>
    <w:rsid w:val="00102FBD"/>
    <w:rsid w:val="001043FA"/>
    <w:rsid w:val="00105473"/>
    <w:rsid w:val="00106A3B"/>
    <w:rsid w:val="00106E62"/>
    <w:rsid w:val="001074F3"/>
    <w:rsid w:val="0011075F"/>
    <w:rsid w:val="001112AF"/>
    <w:rsid w:val="001132ED"/>
    <w:rsid w:val="0011337A"/>
    <w:rsid w:val="00116060"/>
    <w:rsid w:val="001203CD"/>
    <w:rsid w:val="001211E5"/>
    <w:rsid w:val="00124A90"/>
    <w:rsid w:val="001260FA"/>
    <w:rsid w:val="00126F4D"/>
    <w:rsid w:val="0013094D"/>
    <w:rsid w:val="00132227"/>
    <w:rsid w:val="00133A89"/>
    <w:rsid w:val="0013711F"/>
    <w:rsid w:val="001376F2"/>
    <w:rsid w:val="00143C21"/>
    <w:rsid w:val="00143D37"/>
    <w:rsid w:val="001445AF"/>
    <w:rsid w:val="00145FFD"/>
    <w:rsid w:val="00146315"/>
    <w:rsid w:val="00146898"/>
    <w:rsid w:val="00150A62"/>
    <w:rsid w:val="0015144A"/>
    <w:rsid w:val="001523A5"/>
    <w:rsid w:val="00152AF0"/>
    <w:rsid w:val="00155F46"/>
    <w:rsid w:val="0015608B"/>
    <w:rsid w:val="001561D0"/>
    <w:rsid w:val="00161A11"/>
    <w:rsid w:val="001638E2"/>
    <w:rsid w:val="00164524"/>
    <w:rsid w:val="001652AE"/>
    <w:rsid w:val="001654B4"/>
    <w:rsid w:val="00166D56"/>
    <w:rsid w:val="00167CE2"/>
    <w:rsid w:val="00171477"/>
    <w:rsid w:val="00172600"/>
    <w:rsid w:val="00173C9B"/>
    <w:rsid w:val="00173DA6"/>
    <w:rsid w:val="00174799"/>
    <w:rsid w:val="00176486"/>
    <w:rsid w:val="001769F3"/>
    <w:rsid w:val="0017718F"/>
    <w:rsid w:val="00177BE1"/>
    <w:rsid w:val="00177DB2"/>
    <w:rsid w:val="001836F6"/>
    <w:rsid w:val="001837AD"/>
    <w:rsid w:val="00183881"/>
    <w:rsid w:val="00184677"/>
    <w:rsid w:val="001852B3"/>
    <w:rsid w:val="00185554"/>
    <w:rsid w:val="00186F67"/>
    <w:rsid w:val="00187BC0"/>
    <w:rsid w:val="00187EFA"/>
    <w:rsid w:val="00191147"/>
    <w:rsid w:val="00191E62"/>
    <w:rsid w:val="0019297B"/>
    <w:rsid w:val="0019368E"/>
    <w:rsid w:val="001950BF"/>
    <w:rsid w:val="00196109"/>
    <w:rsid w:val="00196E50"/>
    <w:rsid w:val="00196EFE"/>
    <w:rsid w:val="00197C2C"/>
    <w:rsid w:val="00197CC9"/>
    <w:rsid w:val="001A022F"/>
    <w:rsid w:val="001A0F70"/>
    <w:rsid w:val="001A1230"/>
    <w:rsid w:val="001A292B"/>
    <w:rsid w:val="001A3F87"/>
    <w:rsid w:val="001A4F1F"/>
    <w:rsid w:val="001A62E3"/>
    <w:rsid w:val="001A735E"/>
    <w:rsid w:val="001B0518"/>
    <w:rsid w:val="001B190A"/>
    <w:rsid w:val="001B1BE3"/>
    <w:rsid w:val="001B2DAA"/>
    <w:rsid w:val="001B5B0E"/>
    <w:rsid w:val="001C0B39"/>
    <w:rsid w:val="001C102B"/>
    <w:rsid w:val="001C2186"/>
    <w:rsid w:val="001C353C"/>
    <w:rsid w:val="001C422E"/>
    <w:rsid w:val="001C4C24"/>
    <w:rsid w:val="001C4D59"/>
    <w:rsid w:val="001C7E8F"/>
    <w:rsid w:val="001D1057"/>
    <w:rsid w:val="001D139C"/>
    <w:rsid w:val="001D1C11"/>
    <w:rsid w:val="001D389B"/>
    <w:rsid w:val="001D5D2C"/>
    <w:rsid w:val="001D6567"/>
    <w:rsid w:val="001D79BA"/>
    <w:rsid w:val="001E0BA8"/>
    <w:rsid w:val="001E111D"/>
    <w:rsid w:val="001E19D9"/>
    <w:rsid w:val="001E1ACA"/>
    <w:rsid w:val="001E4A6C"/>
    <w:rsid w:val="001E5D4D"/>
    <w:rsid w:val="001E6F90"/>
    <w:rsid w:val="001E7265"/>
    <w:rsid w:val="001F0086"/>
    <w:rsid w:val="001F37FC"/>
    <w:rsid w:val="001F3991"/>
    <w:rsid w:val="001F4201"/>
    <w:rsid w:val="001F631D"/>
    <w:rsid w:val="001F705C"/>
    <w:rsid w:val="00201763"/>
    <w:rsid w:val="00202BF8"/>
    <w:rsid w:val="00205781"/>
    <w:rsid w:val="00211769"/>
    <w:rsid w:val="002118E3"/>
    <w:rsid w:val="00212EC9"/>
    <w:rsid w:val="002132D5"/>
    <w:rsid w:val="00213686"/>
    <w:rsid w:val="00213A73"/>
    <w:rsid w:val="00213ADD"/>
    <w:rsid w:val="00213B90"/>
    <w:rsid w:val="00213EFA"/>
    <w:rsid w:val="00214559"/>
    <w:rsid w:val="002152D3"/>
    <w:rsid w:val="0022079F"/>
    <w:rsid w:val="00220EC2"/>
    <w:rsid w:val="002223B5"/>
    <w:rsid w:val="00223F16"/>
    <w:rsid w:val="0022497E"/>
    <w:rsid w:val="00226374"/>
    <w:rsid w:val="002318E6"/>
    <w:rsid w:val="00231FA9"/>
    <w:rsid w:val="002326DE"/>
    <w:rsid w:val="00232B36"/>
    <w:rsid w:val="00234B8D"/>
    <w:rsid w:val="00234F94"/>
    <w:rsid w:val="00240FB9"/>
    <w:rsid w:val="00241AD8"/>
    <w:rsid w:val="0024475E"/>
    <w:rsid w:val="002448D7"/>
    <w:rsid w:val="00245901"/>
    <w:rsid w:val="002462CC"/>
    <w:rsid w:val="002468F8"/>
    <w:rsid w:val="00251A06"/>
    <w:rsid w:val="00251CD6"/>
    <w:rsid w:val="00251DBD"/>
    <w:rsid w:val="00252D49"/>
    <w:rsid w:val="00253524"/>
    <w:rsid w:val="0025378D"/>
    <w:rsid w:val="002538A1"/>
    <w:rsid w:val="00254392"/>
    <w:rsid w:val="002558FF"/>
    <w:rsid w:val="0025596B"/>
    <w:rsid w:val="00255E82"/>
    <w:rsid w:val="002560C0"/>
    <w:rsid w:val="00256281"/>
    <w:rsid w:val="0026010D"/>
    <w:rsid w:val="00261B23"/>
    <w:rsid w:val="00262140"/>
    <w:rsid w:val="00262B2F"/>
    <w:rsid w:val="00262D09"/>
    <w:rsid w:val="002637A3"/>
    <w:rsid w:val="00263CC2"/>
    <w:rsid w:val="00266D9D"/>
    <w:rsid w:val="002702AC"/>
    <w:rsid w:val="002710E0"/>
    <w:rsid w:val="00271135"/>
    <w:rsid w:val="002732BA"/>
    <w:rsid w:val="002737C9"/>
    <w:rsid w:val="0027403F"/>
    <w:rsid w:val="002760AB"/>
    <w:rsid w:val="002765C4"/>
    <w:rsid w:val="002771ED"/>
    <w:rsid w:val="00280324"/>
    <w:rsid w:val="00282336"/>
    <w:rsid w:val="00283619"/>
    <w:rsid w:val="002846F3"/>
    <w:rsid w:val="0029271E"/>
    <w:rsid w:val="00292B0F"/>
    <w:rsid w:val="00294F6D"/>
    <w:rsid w:val="002A2A88"/>
    <w:rsid w:val="002A2F5B"/>
    <w:rsid w:val="002A4B07"/>
    <w:rsid w:val="002A55D9"/>
    <w:rsid w:val="002A5FCC"/>
    <w:rsid w:val="002B0AB5"/>
    <w:rsid w:val="002B13DE"/>
    <w:rsid w:val="002B17F3"/>
    <w:rsid w:val="002B3E9E"/>
    <w:rsid w:val="002B411B"/>
    <w:rsid w:val="002B5A7D"/>
    <w:rsid w:val="002B5CCF"/>
    <w:rsid w:val="002B6866"/>
    <w:rsid w:val="002C1251"/>
    <w:rsid w:val="002C1998"/>
    <w:rsid w:val="002C4041"/>
    <w:rsid w:val="002C5014"/>
    <w:rsid w:val="002C6428"/>
    <w:rsid w:val="002C6F5A"/>
    <w:rsid w:val="002D14E2"/>
    <w:rsid w:val="002D2724"/>
    <w:rsid w:val="002D436F"/>
    <w:rsid w:val="002E1F3C"/>
    <w:rsid w:val="002E2504"/>
    <w:rsid w:val="002E5A0C"/>
    <w:rsid w:val="002E5FE9"/>
    <w:rsid w:val="002E6726"/>
    <w:rsid w:val="002F0D35"/>
    <w:rsid w:val="002F1294"/>
    <w:rsid w:val="002F13B0"/>
    <w:rsid w:val="002F262D"/>
    <w:rsid w:val="002F5535"/>
    <w:rsid w:val="002F7A5D"/>
    <w:rsid w:val="00301B1D"/>
    <w:rsid w:val="003058AD"/>
    <w:rsid w:val="003060E3"/>
    <w:rsid w:val="0030791B"/>
    <w:rsid w:val="003110CF"/>
    <w:rsid w:val="003114B6"/>
    <w:rsid w:val="00311B41"/>
    <w:rsid w:val="0031401C"/>
    <w:rsid w:val="00314E23"/>
    <w:rsid w:val="0031761F"/>
    <w:rsid w:val="003212F2"/>
    <w:rsid w:val="00321806"/>
    <w:rsid w:val="00323BD4"/>
    <w:rsid w:val="003251B6"/>
    <w:rsid w:val="0033329E"/>
    <w:rsid w:val="003346BB"/>
    <w:rsid w:val="003355AA"/>
    <w:rsid w:val="003356AF"/>
    <w:rsid w:val="00335731"/>
    <w:rsid w:val="00343C12"/>
    <w:rsid w:val="0034411C"/>
    <w:rsid w:val="00344455"/>
    <w:rsid w:val="00345360"/>
    <w:rsid w:val="0034702E"/>
    <w:rsid w:val="003477D0"/>
    <w:rsid w:val="00347DC1"/>
    <w:rsid w:val="00351EF5"/>
    <w:rsid w:val="00353368"/>
    <w:rsid w:val="00353E3D"/>
    <w:rsid w:val="00360A84"/>
    <w:rsid w:val="00361DD1"/>
    <w:rsid w:val="00363135"/>
    <w:rsid w:val="0036460F"/>
    <w:rsid w:val="0036485B"/>
    <w:rsid w:val="003650F6"/>
    <w:rsid w:val="00365721"/>
    <w:rsid w:val="00366ADF"/>
    <w:rsid w:val="00370396"/>
    <w:rsid w:val="003708B4"/>
    <w:rsid w:val="00370C95"/>
    <w:rsid w:val="003719FD"/>
    <w:rsid w:val="003722A8"/>
    <w:rsid w:val="003737FE"/>
    <w:rsid w:val="00373C4C"/>
    <w:rsid w:val="00374081"/>
    <w:rsid w:val="00375A32"/>
    <w:rsid w:val="00380343"/>
    <w:rsid w:val="00380FC4"/>
    <w:rsid w:val="00381564"/>
    <w:rsid w:val="0038333C"/>
    <w:rsid w:val="003850E5"/>
    <w:rsid w:val="0038585C"/>
    <w:rsid w:val="00386FE8"/>
    <w:rsid w:val="00387033"/>
    <w:rsid w:val="00387245"/>
    <w:rsid w:val="00390D50"/>
    <w:rsid w:val="00391763"/>
    <w:rsid w:val="00392D2F"/>
    <w:rsid w:val="00395D7E"/>
    <w:rsid w:val="00396CC8"/>
    <w:rsid w:val="00396E6D"/>
    <w:rsid w:val="00397607"/>
    <w:rsid w:val="003A197B"/>
    <w:rsid w:val="003A1F4B"/>
    <w:rsid w:val="003A2A06"/>
    <w:rsid w:val="003A3D46"/>
    <w:rsid w:val="003A3FA2"/>
    <w:rsid w:val="003A4A3D"/>
    <w:rsid w:val="003A530E"/>
    <w:rsid w:val="003A59CE"/>
    <w:rsid w:val="003A79BD"/>
    <w:rsid w:val="003B232D"/>
    <w:rsid w:val="003B449A"/>
    <w:rsid w:val="003B5D4D"/>
    <w:rsid w:val="003B6C21"/>
    <w:rsid w:val="003C10AA"/>
    <w:rsid w:val="003C2725"/>
    <w:rsid w:val="003C45F5"/>
    <w:rsid w:val="003C705E"/>
    <w:rsid w:val="003C70AC"/>
    <w:rsid w:val="003D2538"/>
    <w:rsid w:val="003D3800"/>
    <w:rsid w:val="003D59AC"/>
    <w:rsid w:val="003D6C03"/>
    <w:rsid w:val="003E15DB"/>
    <w:rsid w:val="003E16BC"/>
    <w:rsid w:val="003E2199"/>
    <w:rsid w:val="003E3F08"/>
    <w:rsid w:val="003E44B9"/>
    <w:rsid w:val="003E450E"/>
    <w:rsid w:val="003E5DD1"/>
    <w:rsid w:val="003F01C1"/>
    <w:rsid w:val="003F1305"/>
    <w:rsid w:val="003F2A17"/>
    <w:rsid w:val="003F4184"/>
    <w:rsid w:val="003F42A1"/>
    <w:rsid w:val="003F456E"/>
    <w:rsid w:val="003F7531"/>
    <w:rsid w:val="003F791A"/>
    <w:rsid w:val="003F7E7E"/>
    <w:rsid w:val="0040124C"/>
    <w:rsid w:val="00402B59"/>
    <w:rsid w:val="00404699"/>
    <w:rsid w:val="00405E7D"/>
    <w:rsid w:val="00406365"/>
    <w:rsid w:val="00406C31"/>
    <w:rsid w:val="00407ED9"/>
    <w:rsid w:val="00411D55"/>
    <w:rsid w:val="00412D19"/>
    <w:rsid w:val="00413DCD"/>
    <w:rsid w:val="00414D15"/>
    <w:rsid w:val="004201BC"/>
    <w:rsid w:val="00421A01"/>
    <w:rsid w:val="004224EC"/>
    <w:rsid w:val="00423F22"/>
    <w:rsid w:val="004279B7"/>
    <w:rsid w:val="00427F45"/>
    <w:rsid w:val="00431029"/>
    <w:rsid w:val="00432720"/>
    <w:rsid w:val="0043287D"/>
    <w:rsid w:val="00432A04"/>
    <w:rsid w:val="00432A30"/>
    <w:rsid w:val="00433E0D"/>
    <w:rsid w:val="004369A5"/>
    <w:rsid w:val="00436F7B"/>
    <w:rsid w:val="0043707A"/>
    <w:rsid w:val="00437205"/>
    <w:rsid w:val="004376B6"/>
    <w:rsid w:val="004407CB"/>
    <w:rsid w:val="0044135F"/>
    <w:rsid w:val="00444CE4"/>
    <w:rsid w:val="0044510B"/>
    <w:rsid w:val="00445B54"/>
    <w:rsid w:val="00447B4D"/>
    <w:rsid w:val="00450131"/>
    <w:rsid w:val="0045024D"/>
    <w:rsid w:val="0045261E"/>
    <w:rsid w:val="00453570"/>
    <w:rsid w:val="00456087"/>
    <w:rsid w:val="00456540"/>
    <w:rsid w:val="004638BB"/>
    <w:rsid w:val="004649CC"/>
    <w:rsid w:val="00464B91"/>
    <w:rsid w:val="004675C9"/>
    <w:rsid w:val="0047093D"/>
    <w:rsid w:val="00471D36"/>
    <w:rsid w:val="00472284"/>
    <w:rsid w:val="00472BA8"/>
    <w:rsid w:val="004734C8"/>
    <w:rsid w:val="004819BA"/>
    <w:rsid w:val="0048250B"/>
    <w:rsid w:val="00482999"/>
    <w:rsid w:val="004831D7"/>
    <w:rsid w:val="00483E2B"/>
    <w:rsid w:val="00484E21"/>
    <w:rsid w:val="00485783"/>
    <w:rsid w:val="00485EF6"/>
    <w:rsid w:val="0049045E"/>
    <w:rsid w:val="00492CC1"/>
    <w:rsid w:val="00493543"/>
    <w:rsid w:val="00494D91"/>
    <w:rsid w:val="0049539E"/>
    <w:rsid w:val="00497262"/>
    <w:rsid w:val="0049740B"/>
    <w:rsid w:val="004A188C"/>
    <w:rsid w:val="004A3C97"/>
    <w:rsid w:val="004A495D"/>
    <w:rsid w:val="004A78CE"/>
    <w:rsid w:val="004B0788"/>
    <w:rsid w:val="004B3590"/>
    <w:rsid w:val="004B39A1"/>
    <w:rsid w:val="004B6CFC"/>
    <w:rsid w:val="004B76C7"/>
    <w:rsid w:val="004C008C"/>
    <w:rsid w:val="004C0AE9"/>
    <w:rsid w:val="004C182C"/>
    <w:rsid w:val="004C18C0"/>
    <w:rsid w:val="004C1FF5"/>
    <w:rsid w:val="004C33D7"/>
    <w:rsid w:val="004C3E97"/>
    <w:rsid w:val="004C5D37"/>
    <w:rsid w:val="004D018F"/>
    <w:rsid w:val="004D1CEF"/>
    <w:rsid w:val="004D1E51"/>
    <w:rsid w:val="004D221A"/>
    <w:rsid w:val="004D3B07"/>
    <w:rsid w:val="004D3EF4"/>
    <w:rsid w:val="004E13C8"/>
    <w:rsid w:val="004E1B50"/>
    <w:rsid w:val="004E2291"/>
    <w:rsid w:val="004E2888"/>
    <w:rsid w:val="004E4468"/>
    <w:rsid w:val="004E4CF4"/>
    <w:rsid w:val="004E4F76"/>
    <w:rsid w:val="004E5EFD"/>
    <w:rsid w:val="004E65A2"/>
    <w:rsid w:val="004E6857"/>
    <w:rsid w:val="004F0AC3"/>
    <w:rsid w:val="004F129B"/>
    <w:rsid w:val="004F2751"/>
    <w:rsid w:val="004F328A"/>
    <w:rsid w:val="004F41BA"/>
    <w:rsid w:val="004F4AB3"/>
    <w:rsid w:val="004F5564"/>
    <w:rsid w:val="004F72F9"/>
    <w:rsid w:val="004F7726"/>
    <w:rsid w:val="004F7B38"/>
    <w:rsid w:val="00502D5F"/>
    <w:rsid w:val="00503AEB"/>
    <w:rsid w:val="00510DCA"/>
    <w:rsid w:val="0051183A"/>
    <w:rsid w:val="0051197F"/>
    <w:rsid w:val="00511EA5"/>
    <w:rsid w:val="005142D7"/>
    <w:rsid w:val="005146D6"/>
    <w:rsid w:val="00514CD5"/>
    <w:rsid w:val="00516EF9"/>
    <w:rsid w:val="00517659"/>
    <w:rsid w:val="00517974"/>
    <w:rsid w:val="0052018C"/>
    <w:rsid w:val="00520A6E"/>
    <w:rsid w:val="00521014"/>
    <w:rsid w:val="005219D8"/>
    <w:rsid w:val="005309FC"/>
    <w:rsid w:val="00531732"/>
    <w:rsid w:val="00533257"/>
    <w:rsid w:val="0053469B"/>
    <w:rsid w:val="005359B4"/>
    <w:rsid w:val="00536480"/>
    <w:rsid w:val="0053797A"/>
    <w:rsid w:val="00542A1E"/>
    <w:rsid w:val="00542F35"/>
    <w:rsid w:val="0054448C"/>
    <w:rsid w:val="00544DF3"/>
    <w:rsid w:val="00545281"/>
    <w:rsid w:val="005455B9"/>
    <w:rsid w:val="00547620"/>
    <w:rsid w:val="00550764"/>
    <w:rsid w:val="00551293"/>
    <w:rsid w:val="00552C2C"/>
    <w:rsid w:val="00553BE6"/>
    <w:rsid w:val="00554453"/>
    <w:rsid w:val="00554EDF"/>
    <w:rsid w:val="005558B0"/>
    <w:rsid w:val="005561D0"/>
    <w:rsid w:val="00556F05"/>
    <w:rsid w:val="00557160"/>
    <w:rsid w:val="00557D4A"/>
    <w:rsid w:val="00557DA0"/>
    <w:rsid w:val="0056094C"/>
    <w:rsid w:val="00562CE3"/>
    <w:rsid w:val="0056350A"/>
    <w:rsid w:val="00563B2D"/>
    <w:rsid w:val="00566173"/>
    <w:rsid w:val="00566AE9"/>
    <w:rsid w:val="005704ED"/>
    <w:rsid w:val="00571211"/>
    <w:rsid w:val="00571696"/>
    <w:rsid w:val="00576421"/>
    <w:rsid w:val="00577DFD"/>
    <w:rsid w:val="00577EA3"/>
    <w:rsid w:val="00577EEE"/>
    <w:rsid w:val="005806F4"/>
    <w:rsid w:val="00580EE4"/>
    <w:rsid w:val="005823BB"/>
    <w:rsid w:val="00582A16"/>
    <w:rsid w:val="00582ECC"/>
    <w:rsid w:val="00583C45"/>
    <w:rsid w:val="00585888"/>
    <w:rsid w:val="005870B2"/>
    <w:rsid w:val="005902DF"/>
    <w:rsid w:val="005941CD"/>
    <w:rsid w:val="00594A76"/>
    <w:rsid w:val="00595DB9"/>
    <w:rsid w:val="005A2461"/>
    <w:rsid w:val="005A779A"/>
    <w:rsid w:val="005A7B18"/>
    <w:rsid w:val="005B0FA9"/>
    <w:rsid w:val="005B18E1"/>
    <w:rsid w:val="005B1C81"/>
    <w:rsid w:val="005B1DC5"/>
    <w:rsid w:val="005B2AD1"/>
    <w:rsid w:val="005B39C4"/>
    <w:rsid w:val="005B46E3"/>
    <w:rsid w:val="005B4C15"/>
    <w:rsid w:val="005B6FB7"/>
    <w:rsid w:val="005B72DC"/>
    <w:rsid w:val="005C0B4C"/>
    <w:rsid w:val="005C2ED1"/>
    <w:rsid w:val="005C35E8"/>
    <w:rsid w:val="005C36D6"/>
    <w:rsid w:val="005C3E80"/>
    <w:rsid w:val="005C5D24"/>
    <w:rsid w:val="005D2003"/>
    <w:rsid w:val="005D26A2"/>
    <w:rsid w:val="005D28FC"/>
    <w:rsid w:val="005D31BE"/>
    <w:rsid w:val="005D503F"/>
    <w:rsid w:val="005D5EF7"/>
    <w:rsid w:val="005D64AD"/>
    <w:rsid w:val="005D6A62"/>
    <w:rsid w:val="005E2E76"/>
    <w:rsid w:val="005E4656"/>
    <w:rsid w:val="005E500F"/>
    <w:rsid w:val="005E7B3A"/>
    <w:rsid w:val="005F0E99"/>
    <w:rsid w:val="005F26AE"/>
    <w:rsid w:val="005F3448"/>
    <w:rsid w:val="005F43BC"/>
    <w:rsid w:val="005F47D8"/>
    <w:rsid w:val="005F6EC4"/>
    <w:rsid w:val="005F7735"/>
    <w:rsid w:val="005F7766"/>
    <w:rsid w:val="005F7EDB"/>
    <w:rsid w:val="00601296"/>
    <w:rsid w:val="00601AA3"/>
    <w:rsid w:val="006025D7"/>
    <w:rsid w:val="0060332E"/>
    <w:rsid w:val="006035D7"/>
    <w:rsid w:val="00606A3B"/>
    <w:rsid w:val="00606B1E"/>
    <w:rsid w:val="00610BF8"/>
    <w:rsid w:val="00611045"/>
    <w:rsid w:val="00611C3F"/>
    <w:rsid w:val="00614998"/>
    <w:rsid w:val="00621335"/>
    <w:rsid w:val="00624217"/>
    <w:rsid w:val="006257C7"/>
    <w:rsid w:val="0062668E"/>
    <w:rsid w:val="006306AB"/>
    <w:rsid w:val="0063557F"/>
    <w:rsid w:val="006413DB"/>
    <w:rsid w:val="00643DB4"/>
    <w:rsid w:val="00644366"/>
    <w:rsid w:val="00645375"/>
    <w:rsid w:val="00646C7C"/>
    <w:rsid w:val="006475A5"/>
    <w:rsid w:val="00647EFE"/>
    <w:rsid w:val="00650160"/>
    <w:rsid w:val="00650595"/>
    <w:rsid w:val="006507EA"/>
    <w:rsid w:val="006527FD"/>
    <w:rsid w:val="006542D5"/>
    <w:rsid w:val="0065593A"/>
    <w:rsid w:val="00656892"/>
    <w:rsid w:val="006570F1"/>
    <w:rsid w:val="00665823"/>
    <w:rsid w:val="00665874"/>
    <w:rsid w:val="00666235"/>
    <w:rsid w:val="00667EAA"/>
    <w:rsid w:val="00670F5C"/>
    <w:rsid w:val="006711FF"/>
    <w:rsid w:val="0067229C"/>
    <w:rsid w:val="00673CEC"/>
    <w:rsid w:val="006740A2"/>
    <w:rsid w:val="00674344"/>
    <w:rsid w:val="00675A0A"/>
    <w:rsid w:val="006779FC"/>
    <w:rsid w:val="00683E49"/>
    <w:rsid w:val="0068600D"/>
    <w:rsid w:val="0068672D"/>
    <w:rsid w:val="006910C5"/>
    <w:rsid w:val="00691D10"/>
    <w:rsid w:val="00692559"/>
    <w:rsid w:val="006931D0"/>
    <w:rsid w:val="00694CD3"/>
    <w:rsid w:val="00694FD5"/>
    <w:rsid w:val="00696E60"/>
    <w:rsid w:val="0069729B"/>
    <w:rsid w:val="0069736E"/>
    <w:rsid w:val="00697784"/>
    <w:rsid w:val="00697A2A"/>
    <w:rsid w:val="006A0081"/>
    <w:rsid w:val="006A0ACC"/>
    <w:rsid w:val="006A314D"/>
    <w:rsid w:val="006A3284"/>
    <w:rsid w:val="006A53BD"/>
    <w:rsid w:val="006A55B4"/>
    <w:rsid w:val="006A55C2"/>
    <w:rsid w:val="006A5940"/>
    <w:rsid w:val="006A6900"/>
    <w:rsid w:val="006A6EDA"/>
    <w:rsid w:val="006B17BC"/>
    <w:rsid w:val="006B1DB1"/>
    <w:rsid w:val="006B21C3"/>
    <w:rsid w:val="006B267C"/>
    <w:rsid w:val="006B3588"/>
    <w:rsid w:val="006B3C27"/>
    <w:rsid w:val="006B455F"/>
    <w:rsid w:val="006B4833"/>
    <w:rsid w:val="006B604B"/>
    <w:rsid w:val="006C090A"/>
    <w:rsid w:val="006C0F34"/>
    <w:rsid w:val="006C1ADF"/>
    <w:rsid w:val="006C2812"/>
    <w:rsid w:val="006C282A"/>
    <w:rsid w:val="006C4087"/>
    <w:rsid w:val="006C49E1"/>
    <w:rsid w:val="006C6EEE"/>
    <w:rsid w:val="006D53BB"/>
    <w:rsid w:val="006D53E0"/>
    <w:rsid w:val="006D637F"/>
    <w:rsid w:val="006D70ED"/>
    <w:rsid w:val="006E24DA"/>
    <w:rsid w:val="006E5154"/>
    <w:rsid w:val="006E5E4C"/>
    <w:rsid w:val="006E619B"/>
    <w:rsid w:val="006F02BD"/>
    <w:rsid w:val="006F06D3"/>
    <w:rsid w:val="006F254D"/>
    <w:rsid w:val="006F2A4F"/>
    <w:rsid w:val="006F385D"/>
    <w:rsid w:val="006F5892"/>
    <w:rsid w:val="006F6463"/>
    <w:rsid w:val="0070141C"/>
    <w:rsid w:val="00701552"/>
    <w:rsid w:val="00702DEB"/>
    <w:rsid w:val="00703459"/>
    <w:rsid w:val="0070345B"/>
    <w:rsid w:val="00703878"/>
    <w:rsid w:val="00704060"/>
    <w:rsid w:val="0070455C"/>
    <w:rsid w:val="0071173B"/>
    <w:rsid w:val="00713669"/>
    <w:rsid w:val="00715DF2"/>
    <w:rsid w:val="00716D54"/>
    <w:rsid w:val="0072001F"/>
    <w:rsid w:val="007202DA"/>
    <w:rsid w:val="00722F8E"/>
    <w:rsid w:val="00723295"/>
    <w:rsid w:val="00727C58"/>
    <w:rsid w:val="007304FE"/>
    <w:rsid w:val="00730BF9"/>
    <w:rsid w:val="007328AD"/>
    <w:rsid w:val="00732B94"/>
    <w:rsid w:val="00732C66"/>
    <w:rsid w:val="0073311A"/>
    <w:rsid w:val="0073336E"/>
    <w:rsid w:val="00737714"/>
    <w:rsid w:val="007406A0"/>
    <w:rsid w:val="0074195B"/>
    <w:rsid w:val="00741E3F"/>
    <w:rsid w:val="00742388"/>
    <w:rsid w:val="00742F84"/>
    <w:rsid w:val="00746033"/>
    <w:rsid w:val="00746EEC"/>
    <w:rsid w:val="00751188"/>
    <w:rsid w:val="00753A88"/>
    <w:rsid w:val="00753BD4"/>
    <w:rsid w:val="00754A28"/>
    <w:rsid w:val="00755268"/>
    <w:rsid w:val="0075544F"/>
    <w:rsid w:val="00755779"/>
    <w:rsid w:val="00756848"/>
    <w:rsid w:val="007568D6"/>
    <w:rsid w:val="007576F1"/>
    <w:rsid w:val="0076055D"/>
    <w:rsid w:val="00760EA4"/>
    <w:rsid w:val="007610E1"/>
    <w:rsid w:val="007629A3"/>
    <w:rsid w:val="00763C0F"/>
    <w:rsid w:val="00765963"/>
    <w:rsid w:val="00765BFC"/>
    <w:rsid w:val="0077082B"/>
    <w:rsid w:val="00772BB7"/>
    <w:rsid w:val="00777676"/>
    <w:rsid w:val="007778E2"/>
    <w:rsid w:val="007808DE"/>
    <w:rsid w:val="007824C8"/>
    <w:rsid w:val="00783051"/>
    <w:rsid w:val="007846F1"/>
    <w:rsid w:val="00784A54"/>
    <w:rsid w:val="00786171"/>
    <w:rsid w:val="007910C6"/>
    <w:rsid w:val="00791ACD"/>
    <w:rsid w:val="00791F06"/>
    <w:rsid w:val="007920C1"/>
    <w:rsid w:val="00792583"/>
    <w:rsid w:val="0079340B"/>
    <w:rsid w:val="00793A10"/>
    <w:rsid w:val="007955AE"/>
    <w:rsid w:val="0079770F"/>
    <w:rsid w:val="007A0CE3"/>
    <w:rsid w:val="007A2252"/>
    <w:rsid w:val="007A39BA"/>
    <w:rsid w:val="007B0A10"/>
    <w:rsid w:val="007B12AE"/>
    <w:rsid w:val="007B1C83"/>
    <w:rsid w:val="007B38A4"/>
    <w:rsid w:val="007B41CE"/>
    <w:rsid w:val="007B4ABD"/>
    <w:rsid w:val="007B55FE"/>
    <w:rsid w:val="007B5715"/>
    <w:rsid w:val="007B649A"/>
    <w:rsid w:val="007B780B"/>
    <w:rsid w:val="007C0ACC"/>
    <w:rsid w:val="007C199A"/>
    <w:rsid w:val="007C2112"/>
    <w:rsid w:val="007C2957"/>
    <w:rsid w:val="007C3C87"/>
    <w:rsid w:val="007C494B"/>
    <w:rsid w:val="007C6258"/>
    <w:rsid w:val="007C6504"/>
    <w:rsid w:val="007C6606"/>
    <w:rsid w:val="007D063A"/>
    <w:rsid w:val="007D4248"/>
    <w:rsid w:val="007D4E90"/>
    <w:rsid w:val="007D6CCD"/>
    <w:rsid w:val="007E1C06"/>
    <w:rsid w:val="007E3CDE"/>
    <w:rsid w:val="007F0DAC"/>
    <w:rsid w:val="007F1A34"/>
    <w:rsid w:val="007F1E86"/>
    <w:rsid w:val="007F2ECC"/>
    <w:rsid w:val="007F3F0B"/>
    <w:rsid w:val="007F5701"/>
    <w:rsid w:val="007F74CB"/>
    <w:rsid w:val="008071D1"/>
    <w:rsid w:val="008078DD"/>
    <w:rsid w:val="00811034"/>
    <w:rsid w:val="00811660"/>
    <w:rsid w:val="00812253"/>
    <w:rsid w:val="00813036"/>
    <w:rsid w:val="008136E5"/>
    <w:rsid w:val="008159B6"/>
    <w:rsid w:val="008170EA"/>
    <w:rsid w:val="008216AB"/>
    <w:rsid w:val="008218FE"/>
    <w:rsid w:val="008220E8"/>
    <w:rsid w:val="00823481"/>
    <w:rsid w:val="00826B95"/>
    <w:rsid w:val="0082782B"/>
    <w:rsid w:val="008308C9"/>
    <w:rsid w:val="00830B79"/>
    <w:rsid w:val="008310EE"/>
    <w:rsid w:val="00831C43"/>
    <w:rsid w:val="008325B2"/>
    <w:rsid w:val="00833428"/>
    <w:rsid w:val="00835947"/>
    <w:rsid w:val="00835B2F"/>
    <w:rsid w:val="00841A49"/>
    <w:rsid w:val="00841CF1"/>
    <w:rsid w:val="00841EDB"/>
    <w:rsid w:val="00842907"/>
    <w:rsid w:val="00844CD9"/>
    <w:rsid w:val="00846350"/>
    <w:rsid w:val="00846635"/>
    <w:rsid w:val="0084785D"/>
    <w:rsid w:val="00847B04"/>
    <w:rsid w:val="00850B04"/>
    <w:rsid w:val="00852FA0"/>
    <w:rsid w:val="00853E58"/>
    <w:rsid w:val="008541CA"/>
    <w:rsid w:val="00855047"/>
    <w:rsid w:val="008550C6"/>
    <w:rsid w:val="008565E4"/>
    <w:rsid w:val="00856CBD"/>
    <w:rsid w:val="00864C33"/>
    <w:rsid w:val="00865F1E"/>
    <w:rsid w:val="00866496"/>
    <w:rsid w:val="0087073A"/>
    <w:rsid w:val="00870950"/>
    <w:rsid w:val="0087123F"/>
    <w:rsid w:val="00871B9B"/>
    <w:rsid w:val="00873AF6"/>
    <w:rsid w:val="00873C1F"/>
    <w:rsid w:val="00873E11"/>
    <w:rsid w:val="0087590B"/>
    <w:rsid w:val="00875A38"/>
    <w:rsid w:val="008772B0"/>
    <w:rsid w:val="00877B27"/>
    <w:rsid w:val="00880465"/>
    <w:rsid w:val="008809C8"/>
    <w:rsid w:val="00882297"/>
    <w:rsid w:val="008827F9"/>
    <w:rsid w:val="00884BEF"/>
    <w:rsid w:val="00884E87"/>
    <w:rsid w:val="008870ED"/>
    <w:rsid w:val="008903FD"/>
    <w:rsid w:val="00890B64"/>
    <w:rsid w:val="00893202"/>
    <w:rsid w:val="0089385E"/>
    <w:rsid w:val="00893ECB"/>
    <w:rsid w:val="00896245"/>
    <w:rsid w:val="008A16C0"/>
    <w:rsid w:val="008A3E6D"/>
    <w:rsid w:val="008A4012"/>
    <w:rsid w:val="008A57A8"/>
    <w:rsid w:val="008A7C06"/>
    <w:rsid w:val="008B0D0B"/>
    <w:rsid w:val="008B2185"/>
    <w:rsid w:val="008B27B7"/>
    <w:rsid w:val="008B2F2C"/>
    <w:rsid w:val="008B448C"/>
    <w:rsid w:val="008B50E3"/>
    <w:rsid w:val="008B685E"/>
    <w:rsid w:val="008B7A9E"/>
    <w:rsid w:val="008C05E2"/>
    <w:rsid w:val="008C069B"/>
    <w:rsid w:val="008C1CCF"/>
    <w:rsid w:val="008C32B7"/>
    <w:rsid w:val="008C4A1F"/>
    <w:rsid w:val="008C4FCF"/>
    <w:rsid w:val="008C579F"/>
    <w:rsid w:val="008C58BB"/>
    <w:rsid w:val="008C6BB2"/>
    <w:rsid w:val="008C6F86"/>
    <w:rsid w:val="008C781B"/>
    <w:rsid w:val="008D1095"/>
    <w:rsid w:val="008D200D"/>
    <w:rsid w:val="008D2229"/>
    <w:rsid w:val="008D3848"/>
    <w:rsid w:val="008D4D0D"/>
    <w:rsid w:val="008D4E45"/>
    <w:rsid w:val="008D4F4E"/>
    <w:rsid w:val="008D5440"/>
    <w:rsid w:val="008D5C1B"/>
    <w:rsid w:val="008D6D54"/>
    <w:rsid w:val="008D78EE"/>
    <w:rsid w:val="008E0A14"/>
    <w:rsid w:val="008E1B6C"/>
    <w:rsid w:val="008E5C06"/>
    <w:rsid w:val="008E79D5"/>
    <w:rsid w:val="008E7F5D"/>
    <w:rsid w:val="008F05DA"/>
    <w:rsid w:val="008F07D2"/>
    <w:rsid w:val="008F2027"/>
    <w:rsid w:val="008F27BF"/>
    <w:rsid w:val="008F2804"/>
    <w:rsid w:val="008F39DC"/>
    <w:rsid w:val="008F49D3"/>
    <w:rsid w:val="008F59BE"/>
    <w:rsid w:val="008F6042"/>
    <w:rsid w:val="009008A6"/>
    <w:rsid w:val="00900A53"/>
    <w:rsid w:val="009020F2"/>
    <w:rsid w:val="00903756"/>
    <w:rsid w:val="00905537"/>
    <w:rsid w:val="0091079A"/>
    <w:rsid w:val="00912269"/>
    <w:rsid w:val="009124B7"/>
    <w:rsid w:val="0091490D"/>
    <w:rsid w:val="00915509"/>
    <w:rsid w:val="00917798"/>
    <w:rsid w:val="0092345C"/>
    <w:rsid w:val="00925437"/>
    <w:rsid w:val="00926327"/>
    <w:rsid w:val="00926350"/>
    <w:rsid w:val="0092712B"/>
    <w:rsid w:val="00927AFC"/>
    <w:rsid w:val="00930D7B"/>
    <w:rsid w:val="00930E38"/>
    <w:rsid w:val="009318F8"/>
    <w:rsid w:val="009322F4"/>
    <w:rsid w:val="00932602"/>
    <w:rsid w:val="0093376E"/>
    <w:rsid w:val="00936EE8"/>
    <w:rsid w:val="00942666"/>
    <w:rsid w:val="00946771"/>
    <w:rsid w:val="00950C1D"/>
    <w:rsid w:val="00951B7B"/>
    <w:rsid w:val="00953F1B"/>
    <w:rsid w:val="009552D5"/>
    <w:rsid w:val="00955651"/>
    <w:rsid w:val="009560F8"/>
    <w:rsid w:val="009561A0"/>
    <w:rsid w:val="00956AD6"/>
    <w:rsid w:val="00957BCB"/>
    <w:rsid w:val="00962F66"/>
    <w:rsid w:val="009635F1"/>
    <w:rsid w:val="00964EB6"/>
    <w:rsid w:val="00965C5F"/>
    <w:rsid w:val="00966D48"/>
    <w:rsid w:val="0096774A"/>
    <w:rsid w:val="0097243F"/>
    <w:rsid w:val="00972C0D"/>
    <w:rsid w:val="009765EB"/>
    <w:rsid w:val="009814F1"/>
    <w:rsid w:val="00981A7F"/>
    <w:rsid w:val="009825B2"/>
    <w:rsid w:val="00984913"/>
    <w:rsid w:val="0098526A"/>
    <w:rsid w:val="009862BA"/>
    <w:rsid w:val="009954FA"/>
    <w:rsid w:val="00995CED"/>
    <w:rsid w:val="009A0834"/>
    <w:rsid w:val="009A2579"/>
    <w:rsid w:val="009A37D1"/>
    <w:rsid w:val="009A7160"/>
    <w:rsid w:val="009A7750"/>
    <w:rsid w:val="009A7B55"/>
    <w:rsid w:val="009A7C6B"/>
    <w:rsid w:val="009B209C"/>
    <w:rsid w:val="009B26A7"/>
    <w:rsid w:val="009B3AC9"/>
    <w:rsid w:val="009B4276"/>
    <w:rsid w:val="009B50FA"/>
    <w:rsid w:val="009B57A0"/>
    <w:rsid w:val="009B5A27"/>
    <w:rsid w:val="009B5E06"/>
    <w:rsid w:val="009B6025"/>
    <w:rsid w:val="009B608D"/>
    <w:rsid w:val="009B6F7D"/>
    <w:rsid w:val="009B797D"/>
    <w:rsid w:val="009C0058"/>
    <w:rsid w:val="009C0DE8"/>
    <w:rsid w:val="009C1C3F"/>
    <w:rsid w:val="009C2369"/>
    <w:rsid w:val="009C315F"/>
    <w:rsid w:val="009C36EB"/>
    <w:rsid w:val="009C4986"/>
    <w:rsid w:val="009C513C"/>
    <w:rsid w:val="009C6148"/>
    <w:rsid w:val="009C616E"/>
    <w:rsid w:val="009C61DE"/>
    <w:rsid w:val="009C649B"/>
    <w:rsid w:val="009C697D"/>
    <w:rsid w:val="009C6BE2"/>
    <w:rsid w:val="009C701A"/>
    <w:rsid w:val="009D086F"/>
    <w:rsid w:val="009D0976"/>
    <w:rsid w:val="009D5C5F"/>
    <w:rsid w:val="009D5CFE"/>
    <w:rsid w:val="009D6674"/>
    <w:rsid w:val="009D6911"/>
    <w:rsid w:val="009D75E2"/>
    <w:rsid w:val="009E0BEF"/>
    <w:rsid w:val="009E0D05"/>
    <w:rsid w:val="009E14C5"/>
    <w:rsid w:val="009E1683"/>
    <w:rsid w:val="009E324B"/>
    <w:rsid w:val="009E50E8"/>
    <w:rsid w:val="009E5AAC"/>
    <w:rsid w:val="009E5B42"/>
    <w:rsid w:val="009E70C7"/>
    <w:rsid w:val="009E7A96"/>
    <w:rsid w:val="009E7CA4"/>
    <w:rsid w:val="009F09A1"/>
    <w:rsid w:val="009F357D"/>
    <w:rsid w:val="009F5650"/>
    <w:rsid w:val="009F699A"/>
    <w:rsid w:val="009F767A"/>
    <w:rsid w:val="00A016A3"/>
    <w:rsid w:val="00A022BB"/>
    <w:rsid w:val="00A02FB7"/>
    <w:rsid w:val="00A04445"/>
    <w:rsid w:val="00A04A68"/>
    <w:rsid w:val="00A05CF6"/>
    <w:rsid w:val="00A10375"/>
    <w:rsid w:val="00A1121C"/>
    <w:rsid w:val="00A11DFA"/>
    <w:rsid w:val="00A12601"/>
    <w:rsid w:val="00A131DC"/>
    <w:rsid w:val="00A155A4"/>
    <w:rsid w:val="00A20A9C"/>
    <w:rsid w:val="00A20C8C"/>
    <w:rsid w:val="00A20FD8"/>
    <w:rsid w:val="00A2192D"/>
    <w:rsid w:val="00A2320A"/>
    <w:rsid w:val="00A270C5"/>
    <w:rsid w:val="00A3099B"/>
    <w:rsid w:val="00A32193"/>
    <w:rsid w:val="00A35B71"/>
    <w:rsid w:val="00A36093"/>
    <w:rsid w:val="00A36BD4"/>
    <w:rsid w:val="00A37CF6"/>
    <w:rsid w:val="00A42AC4"/>
    <w:rsid w:val="00A42CF0"/>
    <w:rsid w:val="00A46CA5"/>
    <w:rsid w:val="00A54A69"/>
    <w:rsid w:val="00A56680"/>
    <w:rsid w:val="00A5685D"/>
    <w:rsid w:val="00A61AED"/>
    <w:rsid w:val="00A629D8"/>
    <w:rsid w:val="00A62C12"/>
    <w:rsid w:val="00A63024"/>
    <w:rsid w:val="00A66888"/>
    <w:rsid w:val="00A66C1D"/>
    <w:rsid w:val="00A66E2A"/>
    <w:rsid w:val="00A66E32"/>
    <w:rsid w:val="00A730C8"/>
    <w:rsid w:val="00A7393C"/>
    <w:rsid w:val="00A73E41"/>
    <w:rsid w:val="00A74476"/>
    <w:rsid w:val="00A75C93"/>
    <w:rsid w:val="00A808EB"/>
    <w:rsid w:val="00A810FC"/>
    <w:rsid w:val="00A8514B"/>
    <w:rsid w:val="00A90315"/>
    <w:rsid w:val="00A9125D"/>
    <w:rsid w:val="00A916AC"/>
    <w:rsid w:val="00A917DB"/>
    <w:rsid w:val="00A92626"/>
    <w:rsid w:val="00A9439C"/>
    <w:rsid w:val="00A94F36"/>
    <w:rsid w:val="00A97E34"/>
    <w:rsid w:val="00A97EEC"/>
    <w:rsid w:val="00AA1CA5"/>
    <w:rsid w:val="00AA27D7"/>
    <w:rsid w:val="00AA2CB0"/>
    <w:rsid w:val="00AA31F5"/>
    <w:rsid w:val="00AA71A4"/>
    <w:rsid w:val="00AB1D23"/>
    <w:rsid w:val="00AB337F"/>
    <w:rsid w:val="00AB4130"/>
    <w:rsid w:val="00AB5AE7"/>
    <w:rsid w:val="00AB6954"/>
    <w:rsid w:val="00AB6D9F"/>
    <w:rsid w:val="00AC1C2D"/>
    <w:rsid w:val="00AC20DC"/>
    <w:rsid w:val="00AC25B9"/>
    <w:rsid w:val="00AC2664"/>
    <w:rsid w:val="00AC2AEA"/>
    <w:rsid w:val="00AC2C7C"/>
    <w:rsid w:val="00AC54EB"/>
    <w:rsid w:val="00AC58C0"/>
    <w:rsid w:val="00AC7DC9"/>
    <w:rsid w:val="00AD0B01"/>
    <w:rsid w:val="00AD16EF"/>
    <w:rsid w:val="00AD2135"/>
    <w:rsid w:val="00AD3106"/>
    <w:rsid w:val="00AD4BF0"/>
    <w:rsid w:val="00AD5192"/>
    <w:rsid w:val="00AD5AA5"/>
    <w:rsid w:val="00AD7154"/>
    <w:rsid w:val="00AE0866"/>
    <w:rsid w:val="00AE1FB6"/>
    <w:rsid w:val="00AE27E0"/>
    <w:rsid w:val="00AE7781"/>
    <w:rsid w:val="00AE7AC1"/>
    <w:rsid w:val="00AF12BF"/>
    <w:rsid w:val="00AF17A4"/>
    <w:rsid w:val="00AF1D26"/>
    <w:rsid w:val="00AF2E7C"/>
    <w:rsid w:val="00AF35C4"/>
    <w:rsid w:val="00AF37A3"/>
    <w:rsid w:val="00AF3ABD"/>
    <w:rsid w:val="00AF57D3"/>
    <w:rsid w:val="00AF6109"/>
    <w:rsid w:val="00AF6811"/>
    <w:rsid w:val="00AF687D"/>
    <w:rsid w:val="00AF6E12"/>
    <w:rsid w:val="00B00627"/>
    <w:rsid w:val="00B01BB9"/>
    <w:rsid w:val="00B02A1E"/>
    <w:rsid w:val="00B02C1C"/>
    <w:rsid w:val="00B034A7"/>
    <w:rsid w:val="00B0494B"/>
    <w:rsid w:val="00B0500B"/>
    <w:rsid w:val="00B062CE"/>
    <w:rsid w:val="00B0686D"/>
    <w:rsid w:val="00B10155"/>
    <w:rsid w:val="00B1166A"/>
    <w:rsid w:val="00B11CCD"/>
    <w:rsid w:val="00B160AC"/>
    <w:rsid w:val="00B171BD"/>
    <w:rsid w:val="00B20D43"/>
    <w:rsid w:val="00B2119A"/>
    <w:rsid w:val="00B21B30"/>
    <w:rsid w:val="00B26A48"/>
    <w:rsid w:val="00B2787B"/>
    <w:rsid w:val="00B30B2E"/>
    <w:rsid w:val="00B3199A"/>
    <w:rsid w:val="00B351BD"/>
    <w:rsid w:val="00B35A24"/>
    <w:rsid w:val="00B35CA5"/>
    <w:rsid w:val="00B371EB"/>
    <w:rsid w:val="00B4075D"/>
    <w:rsid w:val="00B40B64"/>
    <w:rsid w:val="00B42DB6"/>
    <w:rsid w:val="00B43264"/>
    <w:rsid w:val="00B439F0"/>
    <w:rsid w:val="00B43B4D"/>
    <w:rsid w:val="00B440DD"/>
    <w:rsid w:val="00B45F3B"/>
    <w:rsid w:val="00B47E7A"/>
    <w:rsid w:val="00B5034F"/>
    <w:rsid w:val="00B510D6"/>
    <w:rsid w:val="00B5307F"/>
    <w:rsid w:val="00B53739"/>
    <w:rsid w:val="00B54398"/>
    <w:rsid w:val="00B55AEB"/>
    <w:rsid w:val="00B571E3"/>
    <w:rsid w:val="00B60336"/>
    <w:rsid w:val="00B60946"/>
    <w:rsid w:val="00B61064"/>
    <w:rsid w:val="00B61260"/>
    <w:rsid w:val="00B62B31"/>
    <w:rsid w:val="00B62BEC"/>
    <w:rsid w:val="00B62D44"/>
    <w:rsid w:val="00B63D18"/>
    <w:rsid w:val="00B6490C"/>
    <w:rsid w:val="00B6533E"/>
    <w:rsid w:val="00B65E87"/>
    <w:rsid w:val="00B731A3"/>
    <w:rsid w:val="00B757CA"/>
    <w:rsid w:val="00B75979"/>
    <w:rsid w:val="00B75CD2"/>
    <w:rsid w:val="00B7649F"/>
    <w:rsid w:val="00B77042"/>
    <w:rsid w:val="00B800A3"/>
    <w:rsid w:val="00B80336"/>
    <w:rsid w:val="00B8074F"/>
    <w:rsid w:val="00B81FE5"/>
    <w:rsid w:val="00B82364"/>
    <w:rsid w:val="00B86429"/>
    <w:rsid w:val="00B91BE7"/>
    <w:rsid w:val="00B92FFC"/>
    <w:rsid w:val="00B94D16"/>
    <w:rsid w:val="00B96BF3"/>
    <w:rsid w:val="00BA257D"/>
    <w:rsid w:val="00BA3A1A"/>
    <w:rsid w:val="00BB2BD7"/>
    <w:rsid w:val="00BB32FC"/>
    <w:rsid w:val="00BB3EC6"/>
    <w:rsid w:val="00BB4995"/>
    <w:rsid w:val="00BB521D"/>
    <w:rsid w:val="00BB5BCA"/>
    <w:rsid w:val="00BB67D8"/>
    <w:rsid w:val="00BB784F"/>
    <w:rsid w:val="00BC0433"/>
    <w:rsid w:val="00BC0EB9"/>
    <w:rsid w:val="00BC4758"/>
    <w:rsid w:val="00BC644F"/>
    <w:rsid w:val="00BC7B6B"/>
    <w:rsid w:val="00BD3280"/>
    <w:rsid w:val="00BD37C2"/>
    <w:rsid w:val="00BD39B5"/>
    <w:rsid w:val="00BD4839"/>
    <w:rsid w:val="00BD5529"/>
    <w:rsid w:val="00BD57BD"/>
    <w:rsid w:val="00BD5A16"/>
    <w:rsid w:val="00BD6492"/>
    <w:rsid w:val="00BD69B6"/>
    <w:rsid w:val="00BD6C6A"/>
    <w:rsid w:val="00BE0420"/>
    <w:rsid w:val="00BE1C58"/>
    <w:rsid w:val="00BE301D"/>
    <w:rsid w:val="00BE6CA5"/>
    <w:rsid w:val="00BF0A52"/>
    <w:rsid w:val="00BF0D13"/>
    <w:rsid w:val="00BF2126"/>
    <w:rsid w:val="00BF526A"/>
    <w:rsid w:val="00C00447"/>
    <w:rsid w:val="00C037EF"/>
    <w:rsid w:val="00C03CA7"/>
    <w:rsid w:val="00C04CDC"/>
    <w:rsid w:val="00C04D64"/>
    <w:rsid w:val="00C06248"/>
    <w:rsid w:val="00C07000"/>
    <w:rsid w:val="00C0733F"/>
    <w:rsid w:val="00C11BDC"/>
    <w:rsid w:val="00C13CC8"/>
    <w:rsid w:val="00C1404C"/>
    <w:rsid w:val="00C15D12"/>
    <w:rsid w:val="00C16E1B"/>
    <w:rsid w:val="00C20288"/>
    <w:rsid w:val="00C222EA"/>
    <w:rsid w:val="00C22577"/>
    <w:rsid w:val="00C253A5"/>
    <w:rsid w:val="00C2563B"/>
    <w:rsid w:val="00C25806"/>
    <w:rsid w:val="00C26A9E"/>
    <w:rsid w:val="00C26AFD"/>
    <w:rsid w:val="00C308A1"/>
    <w:rsid w:val="00C317FD"/>
    <w:rsid w:val="00C31F7E"/>
    <w:rsid w:val="00C34957"/>
    <w:rsid w:val="00C36AC9"/>
    <w:rsid w:val="00C37576"/>
    <w:rsid w:val="00C419BC"/>
    <w:rsid w:val="00C430FF"/>
    <w:rsid w:val="00C447DF"/>
    <w:rsid w:val="00C44892"/>
    <w:rsid w:val="00C44A59"/>
    <w:rsid w:val="00C45936"/>
    <w:rsid w:val="00C45C84"/>
    <w:rsid w:val="00C479F5"/>
    <w:rsid w:val="00C502B9"/>
    <w:rsid w:val="00C516D2"/>
    <w:rsid w:val="00C53005"/>
    <w:rsid w:val="00C535AD"/>
    <w:rsid w:val="00C5373B"/>
    <w:rsid w:val="00C54F58"/>
    <w:rsid w:val="00C56350"/>
    <w:rsid w:val="00C60E0E"/>
    <w:rsid w:val="00C63275"/>
    <w:rsid w:val="00C63B9B"/>
    <w:rsid w:val="00C65FF4"/>
    <w:rsid w:val="00C6643E"/>
    <w:rsid w:val="00C66837"/>
    <w:rsid w:val="00C676A8"/>
    <w:rsid w:val="00C7203D"/>
    <w:rsid w:val="00C72E18"/>
    <w:rsid w:val="00C738A7"/>
    <w:rsid w:val="00C74DE5"/>
    <w:rsid w:val="00C76652"/>
    <w:rsid w:val="00C775BE"/>
    <w:rsid w:val="00C8051B"/>
    <w:rsid w:val="00C824EE"/>
    <w:rsid w:val="00C85794"/>
    <w:rsid w:val="00C85ACD"/>
    <w:rsid w:val="00C8657C"/>
    <w:rsid w:val="00C87832"/>
    <w:rsid w:val="00C87C1A"/>
    <w:rsid w:val="00C902A6"/>
    <w:rsid w:val="00C908BF"/>
    <w:rsid w:val="00C91F33"/>
    <w:rsid w:val="00C92DB7"/>
    <w:rsid w:val="00C93CF5"/>
    <w:rsid w:val="00C94779"/>
    <w:rsid w:val="00C94B2E"/>
    <w:rsid w:val="00C95343"/>
    <w:rsid w:val="00C96F4F"/>
    <w:rsid w:val="00CA0585"/>
    <w:rsid w:val="00CA0E6A"/>
    <w:rsid w:val="00CA29E1"/>
    <w:rsid w:val="00CA3D40"/>
    <w:rsid w:val="00CA4D61"/>
    <w:rsid w:val="00CA6BA4"/>
    <w:rsid w:val="00CB0A83"/>
    <w:rsid w:val="00CB1FB8"/>
    <w:rsid w:val="00CB3F04"/>
    <w:rsid w:val="00CB57BB"/>
    <w:rsid w:val="00CB6A76"/>
    <w:rsid w:val="00CC0ED1"/>
    <w:rsid w:val="00CC2E58"/>
    <w:rsid w:val="00CC3470"/>
    <w:rsid w:val="00CC3D7F"/>
    <w:rsid w:val="00CC4391"/>
    <w:rsid w:val="00CC4DE4"/>
    <w:rsid w:val="00CC55B4"/>
    <w:rsid w:val="00CC5FE7"/>
    <w:rsid w:val="00CC6EE1"/>
    <w:rsid w:val="00CC7920"/>
    <w:rsid w:val="00CD147D"/>
    <w:rsid w:val="00CD2A4C"/>
    <w:rsid w:val="00CD3174"/>
    <w:rsid w:val="00CD5AEB"/>
    <w:rsid w:val="00CD65AE"/>
    <w:rsid w:val="00CE0597"/>
    <w:rsid w:val="00CE2074"/>
    <w:rsid w:val="00CE6474"/>
    <w:rsid w:val="00CE7554"/>
    <w:rsid w:val="00CF1ADB"/>
    <w:rsid w:val="00CF317C"/>
    <w:rsid w:val="00CF3F5A"/>
    <w:rsid w:val="00CF529D"/>
    <w:rsid w:val="00CF6BDA"/>
    <w:rsid w:val="00CF70B4"/>
    <w:rsid w:val="00D00DDD"/>
    <w:rsid w:val="00D0164C"/>
    <w:rsid w:val="00D01838"/>
    <w:rsid w:val="00D03326"/>
    <w:rsid w:val="00D0469C"/>
    <w:rsid w:val="00D049FA"/>
    <w:rsid w:val="00D05EA6"/>
    <w:rsid w:val="00D06DD3"/>
    <w:rsid w:val="00D07DD7"/>
    <w:rsid w:val="00D106C8"/>
    <w:rsid w:val="00D13222"/>
    <w:rsid w:val="00D13CF6"/>
    <w:rsid w:val="00D152EC"/>
    <w:rsid w:val="00D156B6"/>
    <w:rsid w:val="00D211F2"/>
    <w:rsid w:val="00D214C0"/>
    <w:rsid w:val="00D21C48"/>
    <w:rsid w:val="00D23C6E"/>
    <w:rsid w:val="00D2444E"/>
    <w:rsid w:val="00D24E35"/>
    <w:rsid w:val="00D2653F"/>
    <w:rsid w:val="00D27596"/>
    <w:rsid w:val="00D30C23"/>
    <w:rsid w:val="00D34A17"/>
    <w:rsid w:val="00D367CE"/>
    <w:rsid w:val="00D37DED"/>
    <w:rsid w:val="00D41028"/>
    <w:rsid w:val="00D410AC"/>
    <w:rsid w:val="00D412B6"/>
    <w:rsid w:val="00D419E3"/>
    <w:rsid w:val="00D42237"/>
    <w:rsid w:val="00D4403B"/>
    <w:rsid w:val="00D45C88"/>
    <w:rsid w:val="00D47088"/>
    <w:rsid w:val="00D51F97"/>
    <w:rsid w:val="00D52E65"/>
    <w:rsid w:val="00D53B72"/>
    <w:rsid w:val="00D542C5"/>
    <w:rsid w:val="00D553C9"/>
    <w:rsid w:val="00D57600"/>
    <w:rsid w:val="00D608CF"/>
    <w:rsid w:val="00D61095"/>
    <w:rsid w:val="00D634D7"/>
    <w:rsid w:val="00D63B31"/>
    <w:rsid w:val="00D64CFE"/>
    <w:rsid w:val="00D65FE4"/>
    <w:rsid w:val="00D66BC2"/>
    <w:rsid w:val="00D67B01"/>
    <w:rsid w:val="00D71622"/>
    <w:rsid w:val="00D720B3"/>
    <w:rsid w:val="00D73FF3"/>
    <w:rsid w:val="00D74218"/>
    <w:rsid w:val="00D75095"/>
    <w:rsid w:val="00D803A7"/>
    <w:rsid w:val="00D804D7"/>
    <w:rsid w:val="00D810FC"/>
    <w:rsid w:val="00D8625D"/>
    <w:rsid w:val="00D86773"/>
    <w:rsid w:val="00D871A1"/>
    <w:rsid w:val="00D87F72"/>
    <w:rsid w:val="00D90E76"/>
    <w:rsid w:val="00D91BD2"/>
    <w:rsid w:val="00D945A3"/>
    <w:rsid w:val="00D9676A"/>
    <w:rsid w:val="00D97953"/>
    <w:rsid w:val="00DA03B8"/>
    <w:rsid w:val="00DA27A4"/>
    <w:rsid w:val="00DA34A3"/>
    <w:rsid w:val="00DA75C9"/>
    <w:rsid w:val="00DB02A8"/>
    <w:rsid w:val="00DB09BB"/>
    <w:rsid w:val="00DB0F33"/>
    <w:rsid w:val="00DB1160"/>
    <w:rsid w:val="00DB18D7"/>
    <w:rsid w:val="00DB2D29"/>
    <w:rsid w:val="00DB5729"/>
    <w:rsid w:val="00DB663F"/>
    <w:rsid w:val="00DB689A"/>
    <w:rsid w:val="00DC0CC7"/>
    <w:rsid w:val="00DC10AA"/>
    <w:rsid w:val="00DC1376"/>
    <w:rsid w:val="00DC1EBF"/>
    <w:rsid w:val="00DC4DA8"/>
    <w:rsid w:val="00DC64EF"/>
    <w:rsid w:val="00DC6BC4"/>
    <w:rsid w:val="00DD0703"/>
    <w:rsid w:val="00DD1116"/>
    <w:rsid w:val="00DD1A98"/>
    <w:rsid w:val="00DD2A4B"/>
    <w:rsid w:val="00DD2CE5"/>
    <w:rsid w:val="00DD36C2"/>
    <w:rsid w:val="00DD3C12"/>
    <w:rsid w:val="00DD4310"/>
    <w:rsid w:val="00DD4AA9"/>
    <w:rsid w:val="00DD609B"/>
    <w:rsid w:val="00DD689A"/>
    <w:rsid w:val="00DE028E"/>
    <w:rsid w:val="00DE2725"/>
    <w:rsid w:val="00DE4B2F"/>
    <w:rsid w:val="00DE50E4"/>
    <w:rsid w:val="00DE5224"/>
    <w:rsid w:val="00DE6F32"/>
    <w:rsid w:val="00DE721F"/>
    <w:rsid w:val="00DE7978"/>
    <w:rsid w:val="00DF0E88"/>
    <w:rsid w:val="00DF1073"/>
    <w:rsid w:val="00DF1265"/>
    <w:rsid w:val="00DF2531"/>
    <w:rsid w:val="00DF2C53"/>
    <w:rsid w:val="00DF4170"/>
    <w:rsid w:val="00DF4951"/>
    <w:rsid w:val="00DF75E9"/>
    <w:rsid w:val="00DF7883"/>
    <w:rsid w:val="00E002B0"/>
    <w:rsid w:val="00E0117A"/>
    <w:rsid w:val="00E02818"/>
    <w:rsid w:val="00E02D23"/>
    <w:rsid w:val="00E02D40"/>
    <w:rsid w:val="00E03AF5"/>
    <w:rsid w:val="00E05C32"/>
    <w:rsid w:val="00E112A5"/>
    <w:rsid w:val="00E137A5"/>
    <w:rsid w:val="00E14163"/>
    <w:rsid w:val="00E141C8"/>
    <w:rsid w:val="00E14833"/>
    <w:rsid w:val="00E158FD"/>
    <w:rsid w:val="00E1761B"/>
    <w:rsid w:val="00E24969"/>
    <w:rsid w:val="00E25540"/>
    <w:rsid w:val="00E2557E"/>
    <w:rsid w:val="00E30732"/>
    <w:rsid w:val="00E30E85"/>
    <w:rsid w:val="00E3183C"/>
    <w:rsid w:val="00E3251F"/>
    <w:rsid w:val="00E33745"/>
    <w:rsid w:val="00E34D24"/>
    <w:rsid w:val="00E34EFB"/>
    <w:rsid w:val="00E355C0"/>
    <w:rsid w:val="00E377ED"/>
    <w:rsid w:val="00E404E6"/>
    <w:rsid w:val="00E423F4"/>
    <w:rsid w:val="00E4340E"/>
    <w:rsid w:val="00E451C1"/>
    <w:rsid w:val="00E45299"/>
    <w:rsid w:val="00E45AEE"/>
    <w:rsid w:val="00E46E14"/>
    <w:rsid w:val="00E519B6"/>
    <w:rsid w:val="00E51AA5"/>
    <w:rsid w:val="00E52AB2"/>
    <w:rsid w:val="00E52B8F"/>
    <w:rsid w:val="00E52FC4"/>
    <w:rsid w:val="00E54BCD"/>
    <w:rsid w:val="00E55851"/>
    <w:rsid w:val="00E56210"/>
    <w:rsid w:val="00E56D33"/>
    <w:rsid w:val="00E56DA3"/>
    <w:rsid w:val="00E56E68"/>
    <w:rsid w:val="00E57131"/>
    <w:rsid w:val="00E57D15"/>
    <w:rsid w:val="00E57E6F"/>
    <w:rsid w:val="00E601DD"/>
    <w:rsid w:val="00E63035"/>
    <w:rsid w:val="00E64CDC"/>
    <w:rsid w:val="00E65D82"/>
    <w:rsid w:val="00E721F4"/>
    <w:rsid w:val="00E74303"/>
    <w:rsid w:val="00E75B86"/>
    <w:rsid w:val="00E76442"/>
    <w:rsid w:val="00E76F04"/>
    <w:rsid w:val="00E83A51"/>
    <w:rsid w:val="00E84416"/>
    <w:rsid w:val="00E848D5"/>
    <w:rsid w:val="00E85324"/>
    <w:rsid w:val="00E86152"/>
    <w:rsid w:val="00E9156C"/>
    <w:rsid w:val="00E9210C"/>
    <w:rsid w:val="00E932AA"/>
    <w:rsid w:val="00E94EC6"/>
    <w:rsid w:val="00E955FD"/>
    <w:rsid w:val="00E958B6"/>
    <w:rsid w:val="00E95B69"/>
    <w:rsid w:val="00E96C08"/>
    <w:rsid w:val="00E96FC9"/>
    <w:rsid w:val="00E97A45"/>
    <w:rsid w:val="00E97F7A"/>
    <w:rsid w:val="00EA0071"/>
    <w:rsid w:val="00EA089F"/>
    <w:rsid w:val="00EA3949"/>
    <w:rsid w:val="00EA3BF1"/>
    <w:rsid w:val="00EA3FE8"/>
    <w:rsid w:val="00EA4F29"/>
    <w:rsid w:val="00EA561B"/>
    <w:rsid w:val="00EA67F9"/>
    <w:rsid w:val="00EA79C4"/>
    <w:rsid w:val="00EB04BC"/>
    <w:rsid w:val="00EB0BFF"/>
    <w:rsid w:val="00EB1291"/>
    <w:rsid w:val="00EB530C"/>
    <w:rsid w:val="00EB5562"/>
    <w:rsid w:val="00EB5DCA"/>
    <w:rsid w:val="00EB6178"/>
    <w:rsid w:val="00EB62FF"/>
    <w:rsid w:val="00EB6324"/>
    <w:rsid w:val="00EB69D3"/>
    <w:rsid w:val="00EB778A"/>
    <w:rsid w:val="00EC302D"/>
    <w:rsid w:val="00EC3F1B"/>
    <w:rsid w:val="00EC64E4"/>
    <w:rsid w:val="00EC6EB1"/>
    <w:rsid w:val="00EC7151"/>
    <w:rsid w:val="00EC7619"/>
    <w:rsid w:val="00EC7DC4"/>
    <w:rsid w:val="00ED02D9"/>
    <w:rsid w:val="00ED04D4"/>
    <w:rsid w:val="00ED11DC"/>
    <w:rsid w:val="00ED2AA2"/>
    <w:rsid w:val="00ED2FC6"/>
    <w:rsid w:val="00ED35C1"/>
    <w:rsid w:val="00ED3DC6"/>
    <w:rsid w:val="00ED47DA"/>
    <w:rsid w:val="00ED4EDA"/>
    <w:rsid w:val="00EE0A60"/>
    <w:rsid w:val="00EE125F"/>
    <w:rsid w:val="00EE1B95"/>
    <w:rsid w:val="00EE1E21"/>
    <w:rsid w:val="00EE3D61"/>
    <w:rsid w:val="00EE4D46"/>
    <w:rsid w:val="00EE5328"/>
    <w:rsid w:val="00EE5E65"/>
    <w:rsid w:val="00EE5F96"/>
    <w:rsid w:val="00EE6241"/>
    <w:rsid w:val="00EE6F6D"/>
    <w:rsid w:val="00EE777E"/>
    <w:rsid w:val="00EF0A9F"/>
    <w:rsid w:val="00EF1591"/>
    <w:rsid w:val="00EF29CC"/>
    <w:rsid w:val="00EF3AD8"/>
    <w:rsid w:val="00EF53FB"/>
    <w:rsid w:val="00F04AE5"/>
    <w:rsid w:val="00F05FC8"/>
    <w:rsid w:val="00F063D9"/>
    <w:rsid w:val="00F07760"/>
    <w:rsid w:val="00F1023A"/>
    <w:rsid w:val="00F10A69"/>
    <w:rsid w:val="00F10BA8"/>
    <w:rsid w:val="00F10CA5"/>
    <w:rsid w:val="00F10EC5"/>
    <w:rsid w:val="00F1106C"/>
    <w:rsid w:val="00F112C1"/>
    <w:rsid w:val="00F118FE"/>
    <w:rsid w:val="00F12A93"/>
    <w:rsid w:val="00F13513"/>
    <w:rsid w:val="00F138A8"/>
    <w:rsid w:val="00F159E5"/>
    <w:rsid w:val="00F2092B"/>
    <w:rsid w:val="00F2263D"/>
    <w:rsid w:val="00F23A0B"/>
    <w:rsid w:val="00F26271"/>
    <w:rsid w:val="00F31D4C"/>
    <w:rsid w:val="00F3215A"/>
    <w:rsid w:val="00F3333E"/>
    <w:rsid w:val="00F35014"/>
    <w:rsid w:val="00F370D0"/>
    <w:rsid w:val="00F401E3"/>
    <w:rsid w:val="00F4133C"/>
    <w:rsid w:val="00F41BB5"/>
    <w:rsid w:val="00F5296C"/>
    <w:rsid w:val="00F56069"/>
    <w:rsid w:val="00F5659A"/>
    <w:rsid w:val="00F565BB"/>
    <w:rsid w:val="00F6224D"/>
    <w:rsid w:val="00F62917"/>
    <w:rsid w:val="00F62AB3"/>
    <w:rsid w:val="00F62FDE"/>
    <w:rsid w:val="00F63A83"/>
    <w:rsid w:val="00F64F5F"/>
    <w:rsid w:val="00F6578F"/>
    <w:rsid w:val="00F65F8A"/>
    <w:rsid w:val="00F66B4A"/>
    <w:rsid w:val="00F67D7C"/>
    <w:rsid w:val="00F67D91"/>
    <w:rsid w:val="00F82083"/>
    <w:rsid w:val="00F833F1"/>
    <w:rsid w:val="00F8340D"/>
    <w:rsid w:val="00F83E39"/>
    <w:rsid w:val="00F8617F"/>
    <w:rsid w:val="00F861A9"/>
    <w:rsid w:val="00F87A74"/>
    <w:rsid w:val="00F91ED8"/>
    <w:rsid w:val="00F95AAF"/>
    <w:rsid w:val="00F9641E"/>
    <w:rsid w:val="00F96520"/>
    <w:rsid w:val="00F9674D"/>
    <w:rsid w:val="00F970EE"/>
    <w:rsid w:val="00FA064C"/>
    <w:rsid w:val="00FA0A7A"/>
    <w:rsid w:val="00FA1104"/>
    <w:rsid w:val="00FA5566"/>
    <w:rsid w:val="00FA5812"/>
    <w:rsid w:val="00FB0C6F"/>
    <w:rsid w:val="00FB17A3"/>
    <w:rsid w:val="00FB3001"/>
    <w:rsid w:val="00FB3422"/>
    <w:rsid w:val="00FB5015"/>
    <w:rsid w:val="00FB5561"/>
    <w:rsid w:val="00FC042E"/>
    <w:rsid w:val="00FC0CAC"/>
    <w:rsid w:val="00FC1CCA"/>
    <w:rsid w:val="00FC2A2E"/>
    <w:rsid w:val="00FC3394"/>
    <w:rsid w:val="00FC4B34"/>
    <w:rsid w:val="00FC5215"/>
    <w:rsid w:val="00FC5BFF"/>
    <w:rsid w:val="00FC6019"/>
    <w:rsid w:val="00FC6797"/>
    <w:rsid w:val="00FC6964"/>
    <w:rsid w:val="00FD1D51"/>
    <w:rsid w:val="00FD3381"/>
    <w:rsid w:val="00FD3845"/>
    <w:rsid w:val="00FD4351"/>
    <w:rsid w:val="00FD5268"/>
    <w:rsid w:val="00FD5439"/>
    <w:rsid w:val="00FD69F3"/>
    <w:rsid w:val="00FD77AF"/>
    <w:rsid w:val="00FD7E91"/>
    <w:rsid w:val="00FE1311"/>
    <w:rsid w:val="00FE2584"/>
    <w:rsid w:val="00FE2E57"/>
    <w:rsid w:val="00FE4484"/>
    <w:rsid w:val="00FE5ADD"/>
    <w:rsid w:val="00FE6114"/>
    <w:rsid w:val="00FE7172"/>
    <w:rsid w:val="00FF1D45"/>
    <w:rsid w:val="00FF26CD"/>
    <w:rsid w:val="00FF26D8"/>
    <w:rsid w:val="00FF2928"/>
    <w:rsid w:val="00FF2CF8"/>
    <w:rsid w:val="00FF3ECB"/>
    <w:rsid w:val="00FF4CDF"/>
    <w:rsid w:val="00FF4F73"/>
    <w:rsid w:val="00FF508C"/>
    <w:rsid w:val="00FF7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236BB"/>
  <w15:chartTrackingRefBased/>
  <w15:docId w15:val="{4B5DE67A-DE8C-411D-A271-B8D0A87E4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color w:val="595959" w:themeColor="text1" w:themeTint="A6"/>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D6911"/>
    <w:pPr>
      <w:spacing w:line="300" w:lineRule="exact"/>
      <w:jc w:val="both"/>
    </w:pPr>
    <w:rPr>
      <w:rFonts w:asciiTheme="minorHAnsi" w:eastAsiaTheme="minorEastAsia" w:hAnsiTheme="minorHAnsi"/>
      <w:color w:val="000000" w:themeColor="text1"/>
      <w:lang w:val="en-GB" w:eastAsia="ja-JP"/>
    </w:rPr>
  </w:style>
  <w:style w:type="paragraph" w:styleId="Heading1">
    <w:name w:val="heading 1"/>
    <w:basedOn w:val="Normal"/>
    <w:next w:val="Normal"/>
    <w:link w:val="Heading1Char"/>
    <w:uiPriority w:val="9"/>
    <w:qFormat/>
    <w:rsid w:val="009C697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660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1D10"/>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2,References,List Paragraph (numbered (a)),Liste 1,List Paragraph1,Numbered List Paragraph,List Bullet Mary,Medium Grid 1 - Accent 21,Colorful List - Accent 11,ReferencesCxSpLast,List Paragraph nowy"/>
    <w:basedOn w:val="Normal"/>
    <w:link w:val="ListParagraphChar"/>
    <w:uiPriority w:val="34"/>
    <w:qFormat/>
    <w:rsid w:val="00855047"/>
    <w:pPr>
      <w:ind w:left="720"/>
      <w:contextualSpacing/>
    </w:pPr>
  </w:style>
  <w:style w:type="character" w:styleId="Hyperlink">
    <w:name w:val="Hyperlink"/>
    <w:basedOn w:val="DefaultParagraphFont"/>
    <w:uiPriority w:val="99"/>
    <w:unhideWhenUsed/>
    <w:rsid w:val="00812253"/>
    <w:rPr>
      <w:color w:val="0563C1" w:themeColor="hyperlink"/>
      <w:u w:val="single"/>
    </w:rPr>
  </w:style>
  <w:style w:type="table" w:styleId="TableGrid">
    <w:name w:val="Table Grid"/>
    <w:basedOn w:val="TableNormal"/>
    <w:uiPriority w:val="99"/>
    <w:rsid w:val="00DC1376"/>
    <w:rPr>
      <w:rFonts w:asciiTheme="minorHAnsi" w:hAnsiTheme="minorHAnsi" w:cstheme="minorBidi"/>
      <w:color w:val="aut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110CF"/>
    <w:pPr>
      <w:tabs>
        <w:tab w:val="center" w:pos="4513"/>
        <w:tab w:val="right" w:pos="9026"/>
      </w:tabs>
      <w:spacing w:line="240" w:lineRule="auto"/>
    </w:pPr>
  </w:style>
  <w:style w:type="character" w:customStyle="1" w:styleId="HeaderChar">
    <w:name w:val="Header Char"/>
    <w:basedOn w:val="DefaultParagraphFont"/>
    <w:link w:val="Header"/>
    <w:uiPriority w:val="99"/>
    <w:rsid w:val="003110CF"/>
    <w:rPr>
      <w:rFonts w:eastAsiaTheme="minorEastAsia"/>
      <w:color w:val="000000" w:themeColor="text1"/>
      <w:lang w:val="en-GB" w:eastAsia="ja-JP"/>
    </w:rPr>
  </w:style>
  <w:style w:type="paragraph" w:styleId="Footer">
    <w:name w:val="footer"/>
    <w:basedOn w:val="Normal"/>
    <w:link w:val="FooterChar"/>
    <w:uiPriority w:val="99"/>
    <w:unhideWhenUsed/>
    <w:rsid w:val="003110CF"/>
    <w:pPr>
      <w:tabs>
        <w:tab w:val="center" w:pos="4513"/>
        <w:tab w:val="right" w:pos="9026"/>
      </w:tabs>
      <w:spacing w:line="240" w:lineRule="auto"/>
    </w:pPr>
  </w:style>
  <w:style w:type="character" w:customStyle="1" w:styleId="FooterChar">
    <w:name w:val="Footer Char"/>
    <w:basedOn w:val="DefaultParagraphFont"/>
    <w:link w:val="Footer"/>
    <w:uiPriority w:val="99"/>
    <w:rsid w:val="003110CF"/>
    <w:rPr>
      <w:rFonts w:eastAsiaTheme="minorEastAsia"/>
      <w:color w:val="000000" w:themeColor="text1"/>
      <w:lang w:val="en-GB" w:eastAsia="ja-JP"/>
    </w:rPr>
  </w:style>
  <w:style w:type="paragraph" w:styleId="NormalWeb">
    <w:name w:val="Normal (Web)"/>
    <w:basedOn w:val="Normal"/>
    <w:uiPriority w:val="99"/>
    <w:unhideWhenUsed/>
    <w:rsid w:val="009D5CFE"/>
    <w:pPr>
      <w:spacing w:before="100" w:beforeAutospacing="1" w:after="100" w:afterAutospacing="1" w:line="240" w:lineRule="auto"/>
      <w:jc w:val="left"/>
    </w:pPr>
    <w:rPr>
      <w:rFonts w:ascii="Times New Roman" w:eastAsiaTheme="minorHAnsi" w:hAnsi="Times New Roman" w:cs="Times New Roman"/>
      <w:color w:val="auto"/>
      <w:sz w:val="24"/>
      <w:szCs w:val="24"/>
      <w:lang w:val="en-US" w:eastAsia="en-US"/>
    </w:rPr>
  </w:style>
  <w:style w:type="paragraph" w:styleId="BalloonText">
    <w:name w:val="Balloon Text"/>
    <w:basedOn w:val="Normal"/>
    <w:link w:val="BalloonTextChar"/>
    <w:uiPriority w:val="99"/>
    <w:semiHidden/>
    <w:unhideWhenUsed/>
    <w:rsid w:val="007E1C06"/>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E1C06"/>
    <w:rPr>
      <w:rFonts w:ascii="Times New Roman" w:eastAsiaTheme="minorEastAsia" w:hAnsi="Times New Roman" w:cs="Times New Roman"/>
      <w:color w:val="000000" w:themeColor="text1"/>
      <w:sz w:val="18"/>
      <w:szCs w:val="18"/>
      <w:lang w:val="en-GB" w:eastAsia="ja-JP"/>
    </w:rPr>
  </w:style>
  <w:style w:type="paragraph" w:customStyle="1" w:styleId="SectionHeading">
    <w:name w:val="Section Heading"/>
    <w:basedOn w:val="Normal"/>
    <w:link w:val="SectionHeadingChar"/>
    <w:autoRedefine/>
    <w:qFormat/>
    <w:rsid w:val="00697784"/>
    <w:pPr>
      <w:numPr>
        <w:numId w:val="2"/>
      </w:numPr>
      <w:spacing w:after="120"/>
      <w:ind w:left="714" w:hanging="357"/>
      <w:jc w:val="left"/>
      <w:outlineLvl w:val="0"/>
    </w:pPr>
    <w:rPr>
      <w:b/>
      <w:caps/>
      <w:sz w:val="24"/>
    </w:rPr>
  </w:style>
  <w:style w:type="paragraph" w:customStyle="1" w:styleId="Normalnumbered">
    <w:name w:val="Normal numbered"/>
    <w:basedOn w:val="ListParagraph"/>
    <w:link w:val="NormalnumberedChar"/>
    <w:qFormat/>
    <w:rsid w:val="0015144A"/>
    <w:pPr>
      <w:numPr>
        <w:numId w:val="7"/>
      </w:numPr>
      <w:spacing w:after="240"/>
      <w:contextualSpacing w:val="0"/>
    </w:pPr>
    <w:rPr>
      <w:sz w:val="24"/>
      <w:szCs w:val="20"/>
    </w:rPr>
  </w:style>
  <w:style w:type="character" w:customStyle="1" w:styleId="SectionHeadingChar">
    <w:name w:val="Section Heading Char"/>
    <w:basedOn w:val="DefaultParagraphFont"/>
    <w:link w:val="SectionHeading"/>
    <w:rsid w:val="00697784"/>
    <w:rPr>
      <w:rFonts w:asciiTheme="minorHAnsi" w:eastAsiaTheme="minorEastAsia" w:hAnsiTheme="minorHAnsi"/>
      <w:b/>
      <w:caps/>
      <w:color w:val="000000" w:themeColor="text1"/>
      <w:sz w:val="24"/>
      <w:lang w:val="en-GB" w:eastAsia="ja-JP"/>
    </w:rPr>
  </w:style>
  <w:style w:type="character" w:customStyle="1" w:styleId="ListParagraphChar">
    <w:name w:val="List Paragraph Char"/>
    <w:aliases w:val="List Paragraph2 Char,References Char,List Paragraph (numbered (a)) Char,Liste 1 Char,List Paragraph1 Char,Numbered List Paragraph Char,List Bullet Mary Char,Medium Grid 1 - Accent 21 Char,Colorful List - Accent 11 Char"/>
    <w:basedOn w:val="DefaultParagraphFont"/>
    <w:link w:val="ListParagraph"/>
    <w:uiPriority w:val="34"/>
    <w:rsid w:val="001260FA"/>
    <w:rPr>
      <w:rFonts w:eastAsiaTheme="minorEastAsia"/>
      <w:color w:val="000000" w:themeColor="text1"/>
      <w:lang w:val="en-GB" w:eastAsia="ja-JP"/>
    </w:rPr>
  </w:style>
  <w:style w:type="character" w:customStyle="1" w:styleId="NormalnumberedChar">
    <w:name w:val="Normal numbered Char"/>
    <w:basedOn w:val="ListParagraphChar"/>
    <w:link w:val="Normalnumbered"/>
    <w:rsid w:val="0015144A"/>
    <w:rPr>
      <w:rFonts w:asciiTheme="minorHAnsi" w:eastAsiaTheme="minorEastAsia" w:hAnsiTheme="minorHAnsi"/>
      <w:color w:val="000000" w:themeColor="text1"/>
      <w:sz w:val="24"/>
      <w:szCs w:val="20"/>
      <w:lang w:val="en-GB" w:eastAsia="ja-JP"/>
    </w:rPr>
  </w:style>
  <w:style w:type="table" w:styleId="GridTable6Colorful">
    <w:name w:val="Grid Table 6 Colorful"/>
    <w:basedOn w:val="TableNormal"/>
    <w:uiPriority w:val="51"/>
    <w:rsid w:val="00472284"/>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FootnoteText">
    <w:name w:val="footnote text"/>
    <w:aliases w:val="Testo nota a piè di pagina Carattere,footnote text,single space,fn,FOOTNOTES,Footnote Text Char Char,Geneva 9,Font: Geneva 9,Boston 10,f,Fodnotetekst Tegn,Footnote Text Char2 Char,Footnote Text Char1 Char Char,ft,Char"/>
    <w:basedOn w:val="Normal"/>
    <w:link w:val="FootnoteTextChar"/>
    <w:uiPriority w:val="99"/>
    <w:semiHidden/>
    <w:unhideWhenUsed/>
    <w:qFormat/>
    <w:rsid w:val="00E34D24"/>
    <w:pPr>
      <w:spacing w:line="240" w:lineRule="auto"/>
    </w:pPr>
    <w:rPr>
      <w:sz w:val="20"/>
      <w:szCs w:val="20"/>
    </w:rPr>
  </w:style>
  <w:style w:type="character" w:customStyle="1" w:styleId="FootnoteTextChar">
    <w:name w:val="Footnote Text Char"/>
    <w:aliases w:val="Testo nota a piè di pagina Carattere Char,footnote text Char,single space Char,fn Char,FOOTNOTES Char,Footnote Text Char Char Char,Geneva 9 Char,Font: Geneva 9 Char,Boston 10 Char,f Char,Fodnotetekst Tegn Char,ft Char,Char Char2"/>
    <w:basedOn w:val="DefaultParagraphFont"/>
    <w:link w:val="FootnoteText"/>
    <w:uiPriority w:val="99"/>
    <w:semiHidden/>
    <w:rsid w:val="00E34D24"/>
    <w:rPr>
      <w:rFonts w:asciiTheme="minorHAnsi" w:eastAsiaTheme="minorEastAsia" w:hAnsiTheme="minorHAnsi"/>
      <w:color w:val="000000" w:themeColor="text1"/>
      <w:sz w:val="20"/>
      <w:szCs w:val="20"/>
      <w:lang w:val="en-GB" w:eastAsia="ja-JP"/>
    </w:rPr>
  </w:style>
  <w:style w:type="character" w:styleId="FootnoteReference">
    <w:name w:val="footnote reference"/>
    <w:aliases w:val="Footnote Reference Char Char Char,Carattere Char Carattere Carattere Char Carattere Char Carattere Char Char Char1 Char,Carattere Carattere Char Char Char Carattere Char,ftref,Char Char1,ft Char1,16 Point,FO,footnote ref,Char Char"/>
    <w:basedOn w:val="DefaultParagraphFont"/>
    <w:uiPriority w:val="99"/>
    <w:semiHidden/>
    <w:unhideWhenUsed/>
    <w:qFormat/>
    <w:rsid w:val="00E34D24"/>
    <w:rPr>
      <w:vertAlign w:val="superscript"/>
    </w:rPr>
  </w:style>
  <w:style w:type="character" w:styleId="CommentReference">
    <w:name w:val="annotation reference"/>
    <w:basedOn w:val="DefaultParagraphFont"/>
    <w:uiPriority w:val="99"/>
    <w:semiHidden/>
    <w:unhideWhenUsed/>
    <w:rsid w:val="00DF1265"/>
    <w:rPr>
      <w:sz w:val="16"/>
      <w:szCs w:val="16"/>
    </w:rPr>
  </w:style>
  <w:style w:type="paragraph" w:styleId="CommentText">
    <w:name w:val="annotation text"/>
    <w:basedOn w:val="Normal"/>
    <w:link w:val="CommentTextChar"/>
    <w:uiPriority w:val="99"/>
    <w:semiHidden/>
    <w:unhideWhenUsed/>
    <w:rsid w:val="00DF1265"/>
    <w:pPr>
      <w:spacing w:line="240" w:lineRule="auto"/>
    </w:pPr>
    <w:rPr>
      <w:sz w:val="20"/>
      <w:szCs w:val="20"/>
    </w:rPr>
  </w:style>
  <w:style w:type="character" w:customStyle="1" w:styleId="CommentTextChar">
    <w:name w:val="Comment Text Char"/>
    <w:basedOn w:val="DefaultParagraphFont"/>
    <w:link w:val="CommentText"/>
    <w:uiPriority w:val="99"/>
    <w:semiHidden/>
    <w:rsid w:val="00DF1265"/>
    <w:rPr>
      <w:rFonts w:asciiTheme="minorHAnsi" w:eastAsiaTheme="minorEastAsia" w:hAnsiTheme="minorHAnsi"/>
      <w:color w:val="000000" w:themeColor="text1"/>
      <w:sz w:val="20"/>
      <w:szCs w:val="20"/>
      <w:lang w:val="en-GB" w:eastAsia="ja-JP"/>
    </w:rPr>
  </w:style>
  <w:style w:type="paragraph" w:styleId="CommentSubject">
    <w:name w:val="annotation subject"/>
    <w:basedOn w:val="CommentText"/>
    <w:next w:val="CommentText"/>
    <w:link w:val="CommentSubjectChar"/>
    <w:uiPriority w:val="99"/>
    <w:semiHidden/>
    <w:unhideWhenUsed/>
    <w:rsid w:val="00DF1265"/>
    <w:rPr>
      <w:b/>
      <w:bCs/>
    </w:rPr>
  </w:style>
  <w:style w:type="character" w:customStyle="1" w:styleId="CommentSubjectChar">
    <w:name w:val="Comment Subject Char"/>
    <w:basedOn w:val="CommentTextChar"/>
    <w:link w:val="CommentSubject"/>
    <w:uiPriority w:val="99"/>
    <w:semiHidden/>
    <w:rsid w:val="00DF1265"/>
    <w:rPr>
      <w:rFonts w:asciiTheme="minorHAnsi" w:eastAsiaTheme="minorEastAsia" w:hAnsiTheme="minorHAnsi"/>
      <w:b/>
      <w:bCs/>
      <w:color w:val="000000" w:themeColor="text1"/>
      <w:sz w:val="20"/>
      <w:szCs w:val="20"/>
      <w:lang w:val="en-GB" w:eastAsia="ja-JP"/>
    </w:rPr>
  </w:style>
  <w:style w:type="paragraph" w:styleId="Revision">
    <w:name w:val="Revision"/>
    <w:hidden/>
    <w:uiPriority w:val="99"/>
    <w:semiHidden/>
    <w:rsid w:val="00CB3F04"/>
    <w:rPr>
      <w:rFonts w:asciiTheme="minorHAnsi" w:eastAsiaTheme="minorEastAsia" w:hAnsiTheme="minorHAnsi"/>
      <w:color w:val="000000" w:themeColor="text1"/>
      <w:lang w:val="en-GB" w:eastAsia="ja-JP"/>
    </w:rPr>
  </w:style>
  <w:style w:type="character" w:customStyle="1" w:styleId="Heading1Char">
    <w:name w:val="Heading 1 Char"/>
    <w:basedOn w:val="DefaultParagraphFont"/>
    <w:link w:val="Heading1"/>
    <w:uiPriority w:val="9"/>
    <w:rsid w:val="009C697D"/>
    <w:rPr>
      <w:rFonts w:asciiTheme="majorHAnsi" w:eastAsiaTheme="majorEastAsia" w:hAnsiTheme="majorHAnsi" w:cstheme="majorBidi"/>
      <w:color w:val="2F5496" w:themeColor="accent1" w:themeShade="BF"/>
      <w:sz w:val="32"/>
      <w:szCs w:val="32"/>
      <w:lang w:val="en-GB" w:eastAsia="ja-JP"/>
    </w:rPr>
  </w:style>
  <w:style w:type="character" w:styleId="SubtleEmphasis">
    <w:name w:val="Subtle Emphasis"/>
    <w:basedOn w:val="DefaultParagraphFont"/>
    <w:uiPriority w:val="19"/>
    <w:qFormat/>
    <w:rsid w:val="006E24DA"/>
    <w:rPr>
      <w:b/>
      <w:i/>
      <w:iCs/>
      <w:color w:val="404040" w:themeColor="text1" w:themeTint="BF"/>
      <w:sz w:val="28"/>
      <w:szCs w:val="28"/>
    </w:rPr>
  </w:style>
  <w:style w:type="paragraph" w:styleId="TOCHeading">
    <w:name w:val="TOC Heading"/>
    <w:basedOn w:val="Heading1"/>
    <w:next w:val="Normal"/>
    <w:uiPriority w:val="39"/>
    <w:unhideWhenUsed/>
    <w:qFormat/>
    <w:rsid w:val="007C6606"/>
    <w:pPr>
      <w:spacing w:line="259" w:lineRule="auto"/>
      <w:jc w:val="left"/>
      <w:outlineLvl w:val="9"/>
    </w:pPr>
    <w:rPr>
      <w:lang w:val="en-US" w:eastAsia="en-US"/>
    </w:rPr>
  </w:style>
  <w:style w:type="paragraph" w:styleId="TOC1">
    <w:name w:val="toc 1"/>
    <w:basedOn w:val="Normal"/>
    <w:next w:val="Normal"/>
    <w:autoRedefine/>
    <w:uiPriority w:val="39"/>
    <w:unhideWhenUsed/>
    <w:rsid w:val="007C6606"/>
    <w:pPr>
      <w:spacing w:after="100"/>
    </w:pPr>
  </w:style>
  <w:style w:type="paragraph" w:styleId="TOC2">
    <w:name w:val="toc 2"/>
    <w:basedOn w:val="Normal"/>
    <w:next w:val="Normal"/>
    <w:autoRedefine/>
    <w:uiPriority w:val="39"/>
    <w:unhideWhenUsed/>
    <w:rsid w:val="007C6606"/>
    <w:pPr>
      <w:spacing w:after="100" w:line="259" w:lineRule="auto"/>
      <w:ind w:left="220"/>
      <w:jc w:val="left"/>
    </w:pPr>
    <w:rPr>
      <w:rFonts w:cs="Times New Roman"/>
      <w:color w:val="auto"/>
      <w:lang w:val="en-US" w:eastAsia="en-US"/>
    </w:rPr>
  </w:style>
  <w:style w:type="paragraph" w:styleId="TOC3">
    <w:name w:val="toc 3"/>
    <w:basedOn w:val="Normal"/>
    <w:next w:val="Normal"/>
    <w:autoRedefine/>
    <w:uiPriority w:val="39"/>
    <w:unhideWhenUsed/>
    <w:rsid w:val="007C6606"/>
    <w:pPr>
      <w:spacing w:after="100" w:line="259" w:lineRule="auto"/>
      <w:ind w:left="440"/>
      <w:jc w:val="left"/>
    </w:pPr>
    <w:rPr>
      <w:rFonts w:cs="Times New Roman"/>
      <w:color w:val="auto"/>
      <w:lang w:val="en-US" w:eastAsia="en-US"/>
    </w:rPr>
  </w:style>
  <w:style w:type="character" w:customStyle="1" w:styleId="Heading2Char">
    <w:name w:val="Heading 2 Char"/>
    <w:basedOn w:val="DefaultParagraphFont"/>
    <w:link w:val="Heading2"/>
    <w:uiPriority w:val="9"/>
    <w:rsid w:val="007C6606"/>
    <w:rPr>
      <w:rFonts w:asciiTheme="majorHAnsi" w:eastAsiaTheme="majorEastAsia" w:hAnsiTheme="majorHAnsi" w:cstheme="majorBidi"/>
      <w:color w:val="2F5496" w:themeColor="accent1" w:themeShade="BF"/>
      <w:sz w:val="26"/>
      <w:szCs w:val="26"/>
      <w:lang w:val="en-GB" w:eastAsia="ja-JP"/>
    </w:rPr>
  </w:style>
  <w:style w:type="character" w:styleId="Strong">
    <w:name w:val="Strong"/>
    <w:basedOn w:val="DefaultParagraphFont"/>
    <w:uiPriority w:val="22"/>
    <w:qFormat/>
    <w:rsid w:val="00D67B01"/>
    <w:rPr>
      <w:b/>
      <w:bCs/>
    </w:rPr>
  </w:style>
  <w:style w:type="character" w:customStyle="1" w:styleId="Heading3Char">
    <w:name w:val="Heading 3 Char"/>
    <w:basedOn w:val="DefaultParagraphFont"/>
    <w:link w:val="Heading3"/>
    <w:uiPriority w:val="9"/>
    <w:rsid w:val="00691D10"/>
    <w:rPr>
      <w:rFonts w:asciiTheme="majorHAnsi" w:eastAsiaTheme="majorEastAsia" w:hAnsiTheme="majorHAnsi" w:cstheme="majorBidi"/>
      <w:color w:val="1F3763" w:themeColor="accent1" w:themeShade="7F"/>
      <w:sz w:val="24"/>
      <w:szCs w:val="24"/>
      <w:lang w:val="en-GB" w:eastAsia="ja-JP"/>
    </w:rPr>
  </w:style>
  <w:style w:type="paragraph" w:styleId="EndnoteText">
    <w:name w:val="endnote text"/>
    <w:basedOn w:val="Normal"/>
    <w:link w:val="EndnoteTextChar"/>
    <w:uiPriority w:val="99"/>
    <w:semiHidden/>
    <w:unhideWhenUsed/>
    <w:rsid w:val="0098526A"/>
    <w:pPr>
      <w:spacing w:line="240" w:lineRule="auto"/>
    </w:pPr>
    <w:rPr>
      <w:sz w:val="20"/>
      <w:szCs w:val="20"/>
    </w:rPr>
  </w:style>
  <w:style w:type="character" w:customStyle="1" w:styleId="EndnoteTextChar">
    <w:name w:val="Endnote Text Char"/>
    <w:basedOn w:val="DefaultParagraphFont"/>
    <w:link w:val="EndnoteText"/>
    <w:uiPriority w:val="99"/>
    <w:semiHidden/>
    <w:rsid w:val="0098526A"/>
    <w:rPr>
      <w:rFonts w:asciiTheme="minorHAnsi" w:eastAsiaTheme="minorEastAsia" w:hAnsiTheme="minorHAnsi"/>
      <w:color w:val="000000" w:themeColor="text1"/>
      <w:sz w:val="20"/>
      <w:szCs w:val="20"/>
      <w:lang w:val="en-GB" w:eastAsia="ja-JP"/>
    </w:rPr>
  </w:style>
  <w:style w:type="character" w:styleId="EndnoteReference">
    <w:name w:val="endnote reference"/>
    <w:basedOn w:val="DefaultParagraphFont"/>
    <w:uiPriority w:val="99"/>
    <w:semiHidden/>
    <w:unhideWhenUsed/>
    <w:rsid w:val="0098526A"/>
    <w:rPr>
      <w:vertAlign w:val="superscript"/>
    </w:rPr>
  </w:style>
  <w:style w:type="table" w:styleId="GridTable6Colorful-Accent3">
    <w:name w:val="Grid Table 6 Colorful Accent 3"/>
    <w:basedOn w:val="TableNormal"/>
    <w:uiPriority w:val="51"/>
    <w:rsid w:val="00F138A8"/>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ListTable2">
    <w:name w:val="List Table 2"/>
    <w:basedOn w:val="TableNormal"/>
    <w:uiPriority w:val="47"/>
    <w:rsid w:val="00AF6E12"/>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6E619B"/>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1">
    <w:name w:val="Plain Table 1"/>
    <w:basedOn w:val="TableNormal"/>
    <w:uiPriority w:val="41"/>
    <w:rsid w:val="00DC0CC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DE50E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5561D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9712128">
      <w:bodyDiv w:val="1"/>
      <w:marLeft w:val="0"/>
      <w:marRight w:val="0"/>
      <w:marTop w:val="0"/>
      <w:marBottom w:val="0"/>
      <w:divBdr>
        <w:top w:val="none" w:sz="0" w:space="0" w:color="auto"/>
        <w:left w:val="none" w:sz="0" w:space="0" w:color="auto"/>
        <w:bottom w:val="none" w:sz="0" w:space="0" w:color="auto"/>
        <w:right w:val="none" w:sz="0" w:space="0" w:color="auto"/>
      </w:divBdr>
    </w:div>
    <w:div w:id="186869962">
      <w:bodyDiv w:val="1"/>
      <w:marLeft w:val="0"/>
      <w:marRight w:val="0"/>
      <w:marTop w:val="0"/>
      <w:marBottom w:val="0"/>
      <w:divBdr>
        <w:top w:val="none" w:sz="0" w:space="0" w:color="auto"/>
        <w:left w:val="none" w:sz="0" w:space="0" w:color="auto"/>
        <w:bottom w:val="none" w:sz="0" w:space="0" w:color="auto"/>
        <w:right w:val="none" w:sz="0" w:space="0" w:color="auto"/>
      </w:divBdr>
    </w:div>
    <w:div w:id="202183235">
      <w:bodyDiv w:val="1"/>
      <w:marLeft w:val="0"/>
      <w:marRight w:val="0"/>
      <w:marTop w:val="0"/>
      <w:marBottom w:val="0"/>
      <w:divBdr>
        <w:top w:val="none" w:sz="0" w:space="0" w:color="auto"/>
        <w:left w:val="none" w:sz="0" w:space="0" w:color="auto"/>
        <w:bottom w:val="none" w:sz="0" w:space="0" w:color="auto"/>
        <w:right w:val="none" w:sz="0" w:space="0" w:color="auto"/>
      </w:divBdr>
    </w:div>
    <w:div w:id="209223365">
      <w:bodyDiv w:val="1"/>
      <w:marLeft w:val="0"/>
      <w:marRight w:val="0"/>
      <w:marTop w:val="0"/>
      <w:marBottom w:val="0"/>
      <w:divBdr>
        <w:top w:val="none" w:sz="0" w:space="0" w:color="auto"/>
        <w:left w:val="none" w:sz="0" w:space="0" w:color="auto"/>
        <w:bottom w:val="none" w:sz="0" w:space="0" w:color="auto"/>
        <w:right w:val="none" w:sz="0" w:space="0" w:color="auto"/>
      </w:divBdr>
    </w:div>
    <w:div w:id="214319403">
      <w:bodyDiv w:val="1"/>
      <w:marLeft w:val="0"/>
      <w:marRight w:val="0"/>
      <w:marTop w:val="0"/>
      <w:marBottom w:val="0"/>
      <w:divBdr>
        <w:top w:val="none" w:sz="0" w:space="0" w:color="auto"/>
        <w:left w:val="none" w:sz="0" w:space="0" w:color="auto"/>
        <w:bottom w:val="none" w:sz="0" w:space="0" w:color="auto"/>
        <w:right w:val="none" w:sz="0" w:space="0" w:color="auto"/>
      </w:divBdr>
    </w:div>
    <w:div w:id="215698697">
      <w:bodyDiv w:val="1"/>
      <w:marLeft w:val="0"/>
      <w:marRight w:val="0"/>
      <w:marTop w:val="0"/>
      <w:marBottom w:val="0"/>
      <w:divBdr>
        <w:top w:val="none" w:sz="0" w:space="0" w:color="auto"/>
        <w:left w:val="none" w:sz="0" w:space="0" w:color="auto"/>
        <w:bottom w:val="none" w:sz="0" w:space="0" w:color="auto"/>
        <w:right w:val="none" w:sz="0" w:space="0" w:color="auto"/>
      </w:divBdr>
    </w:div>
    <w:div w:id="258762482">
      <w:bodyDiv w:val="1"/>
      <w:marLeft w:val="0"/>
      <w:marRight w:val="0"/>
      <w:marTop w:val="0"/>
      <w:marBottom w:val="0"/>
      <w:divBdr>
        <w:top w:val="none" w:sz="0" w:space="0" w:color="auto"/>
        <w:left w:val="none" w:sz="0" w:space="0" w:color="auto"/>
        <w:bottom w:val="none" w:sz="0" w:space="0" w:color="auto"/>
        <w:right w:val="none" w:sz="0" w:space="0" w:color="auto"/>
      </w:divBdr>
    </w:div>
    <w:div w:id="262416266">
      <w:bodyDiv w:val="1"/>
      <w:marLeft w:val="0"/>
      <w:marRight w:val="0"/>
      <w:marTop w:val="0"/>
      <w:marBottom w:val="0"/>
      <w:divBdr>
        <w:top w:val="none" w:sz="0" w:space="0" w:color="auto"/>
        <w:left w:val="none" w:sz="0" w:space="0" w:color="auto"/>
        <w:bottom w:val="none" w:sz="0" w:space="0" w:color="auto"/>
        <w:right w:val="none" w:sz="0" w:space="0" w:color="auto"/>
      </w:divBdr>
    </w:div>
    <w:div w:id="341709382">
      <w:bodyDiv w:val="1"/>
      <w:marLeft w:val="0"/>
      <w:marRight w:val="0"/>
      <w:marTop w:val="0"/>
      <w:marBottom w:val="0"/>
      <w:divBdr>
        <w:top w:val="none" w:sz="0" w:space="0" w:color="auto"/>
        <w:left w:val="none" w:sz="0" w:space="0" w:color="auto"/>
        <w:bottom w:val="none" w:sz="0" w:space="0" w:color="auto"/>
        <w:right w:val="none" w:sz="0" w:space="0" w:color="auto"/>
      </w:divBdr>
    </w:div>
    <w:div w:id="375549346">
      <w:bodyDiv w:val="1"/>
      <w:marLeft w:val="0"/>
      <w:marRight w:val="0"/>
      <w:marTop w:val="0"/>
      <w:marBottom w:val="0"/>
      <w:divBdr>
        <w:top w:val="none" w:sz="0" w:space="0" w:color="auto"/>
        <w:left w:val="none" w:sz="0" w:space="0" w:color="auto"/>
        <w:bottom w:val="none" w:sz="0" w:space="0" w:color="auto"/>
        <w:right w:val="none" w:sz="0" w:space="0" w:color="auto"/>
      </w:divBdr>
    </w:div>
    <w:div w:id="407192405">
      <w:bodyDiv w:val="1"/>
      <w:marLeft w:val="0"/>
      <w:marRight w:val="0"/>
      <w:marTop w:val="0"/>
      <w:marBottom w:val="0"/>
      <w:divBdr>
        <w:top w:val="none" w:sz="0" w:space="0" w:color="auto"/>
        <w:left w:val="none" w:sz="0" w:space="0" w:color="auto"/>
        <w:bottom w:val="none" w:sz="0" w:space="0" w:color="auto"/>
        <w:right w:val="none" w:sz="0" w:space="0" w:color="auto"/>
      </w:divBdr>
    </w:div>
    <w:div w:id="443229032">
      <w:bodyDiv w:val="1"/>
      <w:marLeft w:val="0"/>
      <w:marRight w:val="0"/>
      <w:marTop w:val="0"/>
      <w:marBottom w:val="0"/>
      <w:divBdr>
        <w:top w:val="none" w:sz="0" w:space="0" w:color="auto"/>
        <w:left w:val="none" w:sz="0" w:space="0" w:color="auto"/>
        <w:bottom w:val="none" w:sz="0" w:space="0" w:color="auto"/>
        <w:right w:val="none" w:sz="0" w:space="0" w:color="auto"/>
      </w:divBdr>
    </w:div>
    <w:div w:id="457841076">
      <w:bodyDiv w:val="1"/>
      <w:marLeft w:val="0"/>
      <w:marRight w:val="0"/>
      <w:marTop w:val="0"/>
      <w:marBottom w:val="0"/>
      <w:divBdr>
        <w:top w:val="none" w:sz="0" w:space="0" w:color="auto"/>
        <w:left w:val="none" w:sz="0" w:space="0" w:color="auto"/>
        <w:bottom w:val="none" w:sz="0" w:space="0" w:color="auto"/>
        <w:right w:val="none" w:sz="0" w:space="0" w:color="auto"/>
      </w:divBdr>
    </w:div>
    <w:div w:id="485587478">
      <w:bodyDiv w:val="1"/>
      <w:marLeft w:val="0"/>
      <w:marRight w:val="0"/>
      <w:marTop w:val="0"/>
      <w:marBottom w:val="0"/>
      <w:divBdr>
        <w:top w:val="none" w:sz="0" w:space="0" w:color="auto"/>
        <w:left w:val="none" w:sz="0" w:space="0" w:color="auto"/>
        <w:bottom w:val="none" w:sz="0" w:space="0" w:color="auto"/>
        <w:right w:val="none" w:sz="0" w:space="0" w:color="auto"/>
      </w:divBdr>
    </w:div>
    <w:div w:id="545802074">
      <w:bodyDiv w:val="1"/>
      <w:marLeft w:val="0"/>
      <w:marRight w:val="0"/>
      <w:marTop w:val="0"/>
      <w:marBottom w:val="0"/>
      <w:divBdr>
        <w:top w:val="none" w:sz="0" w:space="0" w:color="auto"/>
        <w:left w:val="none" w:sz="0" w:space="0" w:color="auto"/>
        <w:bottom w:val="none" w:sz="0" w:space="0" w:color="auto"/>
        <w:right w:val="none" w:sz="0" w:space="0" w:color="auto"/>
      </w:divBdr>
    </w:div>
    <w:div w:id="556011684">
      <w:bodyDiv w:val="1"/>
      <w:marLeft w:val="0"/>
      <w:marRight w:val="0"/>
      <w:marTop w:val="0"/>
      <w:marBottom w:val="0"/>
      <w:divBdr>
        <w:top w:val="none" w:sz="0" w:space="0" w:color="auto"/>
        <w:left w:val="none" w:sz="0" w:space="0" w:color="auto"/>
        <w:bottom w:val="none" w:sz="0" w:space="0" w:color="auto"/>
        <w:right w:val="none" w:sz="0" w:space="0" w:color="auto"/>
      </w:divBdr>
    </w:div>
    <w:div w:id="584848528">
      <w:bodyDiv w:val="1"/>
      <w:marLeft w:val="0"/>
      <w:marRight w:val="0"/>
      <w:marTop w:val="0"/>
      <w:marBottom w:val="0"/>
      <w:divBdr>
        <w:top w:val="none" w:sz="0" w:space="0" w:color="auto"/>
        <w:left w:val="none" w:sz="0" w:space="0" w:color="auto"/>
        <w:bottom w:val="none" w:sz="0" w:space="0" w:color="auto"/>
        <w:right w:val="none" w:sz="0" w:space="0" w:color="auto"/>
      </w:divBdr>
    </w:div>
    <w:div w:id="602417845">
      <w:bodyDiv w:val="1"/>
      <w:marLeft w:val="0"/>
      <w:marRight w:val="0"/>
      <w:marTop w:val="0"/>
      <w:marBottom w:val="0"/>
      <w:divBdr>
        <w:top w:val="none" w:sz="0" w:space="0" w:color="auto"/>
        <w:left w:val="none" w:sz="0" w:space="0" w:color="auto"/>
        <w:bottom w:val="none" w:sz="0" w:space="0" w:color="auto"/>
        <w:right w:val="none" w:sz="0" w:space="0" w:color="auto"/>
      </w:divBdr>
    </w:div>
    <w:div w:id="725026193">
      <w:bodyDiv w:val="1"/>
      <w:marLeft w:val="0"/>
      <w:marRight w:val="0"/>
      <w:marTop w:val="0"/>
      <w:marBottom w:val="0"/>
      <w:divBdr>
        <w:top w:val="none" w:sz="0" w:space="0" w:color="auto"/>
        <w:left w:val="none" w:sz="0" w:space="0" w:color="auto"/>
        <w:bottom w:val="none" w:sz="0" w:space="0" w:color="auto"/>
        <w:right w:val="none" w:sz="0" w:space="0" w:color="auto"/>
      </w:divBdr>
    </w:div>
    <w:div w:id="763575603">
      <w:bodyDiv w:val="1"/>
      <w:marLeft w:val="0"/>
      <w:marRight w:val="0"/>
      <w:marTop w:val="0"/>
      <w:marBottom w:val="0"/>
      <w:divBdr>
        <w:top w:val="none" w:sz="0" w:space="0" w:color="auto"/>
        <w:left w:val="none" w:sz="0" w:space="0" w:color="auto"/>
        <w:bottom w:val="none" w:sz="0" w:space="0" w:color="auto"/>
        <w:right w:val="none" w:sz="0" w:space="0" w:color="auto"/>
      </w:divBdr>
      <w:divsChild>
        <w:div w:id="302008062">
          <w:marLeft w:val="0"/>
          <w:marRight w:val="0"/>
          <w:marTop w:val="0"/>
          <w:marBottom w:val="0"/>
          <w:divBdr>
            <w:top w:val="none" w:sz="0" w:space="0" w:color="auto"/>
            <w:left w:val="none" w:sz="0" w:space="0" w:color="auto"/>
            <w:bottom w:val="none" w:sz="0" w:space="0" w:color="auto"/>
            <w:right w:val="none" w:sz="0" w:space="0" w:color="auto"/>
          </w:divBdr>
        </w:div>
        <w:div w:id="643006165">
          <w:marLeft w:val="0"/>
          <w:marRight w:val="0"/>
          <w:marTop w:val="0"/>
          <w:marBottom w:val="0"/>
          <w:divBdr>
            <w:top w:val="none" w:sz="0" w:space="0" w:color="auto"/>
            <w:left w:val="none" w:sz="0" w:space="0" w:color="auto"/>
            <w:bottom w:val="none" w:sz="0" w:space="0" w:color="auto"/>
            <w:right w:val="none" w:sz="0" w:space="0" w:color="auto"/>
          </w:divBdr>
        </w:div>
        <w:div w:id="1333949172">
          <w:marLeft w:val="0"/>
          <w:marRight w:val="0"/>
          <w:marTop w:val="0"/>
          <w:marBottom w:val="0"/>
          <w:divBdr>
            <w:top w:val="none" w:sz="0" w:space="0" w:color="auto"/>
            <w:left w:val="none" w:sz="0" w:space="0" w:color="auto"/>
            <w:bottom w:val="none" w:sz="0" w:space="0" w:color="auto"/>
            <w:right w:val="none" w:sz="0" w:space="0" w:color="auto"/>
          </w:divBdr>
        </w:div>
        <w:div w:id="1541169208">
          <w:marLeft w:val="0"/>
          <w:marRight w:val="0"/>
          <w:marTop w:val="0"/>
          <w:marBottom w:val="0"/>
          <w:divBdr>
            <w:top w:val="none" w:sz="0" w:space="0" w:color="auto"/>
            <w:left w:val="none" w:sz="0" w:space="0" w:color="auto"/>
            <w:bottom w:val="none" w:sz="0" w:space="0" w:color="auto"/>
            <w:right w:val="none" w:sz="0" w:space="0" w:color="auto"/>
          </w:divBdr>
        </w:div>
        <w:div w:id="2033459602">
          <w:marLeft w:val="0"/>
          <w:marRight w:val="0"/>
          <w:marTop w:val="0"/>
          <w:marBottom w:val="0"/>
          <w:divBdr>
            <w:top w:val="none" w:sz="0" w:space="0" w:color="auto"/>
            <w:left w:val="none" w:sz="0" w:space="0" w:color="auto"/>
            <w:bottom w:val="none" w:sz="0" w:space="0" w:color="auto"/>
            <w:right w:val="none" w:sz="0" w:space="0" w:color="auto"/>
          </w:divBdr>
        </w:div>
        <w:div w:id="2053460288">
          <w:marLeft w:val="0"/>
          <w:marRight w:val="0"/>
          <w:marTop w:val="0"/>
          <w:marBottom w:val="0"/>
          <w:divBdr>
            <w:top w:val="none" w:sz="0" w:space="0" w:color="auto"/>
            <w:left w:val="none" w:sz="0" w:space="0" w:color="auto"/>
            <w:bottom w:val="none" w:sz="0" w:space="0" w:color="auto"/>
            <w:right w:val="none" w:sz="0" w:space="0" w:color="auto"/>
          </w:divBdr>
        </w:div>
        <w:div w:id="2078622524">
          <w:marLeft w:val="0"/>
          <w:marRight w:val="0"/>
          <w:marTop w:val="0"/>
          <w:marBottom w:val="0"/>
          <w:divBdr>
            <w:top w:val="none" w:sz="0" w:space="0" w:color="auto"/>
            <w:left w:val="none" w:sz="0" w:space="0" w:color="auto"/>
            <w:bottom w:val="none" w:sz="0" w:space="0" w:color="auto"/>
            <w:right w:val="none" w:sz="0" w:space="0" w:color="auto"/>
          </w:divBdr>
        </w:div>
        <w:div w:id="2111773160">
          <w:marLeft w:val="0"/>
          <w:marRight w:val="0"/>
          <w:marTop w:val="0"/>
          <w:marBottom w:val="0"/>
          <w:divBdr>
            <w:top w:val="none" w:sz="0" w:space="0" w:color="auto"/>
            <w:left w:val="none" w:sz="0" w:space="0" w:color="auto"/>
            <w:bottom w:val="none" w:sz="0" w:space="0" w:color="auto"/>
            <w:right w:val="none" w:sz="0" w:space="0" w:color="auto"/>
          </w:divBdr>
        </w:div>
      </w:divsChild>
    </w:div>
    <w:div w:id="794755412">
      <w:bodyDiv w:val="1"/>
      <w:marLeft w:val="0"/>
      <w:marRight w:val="0"/>
      <w:marTop w:val="0"/>
      <w:marBottom w:val="0"/>
      <w:divBdr>
        <w:top w:val="none" w:sz="0" w:space="0" w:color="auto"/>
        <w:left w:val="none" w:sz="0" w:space="0" w:color="auto"/>
        <w:bottom w:val="none" w:sz="0" w:space="0" w:color="auto"/>
        <w:right w:val="none" w:sz="0" w:space="0" w:color="auto"/>
      </w:divBdr>
    </w:div>
    <w:div w:id="826703064">
      <w:bodyDiv w:val="1"/>
      <w:marLeft w:val="0"/>
      <w:marRight w:val="0"/>
      <w:marTop w:val="0"/>
      <w:marBottom w:val="0"/>
      <w:divBdr>
        <w:top w:val="none" w:sz="0" w:space="0" w:color="auto"/>
        <w:left w:val="none" w:sz="0" w:space="0" w:color="auto"/>
        <w:bottom w:val="none" w:sz="0" w:space="0" w:color="auto"/>
        <w:right w:val="none" w:sz="0" w:space="0" w:color="auto"/>
      </w:divBdr>
    </w:div>
    <w:div w:id="854148183">
      <w:bodyDiv w:val="1"/>
      <w:marLeft w:val="0"/>
      <w:marRight w:val="0"/>
      <w:marTop w:val="0"/>
      <w:marBottom w:val="0"/>
      <w:divBdr>
        <w:top w:val="none" w:sz="0" w:space="0" w:color="auto"/>
        <w:left w:val="none" w:sz="0" w:space="0" w:color="auto"/>
        <w:bottom w:val="none" w:sz="0" w:space="0" w:color="auto"/>
        <w:right w:val="none" w:sz="0" w:space="0" w:color="auto"/>
      </w:divBdr>
    </w:div>
    <w:div w:id="867452903">
      <w:bodyDiv w:val="1"/>
      <w:marLeft w:val="0"/>
      <w:marRight w:val="0"/>
      <w:marTop w:val="0"/>
      <w:marBottom w:val="0"/>
      <w:divBdr>
        <w:top w:val="none" w:sz="0" w:space="0" w:color="auto"/>
        <w:left w:val="none" w:sz="0" w:space="0" w:color="auto"/>
        <w:bottom w:val="none" w:sz="0" w:space="0" w:color="auto"/>
        <w:right w:val="none" w:sz="0" w:space="0" w:color="auto"/>
      </w:divBdr>
    </w:div>
    <w:div w:id="878667379">
      <w:bodyDiv w:val="1"/>
      <w:marLeft w:val="0"/>
      <w:marRight w:val="0"/>
      <w:marTop w:val="0"/>
      <w:marBottom w:val="0"/>
      <w:divBdr>
        <w:top w:val="none" w:sz="0" w:space="0" w:color="auto"/>
        <w:left w:val="none" w:sz="0" w:space="0" w:color="auto"/>
        <w:bottom w:val="none" w:sz="0" w:space="0" w:color="auto"/>
        <w:right w:val="none" w:sz="0" w:space="0" w:color="auto"/>
      </w:divBdr>
    </w:div>
    <w:div w:id="886141945">
      <w:bodyDiv w:val="1"/>
      <w:marLeft w:val="0"/>
      <w:marRight w:val="0"/>
      <w:marTop w:val="0"/>
      <w:marBottom w:val="0"/>
      <w:divBdr>
        <w:top w:val="none" w:sz="0" w:space="0" w:color="auto"/>
        <w:left w:val="none" w:sz="0" w:space="0" w:color="auto"/>
        <w:bottom w:val="none" w:sz="0" w:space="0" w:color="auto"/>
        <w:right w:val="none" w:sz="0" w:space="0" w:color="auto"/>
      </w:divBdr>
    </w:div>
    <w:div w:id="931931349">
      <w:bodyDiv w:val="1"/>
      <w:marLeft w:val="0"/>
      <w:marRight w:val="0"/>
      <w:marTop w:val="0"/>
      <w:marBottom w:val="0"/>
      <w:divBdr>
        <w:top w:val="none" w:sz="0" w:space="0" w:color="auto"/>
        <w:left w:val="none" w:sz="0" w:space="0" w:color="auto"/>
        <w:bottom w:val="none" w:sz="0" w:space="0" w:color="auto"/>
        <w:right w:val="none" w:sz="0" w:space="0" w:color="auto"/>
      </w:divBdr>
    </w:div>
    <w:div w:id="945773245">
      <w:bodyDiv w:val="1"/>
      <w:marLeft w:val="0"/>
      <w:marRight w:val="0"/>
      <w:marTop w:val="0"/>
      <w:marBottom w:val="0"/>
      <w:divBdr>
        <w:top w:val="none" w:sz="0" w:space="0" w:color="auto"/>
        <w:left w:val="none" w:sz="0" w:space="0" w:color="auto"/>
        <w:bottom w:val="none" w:sz="0" w:space="0" w:color="auto"/>
        <w:right w:val="none" w:sz="0" w:space="0" w:color="auto"/>
      </w:divBdr>
    </w:div>
    <w:div w:id="948126088">
      <w:bodyDiv w:val="1"/>
      <w:marLeft w:val="0"/>
      <w:marRight w:val="0"/>
      <w:marTop w:val="0"/>
      <w:marBottom w:val="0"/>
      <w:divBdr>
        <w:top w:val="none" w:sz="0" w:space="0" w:color="auto"/>
        <w:left w:val="none" w:sz="0" w:space="0" w:color="auto"/>
        <w:bottom w:val="none" w:sz="0" w:space="0" w:color="auto"/>
        <w:right w:val="none" w:sz="0" w:space="0" w:color="auto"/>
      </w:divBdr>
    </w:div>
    <w:div w:id="979118869">
      <w:bodyDiv w:val="1"/>
      <w:marLeft w:val="0"/>
      <w:marRight w:val="0"/>
      <w:marTop w:val="0"/>
      <w:marBottom w:val="0"/>
      <w:divBdr>
        <w:top w:val="none" w:sz="0" w:space="0" w:color="auto"/>
        <w:left w:val="none" w:sz="0" w:space="0" w:color="auto"/>
        <w:bottom w:val="none" w:sz="0" w:space="0" w:color="auto"/>
        <w:right w:val="none" w:sz="0" w:space="0" w:color="auto"/>
      </w:divBdr>
    </w:div>
    <w:div w:id="993686122">
      <w:bodyDiv w:val="1"/>
      <w:marLeft w:val="0"/>
      <w:marRight w:val="0"/>
      <w:marTop w:val="0"/>
      <w:marBottom w:val="0"/>
      <w:divBdr>
        <w:top w:val="none" w:sz="0" w:space="0" w:color="auto"/>
        <w:left w:val="none" w:sz="0" w:space="0" w:color="auto"/>
        <w:bottom w:val="none" w:sz="0" w:space="0" w:color="auto"/>
        <w:right w:val="none" w:sz="0" w:space="0" w:color="auto"/>
      </w:divBdr>
    </w:div>
    <w:div w:id="1002708422">
      <w:bodyDiv w:val="1"/>
      <w:marLeft w:val="0"/>
      <w:marRight w:val="0"/>
      <w:marTop w:val="0"/>
      <w:marBottom w:val="0"/>
      <w:divBdr>
        <w:top w:val="none" w:sz="0" w:space="0" w:color="auto"/>
        <w:left w:val="none" w:sz="0" w:space="0" w:color="auto"/>
        <w:bottom w:val="none" w:sz="0" w:space="0" w:color="auto"/>
        <w:right w:val="none" w:sz="0" w:space="0" w:color="auto"/>
      </w:divBdr>
    </w:div>
    <w:div w:id="1116758080">
      <w:bodyDiv w:val="1"/>
      <w:marLeft w:val="0"/>
      <w:marRight w:val="0"/>
      <w:marTop w:val="0"/>
      <w:marBottom w:val="0"/>
      <w:divBdr>
        <w:top w:val="none" w:sz="0" w:space="0" w:color="auto"/>
        <w:left w:val="none" w:sz="0" w:space="0" w:color="auto"/>
        <w:bottom w:val="none" w:sz="0" w:space="0" w:color="auto"/>
        <w:right w:val="none" w:sz="0" w:space="0" w:color="auto"/>
      </w:divBdr>
    </w:div>
    <w:div w:id="1135560109">
      <w:bodyDiv w:val="1"/>
      <w:marLeft w:val="0"/>
      <w:marRight w:val="0"/>
      <w:marTop w:val="0"/>
      <w:marBottom w:val="0"/>
      <w:divBdr>
        <w:top w:val="none" w:sz="0" w:space="0" w:color="auto"/>
        <w:left w:val="none" w:sz="0" w:space="0" w:color="auto"/>
        <w:bottom w:val="none" w:sz="0" w:space="0" w:color="auto"/>
        <w:right w:val="none" w:sz="0" w:space="0" w:color="auto"/>
      </w:divBdr>
    </w:div>
    <w:div w:id="1185048459">
      <w:bodyDiv w:val="1"/>
      <w:marLeft w:val="0"/>
      <w:marRight w:val="0"/>
      <w:marTop w:val="0"/>
      <w:marBottom w:val="0"/>
      <w:divBdr>
        <w:top w:val="none" w:sz="0" w:space="0" w:color="auto"/>
        <w:left w:val="none" w:sz="0" w:space="0" w:color="auto"/>
        <w:bottom w:val="none" w:sz="0" w:space="0" w:color="auto"/>
        <w:right w:val="none" w:sz="0" w:space="0" w:color="auto"/>
      </w:divBdr>
    </w:div>
    <w:div w:id="1215776086">
      <w:bodyDiv w:val="1"/>
      <w:marLeft w:val="0"/>
      <w:marRight w:val="0"/>
      <w:marTop w:val="0"/>
      <w:marBottom w:val="0"/>
      <w:divBdr>
        <w:top w:val="none" w:sz="0" w:space="0" w:color="auto"/>
        <w:left w:val="none" w:sz="0" w:space="0" w:color="auto"/>
        <w:bottom w:val="none" w:sz="0" w:space="0" w:color="auto"/>
        <w:right w:val="none" w:sz="0" w:space="0" w:color="auto"/>
      </w:divBdr>
    </w:div>
    <w:div w:id="1249536129">
      <w:bodyDiv w:val="1"/>
      <w:marLeft w:val="0"/>
      <w:marRight w:val="0"/>
      <w:marTop w:val="0"/>
      <w:marBottom w:val="0"/>
      <w:divBdr>
        <w:top w:val="none" w:sz="0" w:space="0" w:color="auto"/>
        <w:left w:val="none" w:sz="0" w:space="0" w:color="auto"/>
        <w:bottom w:val="none" w:sz="0" w:space="0" w:color="auto"/>
        <w:right w:val="none" w:sz="0" w:space="0" w:color="auto"/>
      </w:divBdr>
    </w:div>
    <w:div w:id="1252662398">
      <w:bodyDiv w:val="1"/>
      <w:marLeft w:val="0"/>
      <w:marRight w:val="0"/>
      <w:marTop w:val="0"/>
      <w:marBottom w:val="0"/>
      <w:divBdr>
        <w:top w:val="none" w:sz="0" w:space="0" w:color="auto"/>
        <w:left w:val="none" w:sz="0" w:space="0" w:color="auto"/>
        <w:bottom w:val="none" w:sz="0" w:space="0" w:color="auto"/>
        <w:right w:val="none" w:sz="0" w:space="0" w:color="auto"/>
      </w:divBdr>
    </w:div>
    <w:div w:id="1272394229">
      <w:bodyDiv w:val="1"/>
      <w:marLeft w:val="0"/>
      <w:marRight w:val="0"/>
      <w:marTop w:val="0"/>
      <w:marBottom w:val="0"/>
      <w:divBdr>
        <w:top w:val="none" w:sz="0" w:space="0" w:color="auto"/>
        <w:left w:val="none" w:sz="0" w:space="0" w:color="auto"/>
        <w:bottom w:val="none" w:sz="0" w:space="0" w:color="auto"/>
        <w:right w:val="none" w:sz="0" w:space="0" w:color="auto"/>
      </w:divBdr>
    </w:div>
    <w:div w:id="1401174838">
      <w:bodyDiv w:val="1"/>
      <w:marLeft w:val="0"/>
      <w:marRight w:val="0"/>
      <w:marTop w:val="0"/>
      <w:marBottom w:val="0"/>
      <w:divBdr>
        <w:top w:val="none" w:sz="0" w:space="0" w:color="auto"/>
        <w:left w:val="none" w:sz="0" w:space="0" w:color="auto"/>
        <w:bottom w:val="none" w:sz="0" w:space="0" w:color="auto"/>
        <w:right w:val="none" w:sz="0" w:space="0" w:color="auto"/>
      </w:divBdr>
    </w:div>
    <w:div w:id="1472361626">
      <w:bodyDiv w:val="1"/>
      <w:marLeft w:val="0"/>
      <w:marRight w:val="0"/>
      <w:marTop w:val="0"/>
      <w:marBottom w:val="0"/>
      <w:divBdr>
        <w:top w:val="none" w:sz="0" w:space="0" w:color="auto"/>
        <w:left w:val="none" w:sz="0" w:space="0" w:color="auto"/>
        <w:bottom w:val="none" w:sz="0" w:space="0" w:color="auto"/>
        <w:right w:val="none" w:sz="0" w:space="0" w:color="auto"/>
      </w:divBdr>
    </w:div>
    <w:div w:id="1479758929">
      <w:bodyDiv w:val="1"/>
      <w:marLeft w:val="0"/>
      <w:marRight w:val="0"/>
      <w:marTop w:val="0"/>
      <w:marBottom w:val="0"/>
      <w:divBdr>
        <w:top w:val="none" w:sz="0" w:space="0" w:color="auto"/>
        <w:left w:val="none" w:sz="0" w:space="0" w:color="auto"/>
        <w:bottom w:val="none" w:sz="0" w:space="0" w:color="auto"/>
        <w:right w:val="none" w:sz="0" w:space="0" w:color="auto"/>
      </w:divBdr>
    </w:div>
    <w:div w:id="1486581093">
      <w:bodyDiv w:val="1"/>
      <w:marLeft w:val="0"/>
      <w:marRight w:val="0"/>
      <w:marTop w:val="0"/>
      <w:marBottom w:val="0"/>
      <w:divBdr>
        <w:top w:val="none" w:sz="0" w:space="0" w:color="auto"/>
        <w:left w:val="none" w:sz="0" w:space="0" w:color="auto"/>
        <w:bottom w:val="none" w:sz="0" w:space="0" w:color="auto"/>
        <w:right w:val="none" w:sz="0" w:space="0" w:color="auto"/>
      </w:divBdr>
    </w:div>
    <w:div w:id="1493136525">
      <w:bodyDiv w:val="1"/>
      <w:marLeft w:val="0"/>
      <w:marRight w:val="0"/>
      <w:marTop w:val="0"/>
      <w:marBottom w:val="0"/>
      <w:divBdr>
        <w:top w:val="none" w:sz="0" w:space="0" w:color="auto"/>
        <w:left w:val="none" w:sz="0" w:space="0" w:color="auto"/>
        <w:bottom w:val="none" w:sz="0" w:space="0" w:color="auto"/>
        <w:right w:val="none" w:sz="0" w:space="0" w:color="auto"/>
      </w:divBdr>
    </w:div>
    <w:div w:id="1629361764">
      <w:bodyDiv w:val="1"/>
      <w:marLeft w:val="0"/>
      <w:marRight w:val="0"/>
      <w:marTop w:val="0"/>
      <w:marBottom w:val="0"/>
      <w:divBdr>
        <w:top w:val="none" w:sz="0" w:space="0" w:color="auto"/>
        <w:left w:val="none" w:sz="0" w:space="0" w:color="auto"/>
        <w:bottom w:val="none" w:sz="0" w:space="0" w:color="auto"/>
        <w:right w:val="none" w:sz="0" w:space="0" w:color="auto"/>
      </w:divBdr>
    </w:div>
    <w:div w:id="1766458285">
      <w:bodyDiv w:val="1"/>
      <w:marLeft w:val="0"/>
      <w:marRight w:val="0"/>
      <w:marTop w:val="0"/>
      <w:marBottom w:val="0"/>
      <w:divBdr>
        <w:top w:val="none" w:sz="0" w:space="0" w:color="auto"/>
        <w:left w:val="none" w:sz="0" w:space="0" w:color="auto"/>
        <w:bottom w:val="none" w:sz="0" w:space="0" w:color="auto"/>
        <w:right w:val="none" w:sz="0" w:space="0" w:color="auto"/>
      </w:divBdr>
      <w:divsChild>
        <w:div w:id="205603666">
          <w:marLeft w:val="0"/>
          <w:marRight w:val="0"/>
          <w:marTop w:val="0"/>
          <w:marBottom w:val="0"/>
          <w:divBdr>
            <w:top w:val="none" w:sz="0" w:space="0" w:color="auto"/>
            <w:left w:val="none" w:sz="0" w:space="0" w:color="auto"/>
            <w:bottom w:val="none" w:sz="0" w:space="0" w:color="auto"/>
            <w:right w:val="none" w:sz="0" w:space="0" w:color="auto"/>
          </w:divBdr>
        </w:div>
        <w:div w:id="469860077">
          <w:marLeft w:val="0"/>
          <w:marRight w:val="0"/>
          <w:marTop w:val="0"/>
          <w:marBottom w:val="0"/>
          <w:divBdr>
            <w:top w:val="none" w:sz="0" w:space="0" w:color="auto"/>
            <w:left w:val="none" w:sz="0" w:space="0" w:color="auto"/>
            <w:bottom w:val="none" w:sz="0" w:space="0" w:color="auto"/>
            <w:right w:val="none" w:sz="0" w:space="0" w:color="auto"/>
          </w:divBdr>
        </w:div>
        <w:div w:id="997342967">
          <w:marLeft w:val="0"/>
          <w:marRight w:val="0"/>
          <w:marTop w:val="0"/>
          <w:marBottom w:val="0"/>
          <w:divBdr>
            <w:top w:val="none" w:sz="0" w:space="0" w:color="auto"/>
            <w:left w:val="none" w:sz="0" w:space="0" w:color="auto"/>
            <w:bottom w:val="none" w:sz="0" w:space="0" w:color="auto"/>
            <w:right w:val="none" w:sz="0" w:space="0" w:color="auto"/>
          </w:divBdr>
        </w:div>
        <w:div w:id="1784765099">
          <w:marLeft w:val="0"/>
          <w:marRight w:val="0"/>
          <w:marTop w:val="0"/>
          <w:marBottom w:val="0"/>
          <w:divBdr>
            <w:top w:val="none" w:sz="0" w:space="0" w:color="auto"/>
            <w:left w:val="none" w:sz="0" w:space="0" w:color="auto"/>
            <w:bottom w:val="none" w:sz="0" w:space="0" w:color="auto"/>
            <w:right w:val="none" w:sz="0" w:space="0" w:color="auto"/>
          </w:divBdr>
        </w:div>
      </w:divsChild>
    </w:div>
    <w:div w:id="1779984521">
      <w:bodyDiv w:val="1"/>
      <w:marLeft w:val="0"/>
      <w:marRight w:val="0"/>
      <w:marTop w:val="0"/>
      <w:marBottom w:val="0"/>
      <w:divBdr>
        <w:top w:val="none" w:sz="0" w:space="0" w:color="auto"/>
        <w:left w:val="none" w:sz="0" w:space="0" w:color="auto"/>
        <w:bottom w:val="none" w:sz="0" w:space="0" w:color="auto"/>
        <w:right w:val="none" w:sz="0" w:space="0" w:color="auto"/>
      </w:divBdr>
    </w:div>
    <w:div w:id="1849589123">
      <w:bodyDiv w:val="1"/>
      <w:marLeft w:val="0"/>
      <w:marRight w:val="0"/>
      <w:marTop w:val="0"/>
      <w:marBottom w:val="0"/>
      <w:divBdr>
        <w:top w:val="none" w:sz="0" w:space="0" w:color="auto"/>
        <w:left w:val="none" w:sz="0" w:space="0" w:color="auto"/>
        <w:bottom w:val="none" w:sz="0" w:space="0" w:color="auto"/>
        <w:right w:val="none" w:sz="0" w:space="0" w:color="auto"/>
      </w:divBdr>
    </w:div>
    <w:div w:id="1866944960">
      <w:bodyDiv w:val="1"/>
      <w:marLeft w:val="0"/>
      <w:marRight w:val="0"/>
      <w:marTop w:val="0"/>
      <w:marBottom w:val="0"/>
      <w:divBdr>
        <w:top w:val="none" w:sz="0" w:space="0" w:color="auto"/>
        <w:left w:val="none" w:sz="0" w:space="0" w:color="auto"/>
        <w:bottom w:val="none" w:sz="0" w:space="0" w:color="auto"/>
        <w:right w:val="none" w:sz="0" w:space="0" w:color="auto"/>
      </w:divBdr>
    </w:div>
    <w:div w:id="1919053612">
      <w:bodyDiv w:val="1"/>
      <w:marLeft w:val="0"/>
      <w:marRight w:val="0"/>
      <w:marTop w:val="0"/>
      <w:marBottom w:val="0"/>
      <w:divBdr>
        <w:top w:val="none" w:sz="0" w:space="0" w:color="auto"/>
        <w:left w:val="none" w:sz="0" w:space="0" w:color="auto"/>
        <w:bottom w:val="none" w:sz="0" w:space="0" w:color="auto"/>
        <w:right w:val="none" w:sz="0" w:space="0" w:color="auto"/>
      </w:divBdr>
    </w:div>
    <w:div w:id="1958414752">
      <w:bodyDiv w:val="1"/>
      <w:marLeft w:val="0"/>
      <w:marRight w:val="0"/>
      <w:marTop w:val="0"/>
      <w:marBottom w:val="0"/>
      <w:divBdr>
        <w:top w:val="none" w:sz="0" w:space="0" w:color="auto"/>
        <w:left w:val="none" w:sz="0" w:space="0" w:color="auto"/>
        <w:bottom w:val="none" w:sz="0" w:space="0" w:color="auto"/>
        <w:right w:val="none" w:sz="0" w:space="0" w:color="auto"/>
      </w:divBdr>
    </w:div>
    <w:div w:id="1993286960">
      <w:bodyDiv w:val="1"/>
      <w:marLeft w:val="0"/>
      <w:marRight w:val="0"/>
      <w:marTop w:val="0"/>
      <w:marBottom w:val="0"/>
      <w:divBdr>
        <w:top w:val="none" w:sz="0" w:space="0" w:color="auto"/>
        <w:left w:val="none" w:sz="0" w:space="0" w:color="auto"/>
        <w:bottom w:val="none" w:sz="0" w:space="0" w:color="auto"/>
        <w:right w:val="none" w:sz="0" w:space="0" w:color="auto"/>
      </w:divBdr>
      <w:divsChild>
        <w:div w:id="528035018">
          <w:marLeft w:val="0"/>
          <w:marRight w:val="0"/>
          <w:marTop w:val="0"/>
          <w:marBottom w:val="0"/>
          <w:divBdr>
            <w:top w:val="none" w:sz="0" w:space="0" w:color="auto"/>
            <w:left w:val="none" w:sz="0" w:space="0" w:color="auto"/>
            <w:bottom w:val="none" w:sz="0" w:space="0" w:color="auto"/>
            <w:right w:val="none" w:sz="0" w:space="0" w:color="auto"/>
          </w:divBdr>
        </w:div>
        <w:div w:id="587546654">
          <w:marLeft w:val="0"/>
          <w:marRight w:val="0"/>
          <w:marTop w:val="0"/>
          <w:marBottom w:val="0"/>
          <w:divBdr>
            <w:top w:val="none" w:sz="0" w:space="0" w:color="auto"/>
            <w:left w:val="none" w:sz="0" w:space="0" w:color="auto"/>
            <w:bottom w:val="none" w:sz="0" w:space="0" w:color="auto"/>
            <w:right w:val="none" w:sz="0" w:space="0" w:color="auto"/>
          </w:divBdr>
        </w:div>
        <w:div w:id="717583710">
          <w:marLeft w:val="0"/>
          <w:marRight w:val="0"/>
          <w:marTop w:val="0"/>
          <w:marBottom w:val="0"/>
          <w:divBdr>
            <w:top w:val="none" w:sz="0" w:space="0" w:color="auto"/>
            <w:left w:val="none" w:sz="0" w:space="0" w:color="auto"/>
            <w:bottom w:val="none" w:sz="0" w:space="0" w:color="auto"/>
            <w:right w:val="none" w:sz="0" w:space="0" w:color="auto"/>
          </w:divBdr>
        </w:div>
        <w:div w:id="754478956">
          <w:marLeft w:val="0"/>
          <w:marRight w:val="0"/>
          <w:marTop w:val="0"/>
          <w:marBottom w:val="0"/>
          <w:divBdr>
            <w:top w:val="none" w:sz="0" w:space="0" w:color="auto"/>
            <w:left w:val="none" w:sz="0" w:space="0" w:color="auto"/>
            <w:bottom w:val="none" w:sz="0" w:space="0" w:color="auto"/>
            <w:right w:val="none" w:sz="0" w:space="0" w:color="auto"/>
          </w:divBdr>
        </w:div>
        <w:div w:id="758673914">
          <w:marLeft w:val="0"/>
          <w:marRight w:val="0"/>
          <w:marTop w:val="0"/>
          <w:marBottom w:val="0"/>
          <w:divBdr>
            <w:top w:val="none" w:sz="0" w:space="0" w:color="auto"/>
            <w:left w:val="none" w:sz="0" w:space="0" w:color="auto"/>
            <w:bottom w:val="none" w:sz="0" w:space="0" w:color="auto"/>
            <w:right w:val="none" w:sz="0" w:space="0" w:color="auto"/>
          </w:divBdr>
        </w:div>
        <w:div w:id="762578654">
          <w:marLeft w:val="0"/>
          <w:marRight w:val="0"/>
          <w:marTop w:val="0"/>
          <w:marBottom w:val="0"/>
          <w:divBdr>
            <w:top w:val="none" w:sz="0" w:space="0" w:color="auto"/>
            <w:left w:val="none" w:sz="0" w:space="0" w:color="auto"/>
            <w:bottom w:val="none" w:sz="0" w:space="0" w:color="auto"/>
            <w:right w:val="none" w:sz="0" w:space="0" w:color="auto"/>
          </w:divBdr>
        </w:div>
        <w:div w:id="955020342">
          <w:marLeft w:val="0"/>
          <w:marRight w:val="0"/>
          <w:marTop w:val="0"/>
          <w:marBottom w:val="0"/>
          <w:divBdr>
            <w:top w:val="none" w:sz="0" w:space="0" w:color="auto"/>
            <w:left w:val="none" w:sz="0" w:space="0" w:color="auto"/>
            <w:bottom w:val="none" w:sz="0" w:space="0" w:color="auto"/>
            <w:right w:val="none" w:sz="0" w:space="0" w:color="auto"/>
          </w:divBdr>
        </w:div>
        <w:div w:id="1302924503">
          <w:marLeft w:val="0"/>
          <w:marRight w:val="0"/>
          <w:marTop w:val="0"/>
          <w:marBottom w:val="0"/>
          <w:divBdr>
            <w:top w:val="none" w:sz="0" w:space="0" w:color="auto"/>
            <w:left w:val="none" w:sz="0" w:space="0" w:color="auto"/>
            <w:bottom w:val="none" w:sz="0" w:space="0" w:color="auto"/>
            <w:right w:val="none" w:sz="0" w:space="0" w:color="auto"/>
          </w:divBdr>
        </w:div>
        <w:div w:id="1380323277">
          <w:marLeft w:val="0"/>
          <w:marRight w:val="0"/>
          <w:marTop w:val="0"/>
          <w:marBottom w:val="0"/>
          <w:divBdr>
            <w:top w:val="none" w:sz="0" w:space="0" w:color="auto"/>
            <w:left w:val="none" w:sz="0" w:space="0" w:color="auto"/>
            <w:bottom w:val="none" w:sz="0" w:space="0" w:color="auto"/>
            <w:right w:val="none" w:sz="0" w:space="0" w:color="auto"/>
          </w:divBdr>
        </w:div>
        <w:div w:id="1396122070">
          <w:marLeft w:val="0"/>
          <w:marRight w:val="0"/>
          <w:marTop w:val="0"/>
          <w:marBottom w:val="0"/>
          <w:divBdr>
            <w:top w:val="none" w:sz="0" w:space="0" w:color="auto"/>
            <w:left w:val="none" w:sz="0" w:space="0" w:color="auto"/>
            <w:bottom w:val="none" w:sz="0" w:space="0" w:color="auto"/>
            <w:right w:val="none" w:sz="0" w:space="0" w:color="auto"/>
          </w:divBdr>
        </w:div>
        <w:div w:id="1579753093">
          <w:marLeft w:val="0"/>
          <w:marRight w:val="0"/>
          <w:marTop w:val="0"/>
          <w:marBottom w:val="0"/>
          <w:divBdr>
            <w:top w:val="none" w:sz="0" w:space="0" w:color="auto"/>
            <w:left w:val="none" w:sz="0" w:space="0" w:color="auto"/>
            <w:bottom w:val="none" w:sz="0" w:space="0" w:color="auto"/>
            <w:right w:val="none" w:sz="0" w:space="0" w:color="auto"/>
          </w:divBdr>
        </w:div>
        <w:div w:id="1580481949">
          <w:marLeft w:val="0"/>
          <w:marRight w:val="0"/>
          <w:marTop w:val="0"/>
          <w:marBottom w:val="0"/>
          <w:divBdr>
            <w:top w:val="none" w:sz="0" w:space="0" w:color="auto"/>
            <w:left w:val="none" w:sz="0" w:space="0" w:color="auto"/>
            <w:bottom w:val="none" w:sz="0" w:space="0" w:color="auto"/>
            <w:right w:val="none" w:sz="0" w:space="0" w:color="auto"/>
          </w:divBdr>
        </w:div>
        <w:div w:id="1950965428">
          <w:marLeft w:val="0"/>
          <w:marRight w:val="0"/>
          <w:marTop w:val="0"/>
          <w:marBottom w:val="0"/>
          <w:divBdr>
            <w:top w:val="none" w:sz="0" w:space="0" w:color="auto"/>
            <w:left w:val="none" w:sz="0" w:space="0" w:color="auto"/>
            <w:bottom w:val="none" w:sz="0" w:space="0" w:color="auto"/>
            <w:right w:val="none" w:sz="0" w:space="0" w:color="auto"/>
          </w:divBdr>
        </w:div>
        <w:div w:id="1973096614">
          <w:marLeft w:val="0"/>
          <w:marRight w:val="0"/>
          <w:marTop w:val="0"/>
          <w:marBottom w:val="0"/>
          <w:divBdr>
            <w:top w:val="none" w:sz="0" w:space="0" w:color="auto"/>
            <w:left w:val="none" w:sz="0" w:space="0" w:color="auto"/>
            <w:bottom w:val="none" w:sz="0" w:space="0" w:color="auto"/>
            <w:right w:val="none" w:sz="0" w:space="0" w:color="auto"/>
          </w:divBdr>
        </w:div>
      </w:divsChild>
    </w:div>
    <w:div w:id="2085684099">
      <w:bodyDiv w:val="1"/>
      <w:marLeft w:val="0"/>
      <w:marRight w:val="0"/>
      <w:marTop w:val="0"/>
      <w:marBottom w:val="0"/>
      <w:divBdr>
        <w:top w:val="none" w:sz="0" w:space="0" w:color="auto"/>
        <w:left w:val="none" w:sz="0" w:space="0" w:color="auto"/>
        <w:bottom w:val="none" w:sz="0" w:space="0" w:color="auto"/>
        <w:right w:val="none" w:sz="0" w:space="0" w:color="auto"/>
      </w:divBdr>
    </w:div>
    <w:div w:id="2113283531">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unfpa.org/data/world-population/P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ustomXml" Target="ink/ink1.xml"/><Relationship Id="rId22" Type="http://schemas.microsoft.com/office/2011/relationships/people" Target="peop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7-09-26T12:43:38.593"/>
    </inkml:context>
    <inkml:brush xml:id="br0">
      <inkml:brushProperty name="width" value="0.02222" units="cm"/>
      <inkml:brushProperty name="height" value="0.02222" units="cm"/>
    </inkml:brush>
  </inkml:definitions>
  <inkml:trace contextRef="#ctx0" brushRef="#br0">12534 2604 10448,'-14'-14'288,"14"0"80,0 14-296,0 0-72,-14-14 0,14 14 0,0-14 280,0 14 40,0 0 0,0 0 8,0 0-328,0 0-112,0 0 0,0 0 0,0 0-192,0 0-40,0 0-8,0 0-2656,0 0-528</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24D6B0-6F21-4B7E-A5F4-0D44BE0530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13176</TotalTime>
  <Pages>31</Pages>
  <Words>9410</Words>
  <Characters>53641</Characters>
  <Application>Microsoft Office Word</Application>
  <DocSecurity>0</DocSecurity>
  <Lines>447</Lines>
  <Paragraphs>125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62926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davide de beni</dc:creator>
  <cp:keywords/>
  <dc:description/>
  <cp:lastModifiedBy>davide de beni</cp:lastModifiedBy>
  <cp:revision>814</cp:revision>
  <cp:lastPrinted>2017-08-17T13:42:00Z</cp:lastPrinted>
  <dcterms:created xsi:type="dcterms:W3CDTF">2017-11-01T14:20:00Z</dcterms:created>
  <dcterms:modified xsi:type="dcterms:W3CDTF">2019-10-28T15:56:00Z</dcterms:modified>
  <cp:category/>
</cp:coreProperties>
</file>